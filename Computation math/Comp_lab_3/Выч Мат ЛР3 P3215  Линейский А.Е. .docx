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8E148" w14:textId="77777777" w:rsidR="00242679" w:rsidRDefault="00242679" w:rsidP="00B0013D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5067FFD" wp14:editId="028A4EF0">
            <wp:extent cx="1339525" cy="527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525" cy="52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75409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Федеральное государственное автономное образовательное</w:t>
      </w:r>
    </w:p>
    <w:p w14:paraId="3CAF9EAF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учреждение высшего образования</w:t>
      </w:r>
    </w:p>
    <w:p w14:paraId="38676901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«Национальный исследовательский университет ИТМО»</w:t>
      </w:r>
    </w:p>
    <w:p w14:paraId="72342580" w14:textId="77777777" w:rsidR="00242679" w:rsidRPr="00B0013D" w:rsidRDefault="00242679" w:rsidP="00B0013D">
      <w:pPr>
        <w:jc w:val="center"/>
        <w:rPr>
          <w:sz w:val="24"/>
          <w:szCs w:val="24"/>
        </w:rPr>
      </w:pPr>
    </w:p>
    <w:p w14:paraId="558F8D0B" w14:textId="77777777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Факультет программной инженерии и компьютерной техники</w:t>
      </w:r>
    </w:p>
    <w:p w14:paraId="5B3556EE" w14:textId="262AD839" w:rsidR="00B0013D" w:rsidRDefault="006C1CC1" w:rsidP="00B0013D">
      <w:pPr>
        <w:ind w:left="708" w:firstLine="1"/>
        <w:jc w:val="center"/>
        <w:rPr>
          <w:sz w:val="24"/>
          <w:szCs w:val="24"/>
        </w:rPr>
      </w:pPr>
      <w:r w:rsidRPr="00B0013D">
        <w:rPr>
          <w:sz w:val="24"/>
          <w:szCs w:val="24"/>
        </w:rPr>
        <w:t xml:space="preserve">Направление подготовки: 09.03.04 – Системное и прикладное программное </w:t>
      </w:r>
      <w:r w:rsidR="00B0013D">
        <w:rPr>
          <w:sz w:val="24"/>
          <w:szCs w:val="24"/>
        </w:rPr>
        <w:t xml:space="preserve">     обеспечение</w:t>
      </w:r>
    </w:p>
    <w:p w14:paraId="7555962A" w14:textId="5A47C998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Дисциплина «</w:t>
      </w:r>
      <w:r w:rsidR="00493A88">
        <w:rPr>
          <w:sz w:val="24"/>
          <w:szCs w:val="24"/>
        </w:rPr>
        <w:t>Вычислительная математика</w:t>
      </w:r>
      <w:r w:rsidRPr="00B0013D">
        <w:rPr>
          <w:sz w:val="24"/>
          <w:szCs w:val="24"/>
        </w:rPr>
        <w:t>»</w:t>
      </w:r>
    </w:p>
    <w:p w14:paraId="0EE45410" w14:textId="77777777" w:rsidR="00185AE4" w:rsidRDefault="00185AE4" w:rsidP="00997FAD"/>
    <w:p w14:paraId="088401FF" w14:textId="40F6D583" w:rsidR="006C1CC1" w:rsidRDefault="006C1CC1" w:rsidP="00997FAD"/>
    <w:p w14:paraId="5869D3E3" w14:textId="77777777" w:rsidR="00F12CF4" w:rsidRPr="00F12CF4" w:rsidRDefault="00F12CF4" w:rsidP="00997FAD"/>
    <w:p w14:paraId="4B4D4D68" w14:textId="56990B27" w:rsidR="00242679" w:rsidRPr="008F46F1" w:rsidRDefault="00242679" w:rsidP="00B0013D">
      <w:pPr>
        <w:jc w:val="center"/>
        <w:rPr>
          <w:b/>
          <w:bCs/>
        </w:rPr>
      </w:pPr>
      <w:r w:rsidRPr="00B0013D">
        <w:rPr>
          <w:b/>
          <w:bCs/>
        </w:rPr>
        <w:t>Отчёт по лабораторной работе №</w:t>
      </w:r>
      <w:r w:rsidR="008F46F1" w:rsidRPr="00E07DDA">
        <w:rPr>
          <w:b/>
          <w:bCs/>
        </w:rPr>
        <w:t>3</w:t>
      </w:r>
    </w:p>
    <w:p w14:paraId="51BF8A75" w14:textId="415983CA" w:rsidR="006C1CC1" w:rsidRPr="00B0013D" w:rsidRDefault="00F51E6A" w:rsidP="00B0013D">
      <w:pPr>
        <w:jc w:val="center"/>
        <w:rPr>
          <w:b/>
          <w:bCs/>
        </w:rPr>
      </w:pPr>
      <w:r w:rsidRPr="00B0013D">
        <w:rPr>
          <w:b/>
          <w:bCs/>
        </w:rPr>
        <w:t>Вариант</w:t>
      </w:r>
      <w:r w:rsidR="00997FAD" w:rsidRPr="00B0013D">
        <w:rPr>
          <w:b/>
          <w:bCs/>
        </w:rPr>
        <w:t xml:space="preserve"> - </w:t>
      </w:r>
      <w:r w:rsidR="00E23456">
        <w:rPr>
          <w:b/>
          <w:bCs/>
        </w:rPr>
        <w:t>6</w:t>
      </w:r>
    </w:p>
    <w:p w14:paraId="08F1933E" w14:textId="3BAA40FB" w:rsidR="006C1CC1" w:rsidRPr="00B0013D" w:rsidRDefault="006C1CC1" w:rsidP="00B0013D">
      <w:pPr>
        <w:jc w:val="center"/>
        <w:rPr>
          <w:b/>
          <w:bCs/>
        </w:rPr>
      </w:pPr>
    </w:p>
    <w:p w14:paraId="0D8BA2F2" w14:textId="77777777" w:rsidR="00F12CF4" w:rsidRDefault="00F12CF4" w:rsidP="00997FAD"/>
    <w:p w14:paraId="36AA74E3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Выполнил</w:t>
      </w:r>
    </w:p>
    <w:p w14:paraId="4452E741" w14:textId="77777777" w:rsidR="00242679" w:rsidRPr="006C1CC1" w:rsidRDefault="00242679" w:rsidP="00B0013D">
      <w:pPr>
        <w:jc w:val="right"/>
      </w:pPr>
      <w:r w:rsidRPr="006C1CC1">
        <w:t>Линейский Аким Евгеньевич</w:t>
      </w:r>
    </w:p>
    <w:p w14:paraId="3B7E8AB2" w14:textId="0321B155" w:rsidR="00242679" w:rsidRPr="006C1CC1" w:rsidRDefault="00242679" w:rsidP="00B0013D">
      <w:pPr>
        <w:jc w:val="right"/>
      </w:pPr>
      <w:r w:rsidRPr="006C1CC1">
        <w:rPr>
          <w:lang w:val="en-US"/>
        </w:rPr>
        <w:t>P</w:t>
      </w:r>
      <w:r w:rsidRPr="006C1CC1">
        <w:t>3</w:t>
      </w:r>
      <w:r w:rsidR="00E23456">
        <w:t>2</w:t>
      </w:r>
      <w:r w:rsidRPr="006C1CC1">
        <w:t>15</w:t>
      </w:r>
    </w:p>
    <w:p w14:paraId="009B9F97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Проверил</w:t>
      </w:r>
    </w:p>
    <w:p w14:paraId="29BE18D9" w14:textId="02993A75" w:rsidR="00E25DF2" w:rsidRDefault="00E23456" w:rsidP="00B0013D">
      <w:pPr>
        <w:jc w:val="right"/>
      </w:pPr>
      <w:r w:rsidRPr="00E23456">
        <w:t>Наумова Надежда Александровна</w:t>
      </w:r>
    </w:p>
    <w:p w14:paraId="60BA573F" w14:textId="77777777" w:rsidR="00E23456" w:rsidRDefault="00E23456" w:rsidP="00B0013D">
      <w:pPr>
        <w:jc w:val="right"/>
      </w:pPr>
    </w:p>
    <w:p w14:paraId="15CB5631" w14:textId="5B118EC2" w:rsidR="00242679" w:rsidRPr="00CA7A2C" w:rsidRDefault="006C1CC1" w:rsidP="00B0013D">
      <w:pPr>
        <w:jc w:val="center"/>
      </w:pPr>
      <w:r w:rsidRPr="006C1CC1">
        <w:t>Санк</w:t>
      </w:r>
      <w:r>
        <w:t xml:space="preserve">т </w:t>
      </w:r>
      <w:r w:rsidRPr="006C1CC1">
        <w:t>-</w:t>
      </w:r>
      <w:r>
        <w:t xml:space="preserve"> </w:t>
      </w:r>
      <w:r w:rsidRPr="006C1CC1">
        <w:t>Петербург</w:t>
      </w:r>
      <w:r>
        <w:t xml:space="preserve"> </w:t>
      </w:r>
      <w:r w:rsidR="00242679" w:rsidRPr="006C1CC1">
        <w:t>202</w:t>
      </w:r>
      <w:r w:rsidR="00E23456">
        <w:t>6</w:t>
      </w:r>
    </w:p>
    <w:bookmarkStart w:id="0" w:name="_Toc224771484" w:displacedByCustomXml="next"/>
    <w:bookmarkStart w:id="1" w:name="_Toc178447396" w:displacedByCustomXml="next"/>
    <w:bookmarkStart w:id="2" w:name="_Toc178448813" w:displacedByCustomXml="next"/>
    <w:bookmarkStart w:id="3" w:name="_Toc178448935" w:displacedByCustomXml="next"/>
    <w:bookmarkStart w:id="4" w:name="_Toc182062724" w:displacedByCustomXml="next"/>
    <w:sdt>
      <w:sdtPr>
        <w:rPr>
          <w:b/>
          <w:bCs/>
        </w:rPr>
        <w:id w:val="1622332937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2F7D17F0" w14:textId="7DB36C8F" w:rsidR="00D020F6" w:rsidRDefault="00F936BB">
          <w:pPr>
            <w:pStyle w:val="1"/>
            <w:rPr>
              <w:ins w:id="5" w:author="Vasy Medov" w:date="2026-03-19T00:11:00Z"/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t>Содержание</w:t>
          </w:r>
          <w:bookmarkEnd w:id="4"/>
          <w:bookmarkEnd w:id="3"/>
          <w:bookmarkEnd w:id="2"/>
          <w:bookmarkEnd w:id="1"/>
          <w:bookmarkEnd w:id="0"/>
          <w:r>
            <w:rPr>
              <w:b/>
              <w:bCs/>
              <w:sz w:val="36"/>
              <w:szCs w:val="36"/>
            </w:rPr>
            <w:fldChar w:fldCharType="begin"/>
          </w:r>
          <w:r>
            <w:instrText xml:space="preserve"> TOC \o "1-3" \h \z \u </w:instrText>
          </w:r>
          <w:r>
            <w:rPr>
              <w:b/>
              <w:bCs/>
              <w:sz w:val="36"/>
              <w:szCs w:val="36"/>
            </w:rPr>
            <w:fldChar w:fldCharType="separate"/>
          </w:r>
          <w:ins w:id="6" w:author="Vasy Medov" w:date="2026-03-19T00:11:00Z">
            <w:r w:rsidR="00D020F6" w:rsidRPr="002C4D03">
              <w:rPr>
                <w:rStyle w:val="aa"/>
                <w:noProof/>
              </w:rPr>
              <w:fldChar w:fldCharType="begin"/>
            </w:r>
            <w:r w:rsidR="00D020F6" w:rsidRPr="002C4D03">
              <w:rPr>
                <w:rStyle w:val="aa"/>
                <w:noProof/>
              </w:rPr>
              <w:instrText xml:space="preserve"> </w:instrText>
            </w:r>
            <w:r w:rsidR="00D020F6">
              <w:rPr>
                <w:noProof/>
              </w:rPr>
              <w:instrText>HYPERLINK \l "_Toc224771484"</w:instrText>
            </w:r>
            <w:r w:rsidR="00D020F6" w:rsidRPr="002C4D03">
              <w:rPr>
                <w:rStyle w:val="aa"/>
                <w:noProof/>
              </w:rPr>
              <w:instrText xml:space="preserve"> </w:instrText>
            </w:r>
            <w:r w:rsidR="00D020F6" w:rsidRPr="002C4D03">
              <w:rPr>
                <w:rStyle w:val="aa"/>
                <w:noProof/>
              </w:rPr>
            </w:r>
            <w:r w:rsidR="00D020F6" w:rsidRPr="002C4D03">
              <w:rPr>
                <w:rStyle w:val="aa"/>
                <w:noProof/>
              </w:rPr>
              <w:fldChar w:fldCharType="separate"/>
            </w:r>
            <w:r w:rsidR="00D020F6" w:rsidRPr="002C4D03">
              <w:rPr>
                <w:rStyle w:val="aa"/>
                <w:noProof/>
              </w:rPr>
              <w:t>Содержание</w:t>
            </w:r>
            <w:r w:rsidR="00D020F6">
              <w:rPr>
                <w:noProof/>
                <w:webHidden/>
              </w:rPr>
              <w:tab/>
            </w:r>
            <w:r w:rsidR="00D020F6">
              <w:rPr>
                <w:noProof/>
                <w:webHidden/>
              </w:rPr>
              <w:fldChar w:fldCharType="begin"/>
            </w:r>
            <w:r w:rsidR="00D020F6">
              <w:rPr>
                <w:noProof/>
                <w:webHidden/>
              </w:rPr>
              <w:instrText xml:space="preserve"> PAGEREF _Toc224771484 \h </w:instrText>
            </w:r>
            <w:r w:rsidR="00D020F6">
              <w:rPr>
                <w:noProof/>
                <w:webHidden/>
              </w:rPr>
            </w:r>
          </w:ins>
          <w:r w:rsidR="00D020F6">
            <w:rPr>
              <w:noProof/>
              <w:webHidden/>
            </w:rPr>
            <w:fldChar w:fldCharType="separate"/>
          </w:r>
          <w:r w:rsidR="00124B25">
            <w:rPr>
              <w:noProof/>
              <w:webHidden/>
            </w:rPr>
            <w:t>2</w:t>
          </w:r>
          <w:ins w:id="7" w:author="Vasy Medov" w:date="2026-03-19T00:11:00Z">
            <w:r w:rsidR="00D020F6">
              <w:rPr>
                <w:noProof/>
                <w:webHidden/>
              </w:rPr>
              <w:fldChar w:fldCharType="end"/>
            </w:r>
            <w:r w:rsidR="00D020F6" w:rsidRPr="002C4D03">
              <w:rPr>
                <w:rStyle w:val="aa"/>
                <w:noProof/>
              </w:rPr>
              <w:fldChar w:fldCharType="end"/>
            </w:r>
          </w:ins>
        </w:p>
        <w:p w14:paraId="6D0C1685" w14:textId="6B916217" w:rsidR="00D020F6" w:rsidRDefault="00D020F6">
          <w:pPr>
            <w:pStyle w:val="1"/>
            <w:rPr>
              <w:ins w:id="8" w:author="Vasy Medov" w:date="2026-03-19T00:11:00Z"/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9" w:author="Vasy Medov" w:date="2026-03-19T00:11:00Z">
            <w:r w:rsidRPr="002C4D03">
              <w:rPr>
                <w:rStyle w:val="aa"/>
                <w:noProof/>
              </w:rPr>
              <w:fldChar w:fldCharType="begin"/>
            </w:r>
            <w:r w:rsidRPr="002C4D03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"_Toc224771485"</w:instrText>
            </w:r>
            <w:r w:rsidRPr="002C4D03">
              <w:rPr>
                <w:rStyle w:val="aa"/>
                <w:noProof/>
              </w:rPr>
              <w:instrText xml:space="preserve"> </w:instrText>
            </w:r>
            <w:r w:rsidRPr="002C4D03">
              <w:rPr>
                <w:rStyle w:val="aa"/>
                <w:noProof/>
              </w:rPr>
            </w:r>
            <w:r w:rsidRPr="002C4D03">
              <w:rPr>
                <w:rStyle w:val="aa"/>
                <w:noProof/>
              </w:rPr>
              <w:fldChar w:fldCharType="separate"/>
            </w:r>
            <w:r w:rsidRPr="002C4D03">
              <w:rPr>
                <w:rStyle w:val="aa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_Toc224771485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r w:rsidR="00124B25">
            <w:rPr>
              <w:noProof/>
              <w:webHidden/>
            </w:rPr>
            <w:t>3</w:t>
          </w:r>
          <w:ins w:id="10" w:author="Vasy Medov" w:date="2026-03-19T00:11:00Z">
            <w:r>
              <w:rPr>
                <w:noProof/>
                <w:webHidden/>
              </w:rPr>
              <w:fldChar w:fldCharType="end"/>
            </w:r>
            <w:r w:rsidRPr="002C4D03">
              <w:rPr>
                <w:rStyle w:val="aa"/>
                <w:noProof/>
              </w:rPr>
              <w:fldChar w:fldCharType="end"/>
            </w:r>
          </w:ins>
        </w:p>
        <w:p w14:paraId="03C8DF56" w14:textId="4726371D" w:rsidR="00D020F6" w:rsidRDefault="00D020F6">
          <w:pPr>
            <w:pStyle w:val="1"/>
            <w:rPr>
              <w:ins w:id="11" w:author="Vasy Medov" w:date="2026-03-19T00:11:00Z"/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12" w:author="Vasy Medov" w:date="2026-03-19T00:11:00Z">
            <w:r w:rsidRPr="002C4D03">
              <w:rPr>
                <w:rStyle w:val="aa"/>
                <w:noProof/>
              </w:rPr>
              <w:fldChar w:fldCharType="begin"/>
            </w:r>
            <w:r w:rsidRPr="002C4D03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"_Toc224771486"</w:instrText>
            </w:r>
            <w:r w:rsidRPr="002C4D03">
              <w:rPr>
                <w:rStyle w:val="aa"/>
                <w:noProof/>
              </w:rPr>
              <w:instrText xml:space="preserve"> </w:instrText>
            </w:r>
            <w:r w:rsidRPr="002C4D03">
              <w:rPr>
                <w:rStyle w:val="aa"/>
                <w:noProof/>
              </w:rPr>
            </w:r>
            <w:r w:rsidRPr="002C4D03">
              <w:rPr>
                <w:rStyle w:val="aa"/>
                <w:noProof/>
              </w:rPr>
              <w:fldChar w:fldCharType="separate"/>
            </w:r>
            <w:r w:rsidRPr="002C4D03">
              <w:rPr>
                <w:rStyle w:val="aa"/>
                <w:noProof/>
              </w:rPr>
              <w:t>Порядок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_Toc224771486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r w:rsidR="00124B25">
            <w:rPr>
              <w:noProof/>
              <w:webHidden/>
            </w:rPr>
            <w:t>3</w:t>
          </w:r>
          <w:ins w:id="13" w:author="Vasy Medov" w:date="2026-03-19T00:11:00Z">
            <w:r>
              <w:rPr>
                <w:noProof/>
                <w:webHidden/>
              </w:rPr>
              <w:fldChar w:fldCharType="end"/>
            </w:r>
            <w:r w:rsidRPr="002C4D03">
              <w:rPr>
                <w:rStyle w:val="aa"/>
                <w:noProof/>
              </w:rPr>
              <w:fldChar w:fldCharType="end"/>
            </w:r>
          </w:ins>
        </w:p>
        <w:p w14:paraId="4C2C92D3" w14:textId="1A0F314D" w:rsidR="00D020F6" w:rsidRDefault="00D020F6">
          <w:pPr>
            <w:pStyle w:val="1"/>
            <w:rPr>
              <w:ins w:id="14" w:author="Vasy Medov" w:date="2026-03-19T00:11:00Z"/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15" w:author="Vasy Medov" w:date="2026-03-19T00:11:00Z">
            <w:r w:rsidRPr="002C4D03">
              <w:rPr>
                <w:rStyle w:val="aa"/>
                <w:noProof/>
              </w:rPr>
              <w:fldChar w:fldCharType="begin"/>
            </w:r>
            <w:r w:rsidRPr="002C4D03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"_Toc224771487"</w:instrText>
            </w:r>
            <w:r w:rsidRPr="002C4D03">
              <w:rPr>
                <w:rStyle w:val="aa"/>
                <w:noProof/>
              </w:rPr>
              <w:instrText xml:space="preserve"> </w:instrText>
            </w:r>
            <w:r w:rsidRPr="002C4D03">
              <w:rPr>
                <w:rStyle w:val="aa"/>
                <w:noProof/>
              </w:rPr>
            </w:r>
            <w:r w:rsidRPr="002C4D03">
              <w:rPr>
                <w:rStyle w:val="aa"/>
                <w:noProof/>
              </w:rPr>
              <w:fldChar w:fldCharType="separate"/>
            </w:r>
            <w:r w:rsidRPr="002C4D03">
              <w:rPr>
                <w:rStyle w:val="aa"/>
                <w:noProof/>
              </w:rPr>
              <w:t>Блок-схемы численных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_Toc224771487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r w:rsidR="00124B25">
            <w:rPr>
              <w:noProof/>
              <w:webHidden/>
            </w:rPr>
            <w:t>4</w:t>
          </w:r>
          <w:ins w:id="16" w:author="Vasy Medov" w:date="2026-03-19T00:11:00Z">
            <w:r>
              <w:rPr>
                <w:noProof/>
                <w:webHidden/>
              </w:rPr>
              <w:fldChar w:fldCharType="end"/>
            </w:r>
            <w:r w:rsidRPr="002C4D03">
              <w:rPr>
                <w:rStyle w:val="aa"/>
                <w:noProof/>
              </w:rPr>
              <w:fldChar w:fldCharType="end"/>
            </w:r>
          </w:ins>
        </w:p>
        <w:p w14:paraId="65098569" w14:textId="48AD0898" w:rsidR="00D020F6" w:rsidRDefault="00D020F6">
          <w:pPr>
            <w:pStyle w:val="21"/>
            <w:rPr>
              <w:ins w:id="17" w:author="Vasy Medov" w:date="2026-03-19T00:11:00Z"/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ins w:id="18" w:author="Vasy Medov" w:date="2026-03-19T00:11:00Z">
            <w:r w:rsidRPr="002C4D03">
              <w:rPr>
                <w:rStyle w:val="aa"/>
                <w:noProof/>
              </w:rPr>
              <w:fldChar w:fldCharType="begin"/>
            </w:r>
            <w:r w:rsidRPr="002C4D03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"_Toc224771488"</w:instrText>
            </w:r>
            <w:r w:rsidRPr="002C4D03">
              <w:rPr>
                <w:rStyle w:val="aa"/>
                <w:noProof/>
              </w:rPr>
              <w:instrText xml:space="preserve"> </w:instrText>
            </w:r>
            <w:r w:rsidRPr="002C4D03">
              <w:rPr>
                <w:rStyle w:val="aa"/>
                <w:noProof/>
              </w:rPr>
            </w:r>
            <w:r w:rsidRPr="002C4D03">
              <w:rPr>
                <w:rStyle w:val="aa"/>
                <w:noProof/>
              </w:rPr>
              <w:fldChar w:fldCharType="separate"/>
            </w:r>
            <w:r w:rsidRPr="002C4D03">
              <w:rPr>
                <w:rStyle w:val="aa"/>
                <w:noProof/>
              </w:rPr>
              <w:t>Методы прямоугольников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_Toc224771488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r w:rsidR="00124B25">
            <w:rPr>
              <w:noProof/>
              <w:webHidden/>
            </w:rPr>
            <w:t>4</w:t>
          </w:r>
          <w:ins w:id="19" w:author="Vasy Medov" w:date="2026-03-19T00:11:00Z">
            <w:r>
              <w:rPr>
                <w:noProof/>
                <w:webHidden/>
              </w:rPr>
              <w:fldChar w:fldCharType="end"/>
            </w:r>
            <w:r w:rsidRPr="002C4D03">
              <w:rPr>
                <w:rStyle w:val="aa"/>
                <w:noProof/>
              </w:rPr>
              <w:fldChar w:fldCharType="end"/>
            </w:r>
          </w:ins>
        </w:p>
        <w:p w14:paraId="39500867" w14:textId="095BE299" w:rsidR="00D020F6" w:rsidRDefault="00D020F6">
          <w:pPr>
            <w:pStyle w:val="21"/>
            <w:rPr>
              <w:ins w:id="20" w:author="Vasy Medov" w:date="2026-03-19T00:11:00Z"/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ins w:id="21" w:author="Vasy Medov" w:date="2026-03-19T00:11:00Z">
            <w:r w:rsidRPr="002C4D03">
              <w:rPr>
                <w:rStyle w:val="aa"/>
                <w:noProof/>
              </w:rPr>
              <w:fldChar w:fldCharType="begin"/>
            </w:r>
            <w:r w:rsidRPr="002C4D03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"_Toc224771489"</w:instrText>
            </w:r>
            <w:r w:rsidRPr="002C4D03">
              <w:rPr>
                <w:rStyle w:val="aa"/>
                <w:noProof/>
              </w:rPr>
              <w:instrText xml:space="preserve"> </w:instrText>
            </w:r>
            <w:r w:rsidRPr="002C4D03">
              <w:rPr>
                <w:rStyle w:val="aa"/>
                <w:noProof/>
              </w:rPr>
            </w:r>
            <w:r w:rsidRPr="002C4D03">
              <w:rPr>
                <w:rStyle w:val="aa"/>
                <w:noProof/>
              </w:rPr>
              <w:fldChar w:fldCharType="separate"/>
            </w:r>
            <w:r w:rsidRPr="002C4D03">
              <w:rPr>
                <w:rStyle w:val="aa"/>
                <w:noProof/>
              </w:rPr>
              <w:t>Метод трапеций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_Toc224771489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r w:rsidR="00124B25">
            <w:rPr>
              <w:noProof/>
              <w:webHidden/>
            </w:rPr>
            <w:t>4</w:t>
          </w:r>
          <w:ins w:id="22" w:author="Vasy Medov" w:date="2026-03-19T00:11:00Z">
            <w:r>
              <w:rPr>
                <w:noProof/>
                <w:webHidden/>
              </w:rPr>
              <w:fldChar w:fldCharType="end"/>
            </w:r>
            <w:r w:rsidRPr="002C4D03">
              <w:rPr>
                <w:rStyle w:val="aa"/>
                <w:noProof/>
              </w:rPr>
              <w:fldChar w:fldCharType="end"/>
            </w:r>
          </w:ins>
        </w:p>
        <w:p w14:paraId="4E5F298A" w14:textId="0C8EEF84" w:rsidR="00D020F6" w:rsidRDefault="00D020F6">
          <w:pPr>
            <w:pStyle w:val="21"/>
            <w:rPr>
              <w:ins w:id="23" w:author="Vasy Medov" w:date="2026-03-19T00:11:00Z"/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ins w:id="24" w:author="Vasy Medov" w:date="2026-03-19T00:11:00Z">
            <w:r w:rsidRPr="002C4D03">
              <w:rPr>
                <w:rStyle w:val="aa"/>
                <w:noProof/>
              </w:rPr>
              <w:fldChar w:fldCharType="begin"/>
            </w:r>
            <w:r w:rsidRPr="002C4D03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"_Toc224771490"</w:instrText>
            </w:r>
            <w:r w:rsidRPr="002C4D03">
              <w:rPr>
                <w:rStyle w:val="aa"/>
                <w:noProof/>
              </w:rPr>
              <w:instrText xml:space="preserve"> </w:instrText>
            </w:r>
            <w:r w:rsidRPr="002C4D03">
              <w:rPr>
                <w:rStyle w:val="aa"/>
                <w:noProof/>
              </w:rPr>
            </w:r>
            <w:r w:rsidRPr="002C4D03">
              <w:rPr>
                <w:rStyle w:val="aa"/>
                <w:noProof/>
              </w:rPr>
              <w:fldChar w:fldCharType="separate"/>
            </w:r>
            <w:r w:rsidRPr="002C4D03">
              <w:rPr>
                <w:rStyle w:val="aa"/>
                <w:noProof/>
              </w:rPr>
              <w:t>Метод Симпсона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_Toc224771490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r w:rsidR="00124B25">
            <w:rPr>
              <w:noProof/>
              <w:webHidden/>
            </w:rPr>
            <w:t>5</w:t>
          </w:r>
          <w:ins w:id="25" w:author="Vasy Medov" w:date="2026-03-19T00:11:00Z">
            <w:r>
              <w:rPr>
                <w:noProof/>
                <w:webHidden/>
              </w:rPr>
              <w:fldChar w:fldCharType="end"/>
            </w:r>
            <w:r w:rsidRPr="002C4D03">
              <w:rPr>
                <w:rStyle w:val="aa"/>
                <w:noProof/>
              </w:rPr>
              <w:fldChar w:fldCharType="end"/>
            </w:r>
          </w:ins>
        </w:p>
        <w:p w14:paraId="33C96FF8" w14:textId="7A8852C3" w:rsidR="00D020F6" w:rsidRDefault="00D020F6">
          <w:pPr>
            <w:pStyle w:val="1"/>
            <w:rPr>
              <w:ins w:id="26" w:author="Vasy Medov" w:date="2026-03-19T00:11:00Z"/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27" w:author="Vasy Medov" w:date="2026-03-19T00:11:00Z">
            <w:r w:rsidRPr="002C4D03">
              <w:rPr>
                <w:rStyle w:val="aa"/>
                <w:noProof/>
              </w:rPr>
              <w:fldChar w:fldCharType="begin"/>
            </w:r>
            <w:r w:rsidRPr="002C4D03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"_Toc224771491"</w:instrText>
            </w:r>
            <w:r w:rsidRPr="002C4D03">
              <w:rPr>
                <w:rStyle w:val="aa"/>
                <w:noProof/>
              </w:rPr>
              <w:instrText xml:space="preserve"> </w:instrText>
            </w:r>
            <w:r w:rsidRPr="002C4D03">
              <w:rPr>
                <w:rStyle w:val="aa"/>
                <w:noProof/>
              </w:rPr>
            </w:r>
            <w:r w:rsidRPr="002C4D03">
              <w:rPr>
                <w:rStyle w:val="aa"/>
                <w:noProof/>
              </w:rPr>
              <w:fldChar w:fldCharType="separate"/>
            </w:r>
            <w:r w:rsidRPr="002C4D03">
              <w:rPr>
                <w:rStyle w:val="aa"/>
                <w:noProof/>
              </w:rPr>
              <w:t>Исходный код вычислительных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_Toc224771491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r w:rsidR="00124B25">
            <w:rPr>
              <w:noProof/>
              <w:webHidden/>
            </w:rPr>
            <w:t>6</w:t>
          </w:r>
          <w:ins w:id="28" w:author="Vasy Medov" w:date="2026-03-19T00:11:00Z">
            <w:r>
              <w:rPr>
                <w:noProof/>
                <w:webHidden/>
              </w:rPr>
              <w:fldChar w:fldCharType="end"/>
            </w:r>
            <w:r w:rsidRPr="002C4D03">
              <w:rPr>
                <w:rStyle w:val="aa"/>
                <w:noProof/>
              </w:rPr>
              <w:fldChar w:fldCharType="end"/>
            </w:r>
          </w:ins>
        </w:p>
        <w:p w14:paraId="51D958F4" w14:textId="42E10C06" w:rsidR="00D020F6" w:rsidRDefault="00D020F6">
          <w:pPr>
            <w:pStyle w:val="1"/>
            <w:rPr>
              <w:ins w:id="29" w:author="Vasy Medov" w:date="2026-03-19T00:11:00Z"/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30" w:author="Vasy Medov" w:date="2026-03-19T00:11:00Z">
            <w:r w:rsidRPr="002C4D03">
              <w:rPr>
                <w:rStyle w:val="aa"/>
                <w:noProof/>
              </w:rPr>
              <w:fldChar w:fldCharType="begin"/>
            </w:r>
            <w:r w:rsidRPr="002C4D03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"_Toc224771492"</w:instrText>
            </w:r>
            <w:r w:rsidRPr="002C4D03">
              <w:rPr>
                <w:rStyle w:val="aa"/>
                <w:noProof/>
              </w:rPr>
              <w:instrText xml:space="preserve"> </w:instrText>
            </w:r>
            <w:r w:rsidRPr="002C4D03">
              <w:rPr>
                <w:rStyle w:val="aa"/>
                <w:noProof/>
              </w:rPr>
            </w:r>
            <w:r w:rsidRPr="002C4D03">
              <w:rPr>
                <w:rStyle w:val="aa"/>
                <w:noProof/>
              </w:rPr>
              <w:fldChar w:fldCharType="separate"/>
            </w:r>
            <w:r w:rsidRPr="002C4D03">
              <w:rPr>
                <w:rStyle w:val="aa"/>
                <w:noProof/>
              </w:rPr>
              <w:t>Вычислительная реализация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_Toc224771492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r w:rsidR="00124B25">
            <w:rPr>
              <w:noProof/>
              <w:webHidden/>
            </w:rPr>
            <w:t>6</w:t>
          </w:r>
          <w:ins w:id="31" w:author="Vasy Medov" w:date="2026-03-19T00:11:00Z">
            <w:r>
              <w:rPr>
                <w:noProof/>
                <w:webHidden/>
              </w:rPr>
              <w:fldChar w:fldCharType="end"/>
            </w:r>
            <w:r w:rsidRPr="002C4D03">
              <w:rPr>
                <w:rStyle w:val="aa"/>
                <w:noProof/>
              </w:rPr>
              <w:fldChar w:fldCharType="end"/>
            </w:r>
          </w:ins>
        </w:p>
        <w:p w14:paraId="1A367D02" w14:textId="183FC4CA" w:rsidR="00D020F6" w:rsidRDefault="00D020F6">
          <w:pPr>
            <w:pStyle w:val="21"/>
            <w:rPr>
              <w:ins w:id="32" w:author="Vasy Medov" w:date="2026-03-19T00:11:00Z"/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ins w:id="33" w:author="Vasy Medov" w:date="2026-03-19T00:11:00Z">
            <w:r w:rsidRPr="002C4D03">
              <w:rPr>
                <w:rStyle w:val="aa"/>
                <w:noProof/>
              </w:rPr>
              <w:fldChar w:fldCharType="begin"/>
            </w:r>
            <w:r w:rsidRPr="002C4D03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"_Toc224771493"</w:instrText>
            </w:r>
            <w:r w:rsidRPr="002C4D03">
              <w:rPr>
                <w:rStyle w:val="aa"/>
                <w:noProof/>
              </w:rPr>
              <w:instrText xml:space="preserve"> </w:instrText>
            </w:r>
            <w:r w:rsidRPr="002C4D03">
              <w:rPr>
                <w:rStyle w:val="aa"/>
                <w:noProof/>
              </w:rPr>
            </w:r>
            <w:r w:rsidRPr="002C4D03">
              <w:rPr>
                <w:rStyle w:val="aa"/>
                <w:noProof/>
              </w:rPr>
              <w:fldChar w:fldCharType="separate"/>
            </w:r>
            <w:r w:rsidRPr="002C4D03">
              <w:rPr>
                <w:rStyle w:val="aa"/>
                <w:noProof/>
              </w:rPr>
              <w:t>Точное вычисление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_Toc224771493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r w:rsidR="00124B25">
            <w:rPr>
              <w:noProof/>
              <w:webHidden/>
            </w:rPr>
            <w:t>7</w:t>
          </w:r>
          <w:ins w:id="34" w:author="Vasy Medov" w:date="2026-03-19T00:11:00Z">
            <w:r>
              <w:rPr>
                <w:noProof/>
                <w:webHidden/>
              </w:rPr>
              <w:fldChar w:fldCharType="end"/>
            </w:r>
            <w:r w:rsidRPr="002C4D03">
              <w:rPr>
                <w:rStyle w:val="aa"/>
                <w:noProof/>
              </w:rPr>
              <w:fldChar w:fldCharType="end"/>
            </w:r>
          </w:ins>
        </w:p>
        <w:p w14:paraId="37666C93" w14:textId="3713866D" w:rsidR="00D020F6" w:rsidRDefault="00D020F6">
          <w:pPr>
            <w:pStyle w:val="21"/>
            <w:rPr>
              <w:ins w:id="35" w:author="Vasy Medov" w:date="2026-03-19T00:11:00Z"/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ins w:id="36" w:author="Vasy Medov" w:date="2026-03-19T00:11:00Z">
            <w:r w:rsidRPr="002C4D03">
              <w:rPr>
                <w:rStyle w:val="aa"/>
                <w:noProof/>
              </w:rPr>
              <w:fldChar w:fldCharType="begin"/>
            </w:r>
            <w:r w:rsidRPr="002C4D03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"_Toc224771494"</w:instrText>
            </w:r>
            <w:r w:rsidRPr="002C4D03">
              <w:rPr>
                <w:rStyle w:val="aa"/>
                <w:noProof/>
              </w:rPr>
              <w:instrText xml:space="preserve"> </w:instrText>
            </w:r>
            <w:r w:rsidRPr="002C4D03">
              <w:rPr>
                <w:rStyle w:val="aa"/>
                <w:noProof/>
              </w:rPr>
            </w:r>
            <w:r w:rsidRPr="002C4D03">
              <w:rPr>
                <w:rStyle w:val="aa"/>
                <w:noProof/>
              </w:rPr>
              <w:fldChar w:fldCharType="separate"/>
            </w:r>
            <w:r w:rsidRPr="002C4D03">
              <w:rPr>
                <w:rStyle w:val="aa"/>
                <w:noProof/>
              </w:rPr>
              <w:t>Формула Ньютона-Котеса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_Toc224771494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r w:rsidR="00124B25">
            <w:rPr>
              <w:noProof/>
              <w:webHidden/>
            </w:rPr>
            <w:t>7</w:t>
          </w:r>
          <w:ins w:id="37" w:author="Vasy Medov" w:date="2026-03-19T00:11:00Z">
            <w:r>
              <w:rPr>
                <w:noProof/>
                <w:webHidden/>
              </w:rPr>
              <w:fldChar w:fldCharType="end"/>
            </w:r>
            <w:r w:rsidRPr="002C4D03">
              <w:rPr>
                <w:rStyle w:val="aa"/>
                <w:noProof/>
              </w:rPr>
              <w:fldChar w:fldCharType="end"/>
            </w:r>
          </w:ins>
        </w:p>
        <w:p w14:paraId="6F601BBD" w14:textId="6C867CC3" w:rsidR="00D020F6" w:rsidRDefault="00D020F6">
          <w:pPr>
            <w:pStyle w:val="21"/>
            <w:rPr>
              <w:ins w:id="38" w:author="Vasy Medov" w:date="2026-03-19T00:11:00Z"/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ins w:id="39" w:author="Vasy Medov" w:date="2026-03-19T00:11:00Z">
            <w:r w:rsidRPr="002C4D03">
              <w:rPr>
                <w:rStyle w:val="aa"/>
                <w:noProof/>
              </w:rPr>
              <w:fldChar w:fldCharType="begin"/>
            </w:r>
            <w:r w:rsidRPr="002C4D03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"_Toc224771495"</w:instrText>
            </w:r>
            <w:r w:rsidRPr="002C4D03">
              <w:rPr>
                <w:rStyle w:val="aa"/>
                <w:noProof/>
              </w:rPr>
              <w:instrText xml:space="preserve"> </w:instrText>
            </w:r>
            <w:r w:rsidRPr="002C4D03">
              <w:rPr>
                <w:rStyle w:val="aa"/>
                <w:noProof/>
              </w:rPr>
            </w:r>
            <w:r w:rsidRPr="002C4D03">
              <w:rPr>
                <w:rStyle w:val="aa"/>
                <w:noProof/>
              </w:rPr>
              <w:fldChar w:fldCharType="separate"/>
            </w:r>
            <w:r w:rsidRPr="002C4D03">
              <w:rPr>
                <w:rStyle w:val="aa"/>
                <w:noProof/>
              </w:rPr>
              <w:t>Формула средних прямоугольников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_Toc224771495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r w:rsidR="00124B25">
            <w:rPr>
              <w:noProof/>
              <w:webHidden/>
            </w:rPr>
            <w:t>8</w:t>
          </w:r>
          <w:ins w:id="40" w:author="Vasy Medov" w:date="2026-03-19T00:11:00Z">
            <w:r>
              <w:rPr>
                <w:noProof/>
                <w:webHidden/>
              </w:rPr>
              <w:fldChar w:fldCharType="end"/>
            </w:r>
            <w:r w:rsidRPr="002C4D03">
              <w:rPr>
                <w:rStyle w:val="aa"/>
                <w:noProof/>
              </w:rPr>
              <w:fldChar w:fldCharType="end"/>
            </w:r>
          </w:ins>
        </w:p>
        <w:p w14:paraId="551527C8" w14:textId="3E2D2035" w:rsidR="00D020F6" w:rsidRDefault="00D020F6">
          <w:pPr>
            <w:pStyle w:val="21"/>
            <w:rPr>
              <w:ins w:id="41" w:author="Vasy Medov" w:date="2026-03-19T00:11:00Z"/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ins w:id="42" w:author="Vasy Medov" w:date="2026-03-19T00:11:00Z">
            <w:r w:rsidRPr="002C4D03">
              <w:rPr>
                <w:rStyle w:val="aa"/>
                <w:noProof/>
              </w:rPr>
              <w:fldChar w:fldCharType="begin"/>
            </w:r>
            <w:r w:rsidRPr="002C4D03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"_Toc224771496"</w:instrText>
            </w:r>
            <w:r w:rsidRPr="002C4D03">
              <w:rPr>
                <w:rStyle w:val="aa"/>
                <w:noProof/>
              </w:rPr>
              <w:instrText xml:space="preserve"> </w:instrText>
            </w:r>
            <w:r w:rsidRPr="002C4D03">
              <w:rPr>
                <w:rStyle w:val="aa"/>
                <w:noProof/>
              </w:rPr>
            </w:r>
            <w:r w:rsidRPr="002C4D03">
              <w:rPr>
                <w:rStyle w:val="aa"/>
                <w:noProof/>
              </w:rPr>
              <w:fldChar w:fldCharType="separate"/>
            </w:r>
            <w:r w:rsidRPr="002C4D03">
              <w:rPr>
                <w:rStyle w:val="aa"/>
                <w:noProof/>
              </w:rPr>
              <w:t>Формула трапеций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_Toc224771496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r w:rsidR="00124B25">
            <w:rPr>
              <w:noProof/>
              <w:webHidden/>
            </w:rPr>
            <w:t>8</w:t>
          </w:r>
          <w:ins w:id="43" w:author="Vasy Medov" w:date="2026-03-19T00:11:00Z">
            <w:r>
              <w:rPr>
                <w:noProof/>
                <w:webHidden/>
              </w:rPr>
              <w:fldChar w:fldCharType="end"/>
            </w:r>
            <w:r w:rsidRPr="002C4D03">
              <w:rPr>
                <w:rStyle w:val="aa"/>
                <w:noProof/>
              </w:rPr>
              <w:fldChar w:fldCharType="end"/>
            </w:r>
          </w:ins>
        </w:p>
        <w:p w14:paraId="27A402E4" w14:textId="0938D01F" w:rsidR="00D020F6" w:rsidRDefault="00D020F6">
          <w:pPr>
            <w:pStyle w:val="21"/>
            <w:rPr>
              <w:ins w:id="44" w:author="Vasy Medov" w:date="2026-03-19T00:11:00Z"/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ins w:id="45" w:author="Vasy Medov" w:date="2026-03-19T00:11:00Z">
            <w:r w:rsidRPr="002C4D03">
              <w:rPr>
                <w:rStyle w:val="aa"/>
                <w:noProof/>
              </w:rPr>
              <w:fldChar w:fldCharType="begin"/>
            </w:r>
            <w:r w:rsidRPr="002C4D03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"_Toc224771497"</w:instrText>
            </w:r>
            <w:r w:rsidRPr="002C4D03">
              <w:rPr>
                <w:rStyle w:val="aa"/>
                <w:noProof/>
              </w:rPr>
              <w:instrText xml:space="preserve"> </w:instrText>
            </w:r>
            <w:r w:rsidRPr="002C4D03">
              <w:rPr>
                <w:rStyle w:val="aa"/>
                <w:noProof/>
              </w:rPr>
            </w:r>
            <w:r w:rsidRPr="002C4D03">
              <w:rPr>
                <w:rStyle w:val="aa"/>
                <w:noProof/>
              </w:rPr>
              <w:fldChar w:fldCharType="separate"/>
            </w:r>
            <w:r w:rsidRPr="002C4D03">
              <w:rPr>
                <w:rStyle w:val="aa"/>
                <w:noProof/>
              </w:rPr>
              <w:t>Формула Симпсона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_Toc224771497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r w:rsidR="00124B25">
            <w:rPr>
              <w:noProof/>
              <w:webHidden/>
            </w:rPr>
            <w:t>9</w:t>
          </w:r>
          <w:ins w:id="46" w:author="Vasy Medov" w:date="2026-03-19T00:11:00Z">
            <w:r>
              <w:rPr>
                <w:noProof/>
                <w:webHidden/>
              </w:rPr>
              <w:fldChar w:fldCharType="end"/>
            </w:r>
            <w:r w:rsidRPr="002C4D03">
              <w:rPr>
                <w:rStyle w:val="aa"/>
                <w:noProof/>
              </w:rPr>
              <w:fldChar w:fldCharType="end"/>
            </w:r>
          </w:ins>
        </w:p>
        <w:p w14:paraId="5A0FB97F" w14:textId="603EC886" w:rsidR="00D020F6" w:rsidRDefault="00D020F6">
          <w:pPr>
            <w:pStyle w:val="21"/>
            <w:rPr>
              <w:ins w:id="47" w:author="Vasy Medov" w:date="2026-03-19T00:11:00Z"/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ins w:id="48" w:author="Vasy Medov" w:date="2026-03-19T00:11:00Z">
            <w:r w:rsidRPr="002C4D03">
              <w:rPr>
                <w:rStyle w:val="aa"/>
                <w:noProof/>
              </w:rPr>
              <w:fldChar w:fldCharType="begin"/>
            </w:r>
            <w:r w:rsidRPr="002C4D03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"_Toc224771498"</w:instrText>
            </w:r>
            <w:r w:rsidRPr="002C4D03">
              <w:rPr>
                <w:rStyle w:val="aa"/>
                <w:noProof/>
              </w:rPr>
              <w:instrText xml:space="preserve"> </w:instrText>
            </w:r>
            <w:r w:rsidRPr="002C4D03">
              <w:rPr>
                <w:rStyle w:val="aa"/>
                <w:noProof/>
              </w:rPr>
            </w:r>
            <w:r w:rsidRPr="002C4D03">
              <w:rPr>
                <w:rStyle w:val="aa"/>
                <w:noProof/>
              </w:rPr>
              <w:fldChar w:fldCharType="separate"/>
            </w:r>
            <w:r w:rsidRPr="002C4D03">
              <w:rPr>
                <w:rStyle w:val="aa"/>
                <w:noProof/>
              </w:rPr>
              <w:t>Сравнение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_Toc224771498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r w:rsidR="00124B25">
            <w:rPr>
              <w:noProof/>
              <w:webHidden/>
            </w:rPr>
            <w:t>9</w:t>
          </w:r>
          <w:ins w:id="49" w:author="Vasy Medov" w:date="2026-03-19T00:11:00Z">
            <w:r>
              <w:rPr>
                <w:noProof/>
                <w:webHidden/>
              </w:rPr>
              <w:fldChar w:fldCharType="end"/>
            </w:r>
            <w:r w:rsidRPr="002C4D03">
              <w:rPr>
                <w:rStyle w:val="aa"/>
                <w:noProof/>
              </w:rPr>
              <w:fldChar w:fldCharType="end"/>
            </w:r>
          </w:ins>
        </w:p>
        <w:p w14:paraId="284C20B8" w14:textId="7EB42316" w:rsidR="00D020F6" w:rsidRDefault="00D020F6">
          <w:pPr>
            <w:pStyle w:val="1"/>
            <w:rPr>
              <w:ins w:id="50" w:author="Vasy Medov" w:date="2026-03-19T00:11:00Z"/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51" w:author="Vasy Medov" w:date="2026-03-19T00:11:00Z">
            <w:r w:rsidRPr="002C4D03">
              <w:rPr>
                <w:rStyle w:val="aa"/>
                <w:noProof/>
              </w:rPr>
              <w:fldChar w:fldCharType="begin"/>
            </w:r>
            <w:r w:rsidRPr="002C4D03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"_Toc224771499"</w:instrText>
            </w:r>
            <w:r w:rsidRPr="002C4D03">
              <w:rPr>
                <w:rStyle w:val="aa"/>
                <w:noProof/>
              </w:rPr>
              <w:instrText xml:space="preserve"> </w:instrText>
            </w:r>
            <w:r w:rsidRPr="002C4D03">
              <w:rPr>
                <w:rStyle w:val="aa"/>
                <w:noProof/>
              </w:rPr>
            </w:r>
            <w:r w:rsidRPr="002C4D03">
              <w:rPr>
                <w:rStyle w:val="aa"/>
                <w:noProof/>
              </w:rPr>
              <w:fldChar w:fldCharType="separate"/>
            </w:r>
            <w:r w:rsidRPr="002C4D03">
              <w:rPr>
                <w:rStyle w:val="aa"/>
                <w:noProof/>
              </w:rPr>
              <w:t>Результат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_Toc224771499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r w:rsidR="00124B25">
            <w:rPr>
              <w:noProof/>
              <w:webHidden/>
            </w:rPr>
            <w:t>9</w:t>
          </w:r>
          <w:ins w:id="52" w:author="Vasy Medov" w:date="2026-03-19T00:11:00Z">
            <w:r>
              <w:rPr>
                <w:noProof/>
                <w:webHidden/>
              </w:rPr>
              <w:fldChar w:fldCharType="end"/>
            </w:r>
            <w:r w:rsidRPr="002C4D03">
              <w:rPr>
                <w:rStyle w:val="aa"/>
                <w:noProof/>
              </w:rPr>
              <w:fldChar w:fldCharType="end"/>
            </w:r>
          </w:ins>
        </w:p>
        <w:p w14:paraId="0B8FF5AF" w14:textId="6F833E72" w:rsidR="00D020F6" w:rsidRDefault="00D020F6">
          <w:pPr>
            <w:pStyle w:val="1"/>
            <w:rPr>
              <w:ins w:id="53" w:author="Vasy Medov" w:date="2026-03-19T00:11:00Z"/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ins w:id="54" w:author="Vasy Medov" w:date="2026-03-19T00:11:00Z">
            <w:r w:rsidRPr="002C4D03">
              <w:rPr>
                <w:rStyle w:val="aa"/>
                <w:noProof/>
              </w:rPr>
              <w:fldChar w:fldCharType="begin"/>
            </w:r>
            <w:r w:rsidRPr="002C4D03">
              <w:rPr>
                <w:rStyle w:val="aa"/>
                <w:noProof/>
              </w:rPr>
              <w:instrText xml:space="preserve"> </w:instrText>
            </w:r>
            <w:r>
              <w:rPr>
                <w:noProof/>
              </w:rPr>
              <w:instrText>HYPERLINK \l "_Toc224771500"</w:instrText>
            </w:r>
            <w:r w:rsidRPr="002C4D03">
              <w:rPr>
                <w:rStyle w:val="aa"/>
                <w:noProof/>
              </w:rPr>
              <w:instrText xml:space="preserve"> </w:instrText>
            </w:r>
            <w:r w:rsidRPr="002C4D03">
              <w:rPr>
                <w:rStyle w:val="aa"/>
                <w:noProof/>
              </w:rPr>
            </w:r>
            <w:r w:rsidRPr="002C4D03">
              <w:rPr>
                <w:rStyle w:val="aa"/>
                <w:noProof/>
              </w:rPr>
              <w:fldChar w:fldCharType="separate"/>
            </w:r>
            <w:r w:rsidRPr="002C4D03">
              <w:rPr>
                <w:rStyle w:val="aa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_Toc224771500 \h </w:instrText>
            </w:r>
            <w:r>
              <w:rPr>
                <w:noProof/>
                <w:webHidden/>
              </w:rPr>
            </w:r>
          </w:ins>
          <w:r>
            <w:rPr>
              <w:noProof/>
              <w:webHidden/>
            </w:rPr>
            <w:fldChar w:fldCharType="separate"/>
          </w:r>
          <w:r w:rsidR="00124B25">
            <w:rPr>
              <w:noProof/>
              <w:webHidden/>
            </w:rPr>
            <w:t>10</w:t>
          </w:r>
          <w:ins w:id="55" w:author="Vasy Medov" w:date="2026-03-19T00:11:00Z">
            <w:r>
              <w:rPr>
                <w:noProof/>
                <w:webHidden/>
              </w:rPr>
              <w:fldChar w:fldCharType="end"/>
            </w:r>
            <w:r w:rsidRPr="002C4D03">
              <w:rPr>
                <w:rStyle w:val="aa"/>
                <w:noProof/>
              </w:rPr>
              <w:fldChar w:fldCharType="end"/>
            </w:r>
          </w:ins>
        </w:p>
        <w:p w14:paraId="2A049050" w14:textId="2CD0EEF3" w:rsidR="00D020F6" w:rsidDel="00D020F6" w:rsidRDefault="00D020F6" w:rsidP="00F93F4A">
          <w:pPr>
            <w:pStyle w:val="10"/>
            <w:ind w:firstLine="0"/>
            <w:rPr>
              <w:del w:id="56" w:author="Vasy Medov" w:date="2026-03-19T00:11:00Z"/>
              <w:noProof/>
            </w:rPr>
          </w:pPr>
        </w:p>
        <w:p w14:paraId="1682A702" w14:textId="606F545E" w:rsidR="0045310D" w:rsidDel="00D020F6" w:rsidRDefault="0045310D" w:rsidP="00F93F4A">
          <w:pPr>
            <w:pStyle w:val="10"/>
            <w:ind w:firstLine="0"/>
            <w:rPr>
              <w:del w:id="57" w:author="Vasy Medov" w:date="2026-03-19T00:11:00Z"/>
              <w:noProof/>
            </w:rPr>
          </w:pPr>
        </w:p>
        <w:p w14:paraId="2D4DBDB6" w14:textId="2BFE2880" w:rsidR="0045310D" w:rsidDel="00D020F6" w:rsidRDefault="0045310D">
          <w:pPr>
            <w:pStyle w:val="1"/>
            <w:rPr>
              <w:del w:id="58" w:author="Vasy Medov" w:date="2026-03-19T00:11:00Z"/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59" w:author="Vasy Medov" w:date="2026-03-19T00:11:00Z">
            <w:r w:rsidRPr="00D020F6" w:rsidDel="00D020F6">
              <w:rPr>
                <w:noProof/>
                <w:rPrChange w:id="60" w:author="Vasy Medov" w:date="2026-03-19T00:11:00Z">
                  <w:rPr>
                    <w:rStyle w:val="aa"/>
                    <w:noProof/>
                  </w:rPr>
                </w:rPrChange>
              </w:rPr>
              <w:delText>Содержание</w:delText>
            </w:r>
            <w:r w:rsidDel="00D020F6">
              <w:rPr>
                <w:noProof/>
                <w:webHidden/>
              </w:rPr>
              <w:tab/>
            </w:r>
            <w:r w:rsidR="007F15F4" w:rsidDel="00D020F6">
              <w:rPr>
                <w:noProof/>
                <w:webHidden/>
              </w:rPr>
              <w:delText>2</w:delText>
            </w:r>
          </w:del>
        </w:p>
        <w:p w14:paraId="1A73BB9F" w14:textId="3F37D5A3" w:rsidR="0045310D" w:rsidDel="00D020F6" w:rsidRDefault="0045310D">
          <w:pPr>
            <w:pStyle w:val="1"/>
            <w:rPr>
              <w:del w:id="61" w:author="Vasy Medov" w:date="2026-03-19T00:11:00Z"/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62" w:author="Vasy Medov" w:date="2026-03-19T00:11:00Z">
            <w:r w:rsidRPr="00D020F6" w:rsidDel="00D020F6">
              <w:rPr>
                <w:noProof/>
                <w:rPrChange w:id="63" w:author="Vasy Medov" w:date="2026-03-19T00:11:00Z">
                  <w:rPr>
                    <w:rStyle w:val="aa"/>
                    <w:noProof/>
                  </w:rPr>
                </w:rPrChange>
              </w:rPr>
              <w:delText>Цель</w:delText>
            </w:r>
            <w:r w:rsidDel="00D020F6">
              <w:rPr>
                <w:noProof/>
                <w:webHidden/>
              </w:rPr>
              <w:tab/>
            </w:r>
            <w:r w:rsidR="007F15F4" w:rsidDel="00D020F6">
              <w:rPr>
                <w:noProof/>
                <w:webHidden/>
              </w:rPr>
              <w:delText>3</w:delText>
            </w:r>
          </w:del>
        </w:p>
        <w:p w14:paraId="64F187B2" w14:textId="1D2816DE" w:rsidR="0045310D" w:rsidDel="00D020F6" w:rsidRDefault="0045310D">
          <w:pPr>
            <w:pStyle w:val="1"/>
            <w:rPr>
              <w:del w:id="64" w:author="Vasy Medov" w:date="2026-03-19T00:11:00Z"/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65" w:author="Vasy Medov" w:date="2026-03-19T00:11:00Z">
            <w:r w:rsidRPr="00D020F6" w:rsidDel="00D020F6">
              <w:rPr>
                <w:noProof/>
                <w:rPrChange w:id="66" w:author="Vasy Medov" w:date="2026-03-19T00:11:00Z">
                  <w:rPr>
                    <w:rStyle w:val="aa"/>
                    <w:noProof/>
                  </w:rPr>
                </w:rPrChange>
              </w:rPr>
              <w:delText>Описание метода</w:delText>
            </w:r>
            <w:r w:rsidDel="00D020F6">
              <w:rPr>
                <w:noProof/>
                <w:webHidden/>
              </w:rPr>
              <w:tab/>
            </w:r>
            <w:r w:rsidR="007F15F4" w:rsidDel="00D020F6">
              <w:rPr>
                <w:b/>
                <w:bCs/>
                <w:noProof/>
                <w:webHidden/>
              </w:rPr>
              <w:delText>Ошибка! Закладка не определена.</w:delText>
            </w:r>
          </w:del>
        </w:p>
        <w:p w14:paraId="20EF95B4" w14:textId="50649150" w:rsidR="0045310D" w:rsidDel="00D020F6" w:rsidRDefault="0045310D">
          <w:pPr>
            <w:pStyle w:val="1"/>
            <w:rPr>
              <w:del w:id="67" w:author="Vasy Medov" w:date="2026-03-19T00:11:00Z"/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68" w:author="Vasy Medov" w:date="2026-03-19T00:11:00Z">
            <w:r w:rsidRPr="00D020F6" w:rsidDel="00D020F6">
              <w:rPr>
                <w:noProof/>
                <w:rPrChange w:id="69" w:author="Vasy Medov" w:date="2026-03-19T00:11:00Z">
                  <w:rPr>
                    <w:rStyle w:val="aa"/>
                    <w:noProof/>
                  </w:rPr>
                </w:rPrChange>
              </w:rPr>
              <w:delText>Исходный код программы</w:delText>
            </w:r>
            <w:r w:rsidDel="00D020F6">
              <w:rPr>
                <w:noProof/>
                <w:webHidden/>
              </w:rPr>
              <w:tab/>
            </w:r>
          </w:del>
          <w:del w:id="70" w:author="Vasy Medov" w:date="2026-03-18T21:42:00Z">
            <w:r w:rsidR="008A719B" w:rsidDel="007F15F4">
              <w:rPr>
                <w:noProof/>
                <w:webHidden/>
              </w:rPr>
              <w:delText>8</w:delText>
            </w:r>
          </w:del>
        </w:p>
        <w:p w14:paraId="224ECC4C" w14:textId="3D278999" w:rsidR="0045310D" w:rsidDel="00D020F6" w:rsidRDefault="0045310D">
          <w:pPr>
            <w:pStyle w:val="1"/>
            <w:rPr>
              <w:del w:id="71" w:author="Vasy Medov" w:date="2026-03-19T00:11:00Z"/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72" w:author="Vasy Medov" w:date="2026-03-19T00:11:00Z">
            <w:r w:rsidRPr="00D020F6" w:rsidDel="00D020F6">
              <w:rPr>
                <w:noProof/>
                <w:rPrChange w:id="73" w:author="Vasy Medov" w:date="2026-03-19T00:11:00Z">
                  <w:rPr>
                    <w:rStyle w:val="aa"/>
                    <w:noProof/>
                  </w:rPr>
                </w:rPrChange>
              </w:rPr>
              <w:delText>Результат работы</w:delText>
            </w:r>
            <w:r w:rsidDel="00D020F6">
              <w:rPr>
                <w:noProof/>
                <w:webHidden/>
              </w:rPr>
              <w:tab/>
            </w:r>
          </w:del>
          <w:del w:id="74" w:author="Vasy Medov" w:date="2026-03-18T21:42:00Z">
            <w:r w:rsidR="008A719B" w:rsidDel="007F15F4">
              <w:rPr>
                <w:noProof/>
                <w:webHidden/>
              </w:rPr>
              <w:delText>15</w:delText>
            </w:r>
          </w:del>
        </w:p>
        <w:p w14:paraId="44003209" w14:textId="30D67CC3" w:rsidR="0045310D" w:rsidDel="00D020F6" w:rsidRDefault="0045310D">
          <w:pPr>
            <w:pStyle w:val="1"/>
            <w:rPr>
              <w:del w:id="75" w:author="Vasy Medov" w:date="2026-03-19T00:11:00Z"/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del w:id="76" w:author="Vasy Medov" w:date="2026-03-19T00:11:00Z">
            <w:r w:rsidRPr="00D020F6" w:rsidDel="00D020F6">
              <w:rPr>
                <w:noProof/>
                <w:rPrChange w:id="77" w:author="Vasy Medov" w:date="2026-03-19T00:11:00Z">
                  <w:rPr>
                    <w:rStyle w:val="aa"/>
                    <w:noProof/>
                  </w:rPr>
                </w:rPrChange>
              </w:rPr>
              <w:delText>Вывод</w:delText>
            </w:r>
            <w:r w:rsidDel="00D020F6">
              <w:rPr>
                <w:noProof/>
                <w:webHidden/>
              </w:rPr>
              <w:tab/>
            </w:r>
          </w:del>
          <w:del w:id="78" w:author="Vasy Medov" w:date="2026-03-18T21:42:00Z">
            <w:r w:rsidR="008A719B" w:rsidDel="007F15F4">
              <w:rPr>
                <w:noProof/>
                <w:webHidden/>
              </w:rPr>
              <w:delText>15</w:delText>
            </w:r>
          </w:del>
        </w:p>
        <w:p w14:paraId="61744DF0" w14:textId="77777777" w:rsidR="00997FAD" w:rsidRDefault="00F936BB" w:rsidP="007349F2">
          <w:pPr>
            <w:ind w:firstLine="0"/>
          </w:pPr>
          <w:r>
            <w:fldChar w:fldCharType="end"/>
          </w:r>
        </w:p>
        <w:p w14:paraId="0F9B40EB" w14:textId="0D28FABE" w:rsidR="00F936BB" w:rsidRPr="00F936BB" w:rsidRDefault="00000000" w:rsidP="007349F2">
          <w:pPr>
            <w:ind w:firstLine="0"/>
          </w:pPr>
        </w:p>
      </w:sdtContent>
    </w:sdt>
    <w:p w14:paraId="521634E3" w14:textId="77777777" w:rsidR="00F936BB" w:rsidRDefault="00F936BB" w:rsidP="007349F2">
      <w:pPr>
        <w:pStyle w:val="a8"/>
      </w:pPr>
    </w:p>
    <w:p w14:paraId="38F7C72D" w14:textId="77777777" w:rsidR="00F936BB" w:rsidRDefault="00F936BB" w:rsidP="007349F2">
      <w:pPr>
        <w:pStyle w:val="a8"/>
      </w:pPr>
    </w:p>
    <w:p w14:paraId="14A0D39B" w14:textId="77777777" w:rsidR="00F936BB" w:rsidRDefault="00F936BB" w:rsidP="007349F2">
      <w:pPr>
        <w:pStyle w:val="a8"/>
      </w:pPr>
    </w:p>
    <w:p w14:paraId="78E29502" w14:textId="77777777" w:rsidR="00F936BB" w:rsidRDefault="00F936BB" w:rsidP="007349F2">
      <w:pPr>
        <w:pStyle w:val="a8"/>
      </w:pPr>
    </w:p>
    <w:p w14:paraId="277B544E" w14:textId="77777777" w:rsidR="00F936BB" w:rsidRDefault="00F936BB" w:rsidP="007349F2">
      <w:pPr>
        <w:pStyle w:val="a8"/>
      </w:pPr>
    </w:p>
    <w:p w14:paraId="415E0170" w14:textId="77777777" w:rsidR="00F936BB" w:rsidRDefault="00F936BB" w:rsidP="007349F2">
      <w:pPr>
        <w:pStyle w:val="a8"/>
      </w:pPr>
    </w:p>
    <w:p w14:paraId="4E69FC01" w14:textId="77777777" w:rsidR="00F936BB" w:rsidRDefault="00F936BB" w:rsidP="007349F2">
      <w:pPr>
        <w:pStyle w:val="a8"/>
      </w:pPr>
    </w:p>
    <w:p w14:paraId="52F595CB" w14:textId="77777777" w:rsidR="00F936BB" w:rsidRDefault="00F936BB" w:rsidP="00F936BB">
      <w:pPr>
        <w:pStyle w:val="a8"/>
      </w:pPr>
    </w:p>
    <w:p w14:paraId="32806803" w14:textId="77777777" w:rsidR="00F936BB" w:rsidRDefault="00F936BB" w:rsidP="00F936BB">
      <w:pPr>
        <w:pStyle w:val="a8"/>
      </w:pPr>
    </w:p>
    <w:p w14:paraId="0322F7B6" w14:textId="77777777" w:rsidR="00F936BB" w:rsidRDefault="00F936BB" w:rsidP="00F936BB">
      <w:pPr>
        <w:pStyle w:val="a8"/>
      </w:pPr>
    </w:p>
    <w:p w14:paraId="6F85B291" w14:textId="77777777" w:rsidR="00F936BB" w:rsidRDefault="00F936BB" w:rsidP="00F936BB">
      <w:pPr>
        <w:pStyle w:val="a8"/>
      </w:pPr>
    </w:p>
    <w:p w14:paraId="77206062" w14:textId="77777777" w:rsidR="00F936BB" w:rsidRDefault="00F936BB" w:rsidP="00F936BB">
      <w:pPr>
        <w:pStyle w:val="a8"/>
      </w:pPr>
    </w:p>
    <w:p w14:paraId="301E7C2D" w14:textId="77777777" w:rsidR="00F936BB" w:rsidDel="00D020F6" w:rsidRDefault="00F936BB" w:rsidP="00F936BB">
      <w:pPr>
        <w:pStyle w:val="a8"/>
        <w:rPr>
          <w:del w:id="79" w:author="Vasy Medov" w:date="2026-03-19T00:11:00Z"/>
          <w:lang w:val="en-US"/>
        </w:rPr>
      </w:pPr>
    </w:p>
    <w:p w14:paraId="0A6C3B94" w14:textId="77777777" w:rsidR="00D020F6" w:rsidRDefault="00D020F6" w:rsidP="00F936BB">
      <w:pPr>
        <w:pStyle w:val="a8"/>
        <w:rPr>
          <w:ins w:id="80" w:author="Vasy Medov" w:date="2026-03-19T00:11:00Z"/>
        </w:rPr>
      </w:pPr>
    </w:p>
    <w:p w14:paraId="1C8E8578" w14:textId="77777777" w:rsidR="00F936BB" w:rsidDel="00D020F6" w:rsidRDefault="00F936BB" w:rsidP="00F936BB">
      <w:pPr>
        <w:pStyle w:val="a8"/>
        <w:rPr>
          <w:del w:id="81" w:author="Vasy Medov" w:date="2026-03-19T00:11:00Z"/>
        </w:rPr>
      </w:pPr>
    </w:p>
    <w:p w14:paraId="22A30C23" w14:textId="77777777" w:rsidR="00F936BB" w:rsidDel="00D020F6" w:rsidRDefault="00F936BB" w:rsidP="00F936BB">
      <w:pPr>
        <w:pStyle w:val="a8"/>
        <w:rPr>
          <w:del w:id="82" w:author="Vasy Medov" w:date="2026-03-19T00:11:00Z"/>
        </w:rPr>
      </w:pPr>
    </w:p>
    <w:p w14:paraId="64154F63" w14:textId="77777777" w:rsidR="00F936BB" w:rsidDel="00D020F6" w:rsidRDefault="00F936BB" w:rsidP="00F936BB">
      <w:pPr>
        <w:pStyle w:val="a8"/>
        <w:rPr>
          <w:del w:id="83" w:author="Vasy Medov" w:date="2026-03-19T00:11:00Z"/>
        </w:rPr>
      </w:pPr>
    </w:p>
    <w:p w14:paraId="20937D68" w14:textId="77777777" w:rsidR="00F936BB" w:rsidDel="00D020F6" w:rsidRDefault="00F936BB" w:rsidP="00F936BB">
      <w:pPr>
        <w:pStyle w:val="a8"/>
        <w:rPr>
          <w:del w:id="84" w:author="Vasy Medov" w:date="2026-03-19T00:11:00Z"/>
        </w:rPr>
      </w:pPr>
    </w:p>
    <w:p w14:paraId="553EBC99" w14:textId="77777777" w:rsidR="00F936BB" w:rsidDel="00D020F6" w:rsidRDefault="00F936BB" w:rsidP="00F936BB">
      <w:pPr>
        <w:pStyle w:val="a8"/>
        <w:rPr>
          <w:del w:id="85" w:author="Vasy Medov" w:date="2026-03-19T00:11:00Z"/>
        </w:rPr>
      </w:pPr>
    </w:p>
    <w:p w14:paraId="62D60DCD" w14:textId="77777777" w:rsidR="00F936BB" w:rsidDel="00D020F6" w:rsidRDefault="00F936BB" w:rsidP="00F936BB">
      <w:pPr>
        <w:pStyle w:val="a8"/>
        <w:rPr>
          <w:del w:id="86" w:author="Vasy Medov" w:date="2026-03-19T00:11:00Z"/>
        </w:rPr>
      </w:pPr>
    </w:p>
    <w:p w14:paraId="48DC519B" w14:textId="77777777" w:rsidR="00F936BB" w:rsidDel="00D020F6" w:rsidRDefault="00F936BB" w:rsidP="00F936BB">
      <w:pPr>
        <w:pStyle w:val="a8"/>
        <w:rPr>
          <w:del w:id="87" w:author="Vasy Medov" w:date="2026-03-19T00:11:00Z"/>
        </w:rPr>
      </w:pPr>
    </w:p>
    <w:p w14:paraId="473382DF" w14:textId="682A3867" w:rsidR="00F936BB" w:rsidRPr="00D020F6" w:rsidDel="00D020F6" w:rsidRDefault="00F936BB" w:rsidP="00F936BB">
      <w:pPr>
        <w:pStyle w:val="a8"/>
        <w:rPr>
          <w:del w:id="88" w:author="Vasy Medov" w:date="2026-03-19T00:11:00Z"/>
          <w:lang w:val="en-US"/>
          <w:rPrChange w:id="89" w:author="Vasy Medov" w:date="2026-03-19T00:11:00Z">
            <w:rPr>
              <w:del w:id="90" w:author="Vasy Medov" w:date="2026-03-19T00:11:00Z"/>
            </w:rPr>
          </w:rPrChange>
        </w:rPr>
      </w:pPr>
    </w:p>
    <w:p w14:paraId="1E307D81" w14:textId="36C2C825" w:rsidR="00F936BB" w:rsidDel="00D020F6" w:rsidRDefault="00F936BB" w:rsidP="00F936BB">
      <w:pPr>
        <w:pStyle w:val="a8"/>
        <w:rPr>
          <w:del w:id="91" w:author="Vasy Medov" w:date="2026-03-19T00:11:00Z"/>
        </w:rPr>
      </w:pPr>
    </w:p>
    <w:p w14:paraId="454B8532" w14:textId="69850F87" w:rsidR="00F936BB" w:rsidDel="00D020F6" w:rsidRDefault="00F936BB" w:rsidP="00F936BB">
      <w:pPr>
        <w:pStyle w:val="a8"/>
        <w:rPr>
          <w:del w:id="92" w:author="Vasy Medov" w:date="2026-03-19T00:11:00Z"/>
        </w:rPr>
      </w:pPr>
    </w:p>
    <w:p w14:paraId="7D41A601" w14:textId="30B190F3" w:rsidR="00F936BB" w:rsidDel="00D020F6" w:rsidRDefault="00F936BB" w:rsidP="00F936BB">
      <w:pPr>
        <w:pStyle w:val="a8"/>
        <w:rPr>
          <w:del w:id="93" w:author="Vasy Medov" w:date="2026-03-19T00:11:00Z"/>
        </w:rPr>
      </w:pPr>
    </w:p>
    <w:p w14:paraId="5A8A6235" w14:textId="27128B20" w:rsidR="00F936BB" w:rsidDel="00D020F6" w:rsidRDefault="00F936BB" w:rsidP="00F936BB">
      <w:pPr>
        <w:pStyle w:val="a8"/>
        <w:rPr>
          <w:del w:id="94" w:author="Vasy Medov" w:date="2026-03-19T00:11:00Z"/>
        </w:rPr>
      </w:pPr>
    </w:p>
    <w:p w14:paraId="09E67030" w14:textId="0D702418" w:rsidR="00F936BB" w:rsidDel="00D020F6" w:rsidRDefault="00F936BB" w:rsidP="00F936BB">
      <w:pPr>
        <w:pStyle w:val="a8"/>
        <w:rPr>
          <w:del w:id="95" w:author="Vasy Medov" w:date="2026-03-19T00:11:00Z"/>
        </w:rPr>
      </w:pPr>
    </w:p>
    <w:p w14:paraId="686A8840" w14:textId="22255B8D" w:rsidR="00F936BB" w:rsidDel="00D020F6" w:rsidRDefault="00F936BB" w:rsidP="00F936BB">
      <w:pPr>
        <w:pStyle w:val="a8"/>
        <w:rPr>
          <w:del w:id="96" w:author="Vasy Medov" w:date="2026-03-19T00:11:00Z"/>
        </w:rPr>
      </w:pPr>
    </w:p>
    <w:p w14:paraId="0CBE27C2" w14:textId="0E35F7DC" w:rsidR="00F936BB" w:rsidDel="00D020F6" w:rsidRDefault="00F936BB" w:rsidP="00F936BB">
      <w:pPr>
        <w:pStyle w:val="a8"/>
        <w:rPr>
          <w:del w:id="97" w:author="Vasy Medov" w:date="2026-03-19T00:11:00Z"/>
        </w:rPr>
      </w:pPr>
    </w:p>
    <w:p w14:paraId="2B41765D" w14:textId="477258E9" w:rsidR="008036B1" w:rsidDel="00D020F6" w:rsidRDefault="008036B1" w:rsidP="00F936BB">
      <w:pPr>
        <w:pStyle w:val="a8"/>
        <w:rPr>
          <w:del w:id="98" w:author="Vasy Medov" w:date="2026-03-19T00:11:00Z"/>
        </w:rPr>
      </w:pPr>
    </w:p>
    <w:p w14:paraId="420B78DE" w14:textId="77777777" w:rsidR="008036B1" w:rsidRDefault="008036B1" w:rsidP="00F936BB">
      <w:pPr>
        <w:pStyle w:val="a8"/>
      </w:pPr>
    </w:p>
    <w:p w14:paraId="675C9A36" w14:textId="77777777" w:rsidR="00EB4B8C" w:rsidRDefault="00EB4B8C" w:rsidP="00F936BB">
      <w:pPr>
        <w:pStyle w:val="a8"/>
      </w:pPr>
    </w:p>
    <w:p w14:paraId="7607FE96" w14:textId="77777777" w:rsidR="00F936BB" w:rsidRDefault="00F936BB" w:rsidP="00F936BB">
      <w:pPr>
        <w:pStyle w:val="a8"/>
      </w:pPr>
    </w:p>
    <w:p w14:paraId="2BBEBAC7" w14:textId="77777777" w:rsidR="00F936BB" w:rsidRDefault="00F936BB" w:rsidP="00F936BB">
      <w:pPr>
        <w:pStyle w:val="a8"/>
      </w:pPr>
    </w:p>
    <w:p w14:paraId="4F10288D" w14:textId="18FAEDD8" w:rsidR="00F936BB" w:rsidRPr="00E23456" w:rsidRDefault="00E23456" w:rsidP="00997FAD">
      <w:pPr>
        <w:pStyle w:val="10"/>
      </w:pPr>
      <w:bookmarkStart w:id="99" w:name="_Toc224771485"/>
      <w:r>
        <w:lastRenderedPageBreak/>
        <w:t>Цель</w:t>
      </w:r>
      <w:bookmarkEnd w:id="99"/>
    </w:p>
    <w:p w14:paraId="2FCFE577" w14:textId="1967C66F" w:rsidR="00C40EFB" w:rsidRPr="00C40EFB" w:rsidRDefault="008F46F1" w:rsidP="00E23456">
      <w:r>
        <w:t>Н</w:t>
      </w:r>
      <w:r w:rsidRPr="008F46F1">
        <w:t>айти приближенное значение определенного интеграла с требуемой точностью различными численными методами</w:t>
      </w:r>
      <w:r w:rsidR="00C40EFB" w:rsidRPr="00C40EFB">
        <w:t>, выполнить программную реализацию методов</w:t>
      </w:r>
      <w:r w:rsidR="00C40EFB">
        <w:t xml:space="preserve"> на языке </w:t>
      </w:r>
      <w:r w:rsidR="00C40EFB">
        <w:rPr>
          <w:lang w:val="en-US"/>
        </w:rPr>
        <w:t>Python</w:t>
      </w:r>
      <w:r w:rsidR="00C40EFB" w:rsidRPr="00C40EFB">
        <w:t>.</w:t>
      </w:r>
    </w:p>
    <w:p w14:paraId="0EC01A00" w14:textId="7FCD7323" w:rsidR="00F570EC" w:rsidRPr="00C40EFB" w:rsidRDefault="00C40EFB" w:rsidP="00E23456">
      <w:pPr>
        <w:pStyle w:val="10"/>
      </w:pPr>
      <w:bookmarkStart w:id="100" w:name="_Toc224771486"/>
      <w:r>
        <w:t>Порядок выполнения работы</w:t>
      </w:r>
      <w:bookmarkEnd w:id="100"/>
    </w:p>
    <w:p w14:paraId="5EED3DE9" w14:textId="3D344706" w:rsidR="003E780F" w:rsidRDefault="008F46F1" w:rsidP="003E780F">
      <w:pPr>
        <w:pStyle w:val="ad"/>
        <w:numPr>
          <w:ilvl w:val="0"/>
          <w:numId w:val="16"/>
        </w:numPr>
      </w:pPr>
      <w:r>
        <w:t xml:space="preserve">Программная </w:t>
      </w:r>
      <w:r w:rsidR="003E780F">
        <w:t>реализация задачи</w:t>
      </w:r>
    </w:p>
    <w:p w14:paraId="306841BE" w14:textId="0592C40A" w:rsidR="008F46F1" w:rsidRDefault="008F46F1" w:rsidP="00E07DDA">
      <w:pPr>
        <w:pStyle w:val="ad"/>
        <w:numPr>
          <w:ilvl w:val="1"/>
          <w:numId w:val="16"/>
        </w:numPr>
      </w:pPr>
      <w:r>
        <w:t xml:space="preserve"> Блок-схемы численных методов</w:t>
      </w:r>
    </w:p>
    <w:p w14:paraId="2545B02A" w14:textId="149CCF26" w:rsidR="003E780F" w:rsidRDefault="008F46F1" w:rsidP="00E07DDA">
      <w:pPr>
        <w:pStyle w:val="ad"/>
        <w:numPr>
          <w:ilvl w:val="1"/>
          <w:numId w:val="17"/>
        </w:numPr>
      </w:pPr>
      <w:r>
        <w:t xml:space="preserve"> Реализация численных методов и функций</w:t>
      </w:r>
    </w:p>
    <w:p w14:paraId="547AB5CB" w14:textId="11C407AD" w:rsidR="003E780F" w:rsidRDefault="008F46F1" w:rsidP="003E780F">
      <w:pPr>
        <w:pStyle w:val="ad"/>
        <w:numPr>
          <w:ilvl w:val="0"/>
          <w:numId w:val="17"/>
        </w:numPr>
      </w:pPr>
      <w:r>
        <w:t>Вычислительная</w:t>
      </w:r>
      <w:r w:rsidR="003E780F">
        <w:t xml:space="preserve"> реализация задачи</w:t>
      </w:r>
    </w:p>
    <w:p w14:paraId="2FB753FF" w14:textId="0C57AE2B" w:rsidR="003E780F" w:rsidRDefault="003E780F" w:rsidP="003E780F">
      <w:pPr>
        <w:pStyle w:val="ad"/>
        <w:numPr>
          <w:ilvl w:val="1"/>
          <w:numId w:val="17"/>
        </w:numPr>
      </w:pPr>
      <w:r>
        <w:t xml:space="preserve"> </w:t>
      </w:r>
      <w:r w:rsidR="008F46F1">
        <w:t>Точное вычисление интеграла</w:t>
      </w:r>
    </w:p>
    <w:p w14:paraId="398F90CA" w14:textId="35468191" w:rsidR="008F46F1" w:rsidRDefault="008F46F1" w:rsidP="003E780F">
      <w:pPr>
        <w:pStyle w:val="ad"/>
        <w:numPr>
          <w:ilvl w:val="1"/>
          <w:numId w:val="17"/>
        </w:numPr>
      </w:pPr>
      <w:r>
        <w:t xml:space="preserve"> Вычисление по формуле Ньютона-</w:t>
      </w:r>
      <w:proofErr w:type="spellStart"/>
      <w:r>
        <w:t>Котеса</w:t>
      </w:r>
      <w:proofErr w:type="spellEnd"/>
    </w:p>
    <w:p w14:paraId="6C9F43BF" w14:textId="000DF394" w:rsidR="008F46F1" w:rsidRDefault="008F46F1" w:rsidP="003E780F">
      <w:pPr>
        <w:pStyle w:val="ad"/>
        <w:numPr>
          <w:ilvl w:val="1"/>
          <w:numId w:val="17"/>
        </w:numPr>
      </w:pPr>
      <w:r>
        <w:t xml:space="preserve"> Вычисление по формуле средних прямоугольников</w:t>
      </w:r>
    </w:p>
    <w:p w14:paraId="4B61DEF3" w14:textId="11E3E7B9" w:rsidR="008F46F1" w:rsidRDefault="008F46F1" w:rsidP="003E780F">
      <w:pPr>
        <w:pStyle w:val="ad"/>
        <w:numPr>
          <w:ilvl w:val="1"/>
          <w:numId w:val="17"/>
        </w:numPr>
      </w:pPr>
      <w:r>
        <w:t xml:space="preserve"> Вычисление по формуле трапеции</w:t>
      </w:r>
    </w:p>
    <w:p w14:paraId="6A79C391" w14:textId="65806C1B" w:rsidR="008F46F1" w:rsidRDefault="008F46F1" w:rsidP="003E780F">
      <w:pPr>
        <w:pStyle w:val="ad"/>
        <w:numPr>
          <w:ilvl w:val="1"/>
          <w:numId w:val="17"/>
        </w:numPr>
      </w:pPr>
      <w:r>
        <w:t xml:space="preserve"> Вычисление по формуле Симпсона</w:t>
      </w:r>
    </w:p>
    <w:p w14:paraId="5069615C" w14:textId="68A3BE8A" w:rsidR="008F46F1" w:rsidRDefault="008F46F1" w:rsidP="003E780F">
      <w:pPr>
        <w:pStyle w:val="ad"/>
        <w:numPr>
          <w:ilvl w:val="1"/>
          <w:numId w:val="17"/>
        </w:numPr>
      </w:pPr>
      <w:r>
        <w:t xml:space="preserve"> Сравнение полученных результатов</w:t>
      </w:r>
    </w:p>
    <w:p w14:paraId="06E45072" w14:textId="77777777" w:rsidR="00FD6783" w:rsidRDefault="00FD6783" w:rsidP="00FD6783">
      <w:pPr>
        <w:pStyle w:val="ad"/>
        <w:ind w:left="792" w:firstLine="0"/>
        <w:rPr>
          <w:ins w:id="101" w:author="Vasy Medov" w:date="2026-03-19T00:11:00Z"/>
          <w:lang w:val="en-US"/>
        </w:rPr>
      </w:pPr>
    </w:p>
    <w:p w14:paraId="3AD5FEAB" w14:textId="77777777" w:rsidR="00D020F6" w:rsidRDefault="00D020F6" w:rsidP="00FD6783">
      <w:pPr>
        <w:pStyle w:val="ad"/>
        <w:ind w:left="792" w:firstLine="0"/>
        <w:rPr>
          <w:ins w:id="102" w:author="Vasy Medov" w:date="2026-03-19T00:11:00Z"/>
          <w:lang w:val="en-US"/>
        </w:rPr>
      </w:pPr>
    </w:p>
    <w:p w14:paraId="3D593A40" w14:textId="77777777" w:rsidR="00D020F6" w:rsidRDefault="00D020F6" w:rsidP="00FD6783">
      <w:pPr>
        <w:pStyle w:val="ad"/>
        <w:ind w:left="792" w:firstLine="0"/>
        <w:rPr>
          <w:ins w:id="103" w:author="Vasy Medov" w:date="2026-03-19T00:11:00Z"/>
          <w:lang w:val="en-US"/>
        </w:rPr>
      </w:pPr>
    </w:p>
    <w:p w14:paraId="78F0F272" w14:textId="464D5A4F" w:rsidR="00D020F6" w:rsidRPr="00D020F6" w:rsidRDefault="00D020F6" w:rsidP="00D020F6">
      <w:pPr>
        <w:spacing w:line="259" w:lineRule="auto"/>
        <w:ind w:firstLine="0"/>
        <w:jc w:val="left"/>
        <w:rPr>
          <w:lang w:val="en-US"/>
          <w:rPrChange w:id="104" w:author="Vasy Medov" w:date="2026-03-19T00:11:00Z">
            <w:rPr/>
          </w:rPrChange>
        </w:rPr>
        <w:pPrChange w:id="105" w:author="Vasy Medov" w:date="2026-03-19T00:11:00Z">
          <w:pPr>
            <w:pStyle w:val="ad"/>
            <w:ind w:left="792" w:firstLine="0"/>
          </w:pPr>
        </w:pPrChange>
      </w:pPr>
      <w:ins w:id="106" w:author="Vasy Medov" w:date="2026-03-19T00:11:00Z">
        <w:r>
          <w:rPr>
            <w:lang w:val="en-US"/>
          </w:rPr>
          <w:br w:type="page"/>
        </w:r>
      </w:ins>
    </w:p>
    <w:p w14:paraId="0B7CAF24" w14:textId="2CF916A8" w:rsidR="00DC5A16" w:rsidRDefault="00994599" w:rsidP="00DC5A16">
      <w:pPr>
        <w:pStyle w:val="10"/>
      </w:pPr>
      <w:bookmarkStart w:id="107" w:name="_Toc224771487"/>
      <w:r>
        <w:lastRenderedPageBreak/>
        <w:t>Блок</w:t>
      </w:r>
      <w:r w:rsidR="00FD6783">
        <w:t>-</w:t>
      </w:r>
      <w:r>
        <w:t>схемы численных методов</w:t>
      </w:r>
      <w:bookmarkEnd w:id="107"/>
    </w:p>
    <w:p w14:paraId="41FE7694" w14:textId="69B19455" w:rsidR="00994599" w:rsidRDefault="00655A25" w:rsidP="00655A25">
      <w:pPr>
        <w:pStyle w:val="2"/>
      </w:pPr>
      <w:bookmarkStart w:id="108" w:name="_Toc224771488"/>
      <w:r>
        <w:t>Метод</w:t>
      </w:r>
      <w:r w:rsidR="008F46F1">
        <w:t>ы прямоугольников</w:t>
      </w:r>
      <w:bookmarkEnd w:id="108"/>
    </w:p>
    <w:p w14:paraId="739FCF81" w14:textId="1A8778EB" w:rsidR="00325DC5" w:rsidRPr="00D020F6" w:rsidRDefault="00D020F6" w:rsidP="00D020F6">
      <w:pPr>
        <w:ind w:firstLine="0"/>
        <w:jc w:val="center"/>
        <w:rPr>
          <w:lang w:val="en-US"/>
          <w:rPrChange w:id="109" w:author="Vasy Medov" w:date="2026-03-19T00:11:00Z">
            <w:rPr/>
          </w:rPrChange>
        </w:rPr>
        <w:pPrChange w:id="110" w:author="Vasy Medov" w:date="2026-03-19T00:11:00Z">
          <w:pPr>
            <w:ind w:firstLine="0"/>
          </w:pPr>
        </w:pPrChange>
      </w:pPr>
      <w:ins w:id="111" w:author="Vasy Medov" w:date="2026-03-19T00:14:00Z">
        <w:r>
          <w:rPr>
            <w:noProof/>
          </w:rPr>
          <w:drawing>
            <wp:inline distT="0" distB="0" distL="0" distR="0" wp14:anchorId="24F5ED1F" wp14:editId="76F55744">
              <wp:extent cx="4420926" cy="3546475"/>
              <wp:effectExtent l="0" t="0" r="0" b="0"/>
              <wp:docPr id="9" name="Рисунок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r="25468"/>
                      <a:stretch/>
                    </pic:blipFill>
                    <pic:spPr bwMode="auto">
                      <a:xfrm>
                        <a:off x="0" y="0"/>
                        <a:ext cx="4420926" cy="3546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  <w:del w:id="112" w:author="Vasy Medov" w:date="2026-03-19T00:11:00Z">
        <w:r w:rsidR="008F46F1" w:rsidDel="00D020F6">
          <w:delText>ф</w:delText>
        </w:r>
      </w:del>
    </w:p>
    <w:p w14:paraId="5677BACE" w14:textId="205D1092" w:rsidR="00325DC5" w:rsidRDefault="00942AD2" w:rsidP="00942AD2">
      <w:pPr>
        <w:pStyle w:val="2"/>
      </w:pPr>
      <w:bookmarkStart w:id="113" w:name="_Toc224771489"/>
      <w:r>
        <w:t xml:space="preserve">Метод </w:t>
      </w:r>
      <w:r w:rsidR="008F46F1">
        <w:t>трапеций</w:t>
      </w:r>
      <w:bookmarkEnd w:id="113"/>
    </w:p>
    <w:p w14:paraId="49C399D4" w14:textId="0D4A79F2" w:rsidR="008B2358" w:rsidRPr="008F46F1" w:rsidRDefault="008F46F1" w:rsidP="00596583">
      <w:pPr>
        <w:ind w:firstLine="0"/>
        <w:jc w:val="center"/>
        <w:pPrChange w:id="114" w:author="Vasy Medov" w:date="2026-03-19T00:24:00Z">
          <w:pPr>
            <w:ind w:firstLine="0"/>
          </w:pPr>
        </w:pPrChange>
      </w:pPr>
      <w:del w:id="115" w:author="Vasy Medov" w:date="2026-03-19T00:23:00Z">
        <w:r w:rsidDel="00596583">
          <w:delText>ф</w:delText>
        </w:r>
      </w:del>
      <w:ins w:id="116" w:author="Vasy Medov" w:date="2026-03-19T00:23:00Z">
        <w:r w:rsidR="00596583">
          <w:rPr>
            <w:noProof/>
          </w:rPr>
          <w:drawing>
            <wp:inline distT="0" distB="0" distL="0" distR="0" wp14:anchorId="5D0B7573" wp14:editId="48560470">
              <wp:extent cx="1633551" cy="3792772"/>
              <wp:effectExtent l="0" t="0" r="0" b="0"/>
              <wp:docPr id="10" name="Рисунок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52877" r="26772"/>
                      <a:stretch/>
                    </pic:blipFill>
                    <pic:spPr bwMode="auto">
                      <a:xfrm>
                        <a:off x="0" y="0"/>
                        <a:ext cx="1642473" cy="38134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5AE5459E" w14:textId="63AA58ED" w:rsidR="00655A25" w:rsidRPr="00E07DDA" w:rsidRDefault="00655A25" w:rsidP="00655A25">
      <w:pPr>
        <w:pStyle w:val="2"/>
      </w:pPr>
      <w:bookmarkStart w:id="117" w:name="_Toc224771490"/>
      <w:r>
        <w:lastRenderedPageBreak/>
        <w:t xml:space="preserve">Метод </w:t>
      </w:r>
      <w:r w:rsidR="008F46F1">
        <w:t>Симпсона</w:t>
      </w:r>
      <w:bookmarkEnd w:id="117"/>
    </w:p>
    <w:p w14:paraId="4128E8C8" w14:textId="117DD9C9" w:rsidR="008B2358" w:rsidRPr="00596583" w:rsidRDefault="00596583" w:rsidP="00596583">
      <w:pPr>
        <w:ind w:firstLine="0"/>
        <w:jc w:val="center"/>
        <w:rPr>
          <w:lang w:val="en-US"/>
          <w:rPrChange w:id="118" w:author="Vasy Medov" w:date="2026-03-19T00:24:00Z">
            <w:rPr/>
          </w:rPrChange>
        </w:rPr>
        <w:pPrChange w:id="119" w:author="Vasy Medov" w:date="2026-03-19T00:24:00Z">
          <w:pPr>
            <w:ind w:firstLine="0"/>
          </w:pPr>
        </w:pPrChange>
      </w:pPr>
      <w:ins w:id="120" w:author="Vasy Medov" w:date="2026-03-19T00:24:00Z">
        <w:r>
          <w:rPr>
            <w:noProof/>
            <w:lang w:val="en-US"/>
          </w:rPr>
          <w:drawing>
            <wp:inline distT="0" distB="0" distL="0" distR="0" wp14:anchorId="649F6520" wp14:editId="19C1F9F5">
              <wp:extent cx="2915728" cy="4936158"/>
              <wp:effectExtent l="0" t="0" r="0" b="0"/>
              <wp:docPr id="11" name="Рисунок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5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72096"/>
                      <a:stretch/>
                    </pic:blipFill>
                    <pic:spPr bwMode="auto">
                      <a:xfrm>
                        <a:off x="0" y="0"/>
                        <a:ext cx="2921516" cy="494595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  <w:del w:id="121" w:author="Vasy Medov" w:date="2026-03-19T00:24:00Z">
        <w:r w:rsidR="008F46F1" w:rsidDel="00596583">
          <w:delText>ф</w:delText>
        </w:r>
      </w:del>
    </w:p>
    <w:p w14:paraId="18A0F9E3" w14:textId="5A63271D" w:rsidR="008B2358" w:rsidRPr="006965A3" w:rsidRDefault="008B2358" w:rsidP="00E07DDA">
      <w:pPr>
        <w:spacing w:line="259" w:lineRule="auto"/>
        <w:ind w:firstLine="0"/>
        <w:jc w:val="left"/>
      </w:pPr>
      <w:r>
        <w:br w:type="page"/>
      </w:r>
    </w:p>
    <w:p w14:paraId="6B79044C" w14:textId="6C481802" w:rsidR="00994599" w:rsidRPr="00E07DDA" w:rsidRDefault="00994599" w:rsidP="00994599">
      <w:pPr>
        <w:pStyle w:val="10"/>
      </w:pPr>
      <w:bookmarkStart w:id="122" w:name="_Toc224771491"/>
      <w:r>
        <w:lastRenderedPageBreak/>
        <w:t>Исходный код вычислительных методов</w:t>
      </w:r>
      <w:bookmarkEnd w:id="1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71C7F" w:rsidRPr="00E07DDA" w14:paraId="62CEBA0F" w14:textId="77777777" w:rsidTr="00571C7F">
        <w:tc>
          <w:tcPr>
            <w:tcW w:w="9344" w:type="dxa"/>
          </w:tcPr>
          <w:p w14:paraId="6334C1FF" w14:textId="77777777" w:rsidR="00571C7F" w:rsidRPr="00E07DDA" w:rsidRDefault="00571C7F" w:rsidP="00571C7F">
            <w:pPr>
              <w:pStyle w:val="af2"/>
            </w:pPr>
          </w:p>
          <w:p w14:paraId="6EEB38A9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 xml:space="preserve">def </w:t>
            </w:r>
            <w:proofErr w:type="spellStart"/>
            <w:r w:rsidRPr="008C342D">
              <w:rPr>
                <w:i/>
                <w:iCs/>
              </w:rPr>
              <w:t>left_rectangles</w:t>
            </w:r>
            <w:proofErr w:type="spellEnd"/>
            <w:r w:rsidRPr="008C342D">
              <w:rPr>
                <w:i/>
                <w:iCs/>
              </w:rPr>
              <w:t>(fun, a, b, n):</w:t>
            </w:r>
          </w:p>
          <w:p w14:paraId="50E9A215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>    h = (b - a) / n</w:t>
            </w:r>
          </w:p>
          <w:p w14:paraId="2DFBE5C2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 xml:space="preserve">    result = sum(fun(a + </w:t>
            </w:r>
            <w:proofErr w:type="spellStart"/>
            <w:r w:rsidRPr="008C342D">
              <w:rPr>
                <w:i/>
                <w:iCs/>
              </w:rPr>
              <w:t>i</w:t>
            </w:r>
            <w:proofErr w:type="spellEnd"/>
            <w:r w:rsidRPr="008C342D">
              <w:rPr>
                <w:i/>
                <w:iCs/>
              </w:rPr>
              <w:t xml:space="preserve"> * h) for </w:t>
            </w:r>
            <w:proofErr w:type="spellStart"/>
            <w:r w:rsidRPr="008C342D">
              <w:rPr>
                <w:i/>
                <w:iCs/>
              </w:rPr>
              <w:t>i</w:t>
            </w:r>
            <w:proofErr w:type="spellEnd"/>
            <w:r w:rsidRPr="008C342D">
              <w:rPr>
                <w:i/>
                <w:iCs/>
              </w:rPr>
              <w:t xml:space="preserve"> in </w:t>
            </w:r>
            <w:r w:rsidRPr="008C342D">
              <w:rPr>
                <w:i/>
                <w:iCs/>
                <w:u w:val="single"/>
              </w:rPr>
              <w:t>range</w:t>
            </w:r>
            <w:r w:rsidRPr="008C342D">
              <w:rPr>
                <w:i/>
                <w:iCs/>
              </w:rPr>
              <w:t>(n))</w:t>
            </w:r>
          </w:p>
          <w:p w14:paraId="33AA0D0F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>    return result * h</w:t>
            </w:r>
          </w:p>
          <w:p w14:paraId="1DC3BA2A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</w:p>
          <w:p w14:paraId="78C99C32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 xml:space="preserve">def </w:t>
            </w:r>
            <w:proofErr w:type="spellStart"/>
            <w:r w:rsidRPr="008C342D">
              <w:rPr>
                <w:i/>
                <w:iCs/>
              </w:rPr>
              <w:t>right_rectangles</w:t>
            </w:r>
            <w:proofErr w:type="spellEnd"/>
            <w:r w:rsidRPr="008C342D">
              <w:rPr>
                <w:i/>
                <w:iCs/>
              </w:rPr>
              <w:t>(fun, a, b, n):</w:t>
            </w:r>
          </w:p>
          <w:p w14:paraId="697A1A2E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>    h = (b - a) / n</w:t>
            </w:r>
          </w:p>
          <w:p w14:paraId="0C4B45D5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>    result = sum(fun(a + (</w:t>
            </w:r>
            <w:proofErr w:type="spellStart"/>
            <w:r w:rsidRPr="008C342D">
              <w:rPr>
                <w:i/>
                <w:iCs/>
              </w:rPr>
              <w:t>i</w:t>
            </w:r>
            <w:proofErr w:type="spellEnd"/>
            <w:r w:rsidRPr="008C342D">
              <w:rPr>
                <w:i/>
                <w:iCs/>
              </w:rPr>
              <w:t xml:space="preserve"> + 1) * h) for </w:t>
            </w:r>
            <w:proofErr w:type="spellStart"/>
            <w:r w:rsidRPr="008C342D">
              <w:rPr>
                <w:i/>
                <w:iCs/>
              </w:rPr>
              <w:t>i</w:t>
            </w:r>
            <w:proofErr w:type="spellEnd"/>
            <w:r w:rsidRPr="008C342D">
              <w:rPr>
                <w:i/>
                <w:iCs/>
              </w:rPr>
              <w:t xml:space="preserve"> in </w:t>
            </w:r>
            <w:r w:rsidRPr="008C342D">
              <w:rPr>
                <w:i/>
                <w:iCs/>
                <w:u w:val="single"/>
              </w:rPr>
              <w:t>range</w:t>
            </w:r>
            <w:r w:rsidRPr="008C342D">
              <w:rPr>
                <w:i/>
                <w:iCs/>
              </w:rPr>
              <w:t>(n))</w:t>
            </w:r>
          </w:p>
          <w:p w14:paraId="3EC2BE2B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>    return result * h</w:t>
            </w:r>
          </w:p>
          <w:p w14:paraId="50063D87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</w:p>
          <w:p w14:paraId="1A734FF1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 xml:space="preserve">def </w:t>
            </w:r>
            <w:proofErr w:type="spellStart"/>
            <w:r w:rsidRPr="008C342D">
              <w:rPr>
                <w:i/>
                <w:iCs/>
              </w:rPr>
              <w:t>center_rectangles</w:t>
            </w:r>
            <w:proofErr w:type="spellEnd"/>
            <w:r w:rsidRPr="008C342D">
              <w:rPr>
                <w:i/>
                <w:iCs/>
              </w:rPr>
              <w:t>(fun, a, b, n):</w:t>
            </w:r>
          </w:p>
          <w:p w14:paraId="54CE999B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>    h = (b - a) / n</w:t>
            </w:r>
          </w:p>
          <w:p w14:paraId="14E7ACF9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 xml:space="preserve">    result = sum(fun(a + h / 2 + </w:t>
            </w:r>
            <w:proofErr w:type="spellStart"/>
            <w:r w:rsidRPr="008C342D">
              <w:rPr>
                <w:i/>
                <w:iCs/>
              </w:rPr>
              <w:t>i</w:t>
            </w:r>
            <w:proofErr w:type="spellEnd"/>
            <w:r w:rsidRPr="008C342D">
              <w:rPr>
                <w:i/>
                <w:iCs/>
              </w:rPr>
              <w:t xml:space="preserve"> * h) for </w:t>
            </w:r>
            <w:proofErr w:type="spellStart"/>
            <w:r w:rsidRPr="008C342D">
              <w:rPr>
                <w:i/>
                <w:iCs/>
              </w:rPr>
              <w:t>i</w:t>
            </w:r>
            <w:proofErr w:type="spellEnd"/>
            <w:r w:rsidRPr="008C342D">
              <w:rPr>
                <w:i/>
                <w:iCs/>
              </w:rPr>
              <w:t xml:space="preserve"> in </w:t>
            </w:r>
            <w:r w:rsidRPr="008C342D">
              <w:rPr>
                <w:i/>
                <w:iCs/>
                <w:u w:val="single"/>
              </w:rPr>
              <w:t>range</w:t>
            </w:r>
            <w:r w:rsidRPr="008C342D">
              <w:rPr>
                <w:i/>
                <w:iCs/>
              </w:rPr>
              <w:t>(n))</w:t>
            </w:r>
          </w:p>
          <w:p w14:paraId="16E381E2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>    return result * h</w:t>
            </w:r>
          </w:p>
          <w:p w14:paraId="30FA8223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</w:p>
          <w:p w14:paraId="155F33B0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>def trapezoid(fun, a, b, n):</w:t>
            </w:r>
          </w:p>
          <w:p w14:paraId="004E988B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>    h = (b - a) / n</w:t>
            </w:r>
          </w:p>
          <w:p w14:paraId="623EC969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>    result = (fun(a) + fun(b)) / 2</w:t>
            </w:r>
          </w:p>
          <w:p w14:paraId="1DC1B4D6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 xml:space="preserve">    for </w:t>
            </w:r>
            <w:proofErr w:type="spellStart"/>
            <w:r w:rsidRPr="008C342D">
              <w:rPr>
                <w:i/>
                <w:iCs/>
              </w:rPr>
              <w:t>i</w:t>
            </w:r>
            <w:proofErr w:type="spellEnd"/>
            <w:r w:rsidRPr="008C342D">
              <w:rPr>
                <w:i/>
                <w:iCs/>
              </w:rPr>
              <w:t xml:space="preserve"> in </w:t>
            </w:r>
            <w:r w:rsidRPr="008C342D">
              <w:rPr>
                <w:i/>
                <w:iCs/>
                <w:u w:val="single"/>
              </w:rPr>
              <w:t>range</w:t>
            </w:r>
            <w:r w:rsidRPr="008C342D">
              <w:rPr>
                <w:i/>
                <w:iCs/>
              </w:rPr>
              <w:t>(1, n):</w:t>
            </w:r>
          </w:p>
          <w:p w14:paraId="2B4348FD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 xml:space="preserve">        result += fun(a + h * </w:t>
            </w:r>
            <w:proofErr w:type="spellStart"/>
            <w:r w:rsidRPr="008C342D">
              <w:rPr>
                <w:i/>
                <w:iCs/>
              </w:rPr>
              <w:t>i</w:t>
            </w:r>
            <w:proofErr w:type="spellEnd"/>
            <w:r w:rsidRPr="008C342D">
              <w:rPr>
                <w:i/>
                <w:iCs/>
              </w:rPr>
              <w:t>)</w:t>
            </w:r>
          </w:p>
          <w:p w14:paraId="4F53E42E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>    return result * h</w:t>
            </w:r>
          </w:p>
          <w:p w14:paraId="6065A37B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</w:p>
          <w:p w14:paraId="363D9FAB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 xml:space="preserve">def </w:t>
            </w:r>
            <w:proofErr w:type="spellStart"/>
            <w:r w:rsidRPr="008C342D">
              <w:rPr>
                <w:i/>
                <w:iCs/>
              </w:rPr>
              <w:t>simpson</w:t>
            </w:r>
            <w:proofErr w:type="spellEnd"/>
            <w:r w:rsidRPr="008C342D">
              <w:rPr>
                <w:i/>
                <w:iCs/>
              </w:rPr>
              <w:t>(fun, a, b, n):</w:t>
            </w:r>
          </w:p>
          <w:p w14:paraId="752331DE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>    if n % 2 != 0: n += 1                </w:t>
            </w:r>
          </w:p>
          <w:p w14:paraId="623D0E2D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>    h = (b-a) / n</w:t>
            </w:r>
          </w:p>
          <w:p w14:paraId="5B55D05A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>    result = fun(a) + fun(b)</w:t>
            </w:r>
          </w:p>
          <w:p w14:paraId="0626FE24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 xml:space="preserve">    for </w:t>
            </w:r>
            <w:proofErr w:type="spellStart"/>
            <w:r w:rsidRPr="008C342D">
              <w:rPr>
                <w:i/>
                <w:iCs/>
              </w:rPr>
              <w:t>i</w:t>
            </w:r>
            <w:proofErr w:type="spellEnd"/>
            <w:r w:rsidRPr="008C342D">
              <w:rPr>
                <w:i/>
                <w:iCs/>
              </w:rPr>
              <w:t xml:space="preserve"> in </w:t>
            </w:r>
            <w:r w:rsidRPr="008C342D">
              <w:rPr>
                <w:i/>
                <w:iCs/>
                <w:u w:val="single"/>
              </w:rPr>
              <w:t>range</w:t>
            </w:r>
            <w:r w:rsidRPr="008C342D">
              <w:rPr>
                <w:i/>
                <w:iCs/>
              </w:rPr>
              <w:t>(1, n):</w:t>
            </w:r>
          </w:p>
          <w:p w14:paraId="20F05EB5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 xml:space="preserve">        </w:t>
            </w:r>
            <w:proofErr w:type="spellStart"/>
            <w:r w:rsidRPr="008C342D">
              <w:rPr>
                <w:i/>
                <w:iCs/>
              </w:rPr>
              <w:t>y_i</w:t>
            </w:r>
            <w:proofErr w:type="spellEnd"/>
            <w:r w:rsidRPr="008C342D">
              <w:rPr>
                <w:i/>
                <w:iCs/>
              </w:rPr>
              <w:t xml:space="preserve"> = fun(</w:t>
            </w:r>
            <w:proofErr w:type="spellStart"/>
            <w:r w:rsidRPr="008C342D">
              <w:rPr>
                <w:i/>
                <w:iCs/>
              </w:rPr>
              <w:t>a+h</w:t>
            </w:r>
            <w:proofErr w:type="spellEnd"/>
            <w:r w:rsidRPr="008C342D">
              <w:rPr>
                <w:i/>
                <w:iCs/>
              </w:rPr>
              <w:t>*</w:t>
            </w:r>
            <w:proofErr w:type="spellStart"/>
            <w:r w:rsidRPr="008C342D">
              <w:rPr>
                <w:i/>
                <w:iCs/>
              </w:rPr>
              <w:t>i</w:t>
            </w:r>
            <w:proofErr w:type="spellEnd"/>
            <w:r w:rsidRPr="008C342D">
              <w:rPr>
                <w:i/>
                <w:iCs/>
              </w:rPr>
              <w:t>)</w:t>
            </w:r>
          </w:p>
          <w:p w14:paraId="406DFF00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>        if i%2==0:</w:t>
            </w:r>
          </w:p>
          <w:p w14:paraId="56DC7425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 xml:space="preserve">            result += 2 * </w:t>
            </w:r>
            <w:proofErr w:type="spellStart"/>
            <w:r w:rsidRPr="008C342D">
              <w:rPr>
                <w:i/>
                <w:iCs/>
              </w:rPr>
              <w:t>y_i</w:t>
            </w:r>
            <w:proofErr w:type="spellEnd"/>
            <w:r w:rsidRPr="008C342D">
              <w:rPr>
                <w:i/>
                <w:iCs/>
              </w:rPr>
              <w:t xml:space="preserve">          </w:t>
            </w:r>
          </w:p>
          <w:p w14:paraId="6260A4C7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>        else:</w:t>
            </w:r>
          </w:p>
          <w:p w14:paraId="309E515E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  <w:r w:rsidRPr="008C342D">
              <w:rPr>
                <w:i/>
                <w:iCs/>
              </w:rPr>
              <w:t xml:space="preserve">            result += 4 * </w:t>
            </w:r>
            <w:proofErr w:type="spellStart"/>
            <w:r w:rsidRPr="008C342D">
              <w:rPr>
                <w:i/>
                <w:iCs/>
              </w:rPr>
              <w:t>y_i</w:t>
            </w:r>
            <w:proofErr w:type="spellEnd"/>
          </w:p>
          <w:p w14:paraId="44A44C47" w14:textId="77777777" w:rsidR="008C342D" w:rsidRPr="008C342D" w:rsidRDefault="008C342D" w:rsidP="008C342D">
            <w:pPr>
              <w:pStyle w:val="af2"/>
              <w:rPr>
                <w:i/>
                <w:iCs/>
              </w:rPr>
            </w:pPr>
          </w:p>
          <w:p w14:paraId="6E0F246B" w14:textId="77777777" w:rsidR="008C342D" w:rsidRPr="008C342D" w:rsidRDefault="008C342D" w:rsidP="008C342D">
            <w:pPr>
              <w:pStyle w:val="af2"/>
              <w:rPr>
                <w:i/>
                <w:iCs/>
                <w:lang w:val="ru-RU"/>
              </w:rPr>
            </w:pPr>
            <w:r w:rsidRPr="008C342D">
              <w:rPr>
                <w:i/>
                <w:iCs/>
              </w:rPr>
              <w:t xml:space="preserve">    </w:t>
            </w:r>
            <w:proofErr w:type="spellStart"/>
            <w:r w:rsidRPr="008C342D">
              <w:rPr>
                <w:i/>
                <w:iCs/>
                <w:lang w:val="ru-RU"/>
              </w:rPr>
              <w:t>return</w:t>
            </w:r>
            <w:proofErr w:type="spellEnd"/>
            <w:r w:rsidRPr="008C342D">
              <w:rPr>
                <w:i/>
                <w:iCs/>
                <w:lang w:val="ru-RU"/>
              </w:rPr>
              <w:t xml:space="preserve"> </w:t>
            </w:r>
            <w:proofErr w:type="spellStart"/>
            <w:r w:rsidRPr="008C342D">
              <w:rPr>
                <w:i/>
                <w:iCs/>
                <w:lang w:val="ru-RU"/>
              </w:rPr>
              <w:t>result</w:t>
            </w:r>
            <w:proofErr w:type="spellEnd"/>
            <w:r w:rsidRPr="008C342D">
              <w:rPr>
                <w:i/>
                <w:iCs/>
                <w:lang w:val="ru-RU"/>
              </w:rPr>
              <w:t xml:space="preserve"> * h / 3</w:t>
            </w:r>
          </w:p>
          <w:p w14:paraId="57AB5452" w14:textId="689289E5" w:rsidR="00571C7F" w:rsidRPr="00CB5B58" w:rsidRDefault="00571C7F" w:rsidP="00571C7F">
            <w:pPr>
              <w:pStyle w:val="af2"/>
            </w:pPr>
          </w:p>
        </w:tc>
      </w:tr>
    </w:tbl>
    <w:p w14:paraId="5ED1C593" w14:textId="77777777" w:rsidR="00571C7F" w:rsidRPr="00CB5B58" w:rsidRDefault="00571C7F" w:rsidP="00571C7F">
      <w:pPr>
        <w:pStyle w:val="af2"/>
      </w:pPr>
    </w:p>
    <w:p w14:paraId="0B859ED9" w14:textId="77777777" w:rsidR="00571C7F" w:rsidRPr="00CB5B58" w:rsidRDefault="00571C7F" w:rsidP="00E07DDA">
      <w:pPr>
        <w:pStyle w:val="af2"/>
      </w:pPr>
    </w:p>
    <w:p w14:paraId="0F4CB811" w14:textId="155F43DF" w:rsidR="00DD2049" w:rsidRDefault="00DC5A16" w:rsidP="008644A6">
      <w:r>
        <w:t xml:space="preserve">Код доступен по ссылке на удаленный репозиторий </w:t>
      </w:r>
      <w:r>
        <w:rPr>
          <w:lang w:val="en-US"/>
        </w:rPr>
        <w:t>GitHub</w:t>
      </w:r>
      <w:r>
        <w:t>:</w:t>
      </w:r>
    </w:p>
    <w:p w14:paraId="6A0D69E6" w14:textId="014B2141" w:rsidR="00B008BC" w:rsidRDefault="00CB5B58" w:rsidP="00571C7F">
      <w:hyperlink r:id="rId11" w:history="1">
        <w:r w:rsidRPr="00E07DDA">
          <w:rPr>
            <w:rStyle w:val="aa"/>
          </w:rPr>
          <w:t>Код программы</w:t>
        </w:r>
      </w:hyperlink>
    </w:p>
    <w:p w14:paraId="78BF9969" w14:textId="77777777" w:rsidR="00B008BC" w:rsidRPr="00994599" w:rsidRDefault="00B008BC" w:rsidP="00571C7F"/>
    <w:p w14:paraId="24FBB76B" w14:textId="17C73FE4" w:rsidR="00571C7F" w:rsidRDefault="00B008BC" w:rsidP="00E07DDA">
      <w:pPr>
        <w:pStyle w:val="10"/>
        <w:rPr>
          <w:ins w:id="123" w:author="Vasy Medov" w:date="2026-03-18T20:15:00Z"/>
          <w:lang w:val="en-US"/>
        </w:rPr>
      </w:pPr>
      <w:bookmarkStart w:id="124" w:name="_Toc224771492"/>
      <w:r>
        <w:t>Вычислительная реализация задачи</w:t>
      </w:r>
      <w:bookmarkEnd w:id="124"/>
    </w:p>
    <w:p w14:paraId="6AC106BB" w14:textId="0BB2677A" w:rsidR="00972243" w:rsidRPr="00972243" w:rsidRDefault="00972243" w:rsidP="00972243">
      <w:pPr>
        <w:rPr>
          <w:lang w:val="en-US"/>
          <w:rPrChange w:id="125" w:author="Vasy Medov" w:date="2026-03-18T20:15:00Z">
            <w:rPr/>
          </w:rPrChange>
        </w:rPr>
        <w:pPrChange w:id="126" w:author="Vasy Medov" w:date="2026-03-18T20:15:00Z">
          <w:pPr>
            <w:pStyle w:val="10"/>
          </w:pPr>
        </w:pPrChange>
      </w:pPr>
      <m:oMathPara>
        <m:oMath>
          <m:r>
            <w:ins w:id="127" w:author="Vasy Medov" w:date="2026-03-18T20:15:00Z">
              <w:rPr>
                <w:rFonts w:ascii="Cambria Math" w:hAnsi="Cambria Math"/>
              </w:rPr>
              <m:t>f</m:t>
            </w:ins>
          </m:r>
          <m:d>
            <m:dPr>
              <m:ctrlPr>
                <w:ins w:id="128" w:author="Vasy Medov" w:date="2026-03-18T20:15:00Z">
                  <w:rPr>
                    <w:rFonts w:ascii="Cambria Math" w:hAnsi="Cambria Math"/>
                    <w:i/>
                    <w:lang w:val="en-US"/>
                  </w:rPr>
                </w:ins>
              </m:ctrlPr>
            </m:dPr>
            <m:e>
              <m:acc>
                <m:accPr>
                  <m:chr m:val="̅"/>
                  <m:ctrlPr>
                    <w:ins w:id="129" w:author="Vasy Medov" w:date="2026-03-18T20:15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accPr>
                <m:e>
                  <m:sSub>
                    <m:sSubPr>
                      <m:ctrlPr>
                        <w:ins w:id="130" w:author="Vasy Medov" w:date="2026-03-18T20:15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sSubPr>
                    <m:e>
                      <m:r>
                        <w:ins w:id="131" w:author="Vasy Medov" w:date="2026-03-18T20:15:00Z">
                          <w:rPr>
                            <w:rFonts w:ascii="Cambria Math" w:hAnsi="Cambria Math"/>
                            <w:lang w:val="en-US"/>
                          </w:rPr>
                          <m:t>x</m:t>
                        </w:ins>
                      </m:r>
                    </m:e>
                    <m:sub>
                      <m:r>
                        <w:ins w:id="132" w:author="Vasy Medov" w:date="2026-03-18T20:15:00Z">
                          <w:rPr>
                            <w:rFonts w:ascii="Cambria Math" w:hAnsi="Cambria Math"/>
                            <w:lang w:val="en-US"/>
                          </w:rPr>
                          <m:t>i</m:t>
                        </w:ins>
                      </m:r>
                    </m:sub>
                  </m:sSub>
                </m:e>
              </m:acc>
            </m:e>
          </m:d>
          <m:r>
            <w:ins w:id="133" w:author="Vasy Medov" w:date="2026-03-18T20:15:00Z">
              <w:rPr>
                <w:rFonts w:ascii="Cambria Math" w:hAnsi="Cambria Math"/>
                <w:lang w:val="en-US"/>
              </w:rPr>
              <m:t>=3</m:t>
            </w:ins>
          </m:r>
          <m:sSubSup>
            <m:sSubSupPr>
              <m:ctrlPr>
                <w:ins w:id="134" w:author="Vasy Medov" w:date="2026-03-18T20:15:00Z">
                  <w:rPr>
                    <w:rFonts w:ascii="Cambria Math" w:hAnsi="Cambria Math"/>
                    <w:i/>
                    <w:lang w:val="en-US"/>
                  </w:rPr>
                </w:ins>
              </m:ctrlPr>
            </m:sSubSupPr>
            <m:e>
              <m:r>
                <w:ins w:id="135" w:author="Vasy Medov" w:date="2026-03-18T20:15:00Z">
                  <w:rPr>
                    <w:rFonts w:ascii="Cambria Math" w:hAnsi="Cambria Math"/>
                    <w:lang w:val="en-US"/>
                  </w:rPr>
                  <m:t>x</m:t>
                </w:ins>
              </m:r>
            </m:e>
            <m:sub>
              <m:r>
                <w:ins w:id="136" w:author="Vasy Medov" w:date="2026-03-18T20:15:00Z">
                  <w:rPr>
                    <w:rFonts w:ascii="Cambria Math" w:hAnsi="Cambria Math"/>
                    <w:lang w:val="en-US"/>
                  </w:rPr>
                  <m:t>i</m:t>
                </w:ins>
              </m:r>
            </m:sub>
            <m:sup>
              <m:r>
                <w:ins w:id="137" w:author="Vasy Medov" w:date="2026-03-18T20:15:00Z">
                  <w:rPr>
                    <w:rFonts w:ascii="Cambria Math" w:hAnsi="Cambria Math"/>
                    <w:lang w:val="en-US"/>
                  </w:rPr>
                  <m:t>3</m:t>
                </w:ins>
              </m:r>
            </m:sup>
          </m:sSubSup>
          <m:r>
            <w:ins w:id="138" w:author="Vasy Medov" w:date="2026-03-18T20:15:00Z">
              <w:rPr>
                <w:rFonts w:ascii="Cambria Math" w:hAnsi="Cambria Math"/>
                <w:lang w:val="en-US"/>
              </w:rPr>
              <m:t>+5</m:t>
            </w:ins>
          </m:r>
          <m:sSubSup>
            <m:sSubSupPr>
              <m:ctrlPr>
                <w:ins w:id="139" w:author="Vasy Medov" w:date="2026-03-18T20:33:00Z">
                  <w:rPr>
                    <w:rFonts w:ascii="Cambria Math" w:hAnsi="Cambria Math"/>
                    <w:i/>
                    <w:lang w:val="en-US"/>
                  </w:rPr>
                </w:ins>
              </m:ctrlPr>
            </m:sSubSupPr>
            <m:e>
              <m:r>
                <w:ins w:id="140" w:author="Vasy Medov" w:date="2026-03-18T20:33:00Z">
                  <w:rPr>
                    <w:rFonts w:ascii="Cambria Math" w:hAnsi="Cambria Math"/>
                    <w:lang w:val="en-US"/>
                  </w:rPr>
                  <m:t>x</m:t>
                </w:ins>
              </m:r>
            </m:e>
            <m:sub>
              <m:r>
                <w:ins w:id="141" w:author="Vasy Medov" w:date="2026-03-18T20:33:00Z">
                  <w:rPr>
                    <w:rFonts w:ascii="Cambria Math" w:hAnsi="Cambria Math"/>
                    <w:lang w:val="en-US"/>
                  </w:rPr>
                  <m:t>i</m:t>
                </w:ins>
              </m:r>
            </m:sub>
            <m:sup>
              <m:r>
                <w:ins w:id="142" w:author="Vasy Medov" w:date="2026-03-18T20:33:00Z">
                  <w:rPr>
                    <w:rFonts w:ascii="Cambria Math" w:hAnsi="Cambria Math"/>
                    <w:lang w:val="en-US"/>
                  </w:rPr>
                  <m:t>2</m:t>
                </w:ins>
              </m:r>
            </m:sup>
          </m:sSubSup>
          <m:r>
            <w:ins w:id="143" w:author="Vasy Medov" w:date="2026-03-18T20:15:00Z">
              <w:rPr>
                <w:rFonts w:ascii="Cambria Math" w:hAnsi="Cambria Math"/>
                <w:lang w:val="en-US"/>
              </w:rPr>
              <m:t>+3</m:t>
            </w:ins>
          </m:r>
          <m:sSub>
            <m:sSubPr>
              <m:ctrlPr>
                <w:ins w:id="144" w:author="Vasy Medov" w:date="2026-03-18T20:33:00Z">
                  <w:rPr>
                    <w:rFonts w:ascii="Cambria Math" w:hAnsi="Cambria Math"/>
                    <w:i/>
                    <w:lang w:val="en-US"/>
                  </w:rPr>
                </w:ins>
              </m:ctrlPr>
            </m:sSubPr>
            <m:e>
              <m:r>
                <w:ins w:id="145" w:author="Vasy Medov" w:date="2026-03-18T20:33:00Z">
                  <w:rPr>
                    <w:rFonts w:ascii="Cambria Math" w:hAnsi="Cambria Math"/>
                    <w:lang w:val="en-US"/>
                  </w:rPr>
                  <m:t>x</m:t>
                </w:ins>
              </m:r>
            </m:e>
            <m:sub>
              <m:r>
                <w:ins w:id="146" w:author="Vasy Medov" w:date="2026-03-18T20:33:00Z">
                  <w:rPr>
                    <w:rFonts w:ascii="Cambria Math" w:hAnsi="Cambria Math"/>
                    <w:lang w:val="en-US"/>
                  </w:rPr>
                  <m:t>i</m:t>
                </w:ins>
              </m:r>
            </m:sub>
          </m:sSub>
          <m:r>
            <w:ins w:id="147" w:author="Vasy Medov" w:date="2026-03-18T20:15:00Z">
              <w:rPr>
                <w:rFonts w:ascii="Cambria Math" w:hAnsi="Cambria Math"/>
                <w:lang w:val="en-US"/>
              </w:rPr>
              <m:t>-6</m:t>
            </w:ins>
          </m:r>
        </m:oMath>
      </m:oMathPara>
    </w:p>
    <w:p w14:paraId="23007E13" w14:textId="51EAD0F7" w:rsidR="00B8169F" w:rsidRDefault="00B008BC" w:rsidP="00E07DDA">
      <w:pPr>
        <w:pStyle w:val="2"/>
      </w:pPr>
      <w:bookmarkStart w:id="148" w:name="_Toc224771493"/>
      <w:r>
        <w:lastRenderedPageBreak/>
        <w:t>Точное вычисление</w:t>
      </w:r>
      <w:bookmarkEnd w:id="148"/>
    </w:p>
    <w:p w14:paraId="36EF082F" w14:textId="32C0186A" w:rsidR="00A73944" w:rsidRPr="00C45A67" w:rsidRDefault="00000000" w:rsidP="00B008BC">
      <w:pPr>
        <w:ind w:firstLine="0"/>
        <w:rPr>
          <w:rFonts w:eastAsiaTheme="minorEastAsia"/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+3x-6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</m:oMath>
      </m:oMathPara>
    </w:p>
    <w:p w14:paraId="4D8BFB35" w14:textId="4E4C344F" w:rsidR="00C45A67" w:rsidRPr="00B668DF" w:rsidRDefault="00B668DF" w:rsidP="00C45A67">
      <w:pPr>
        <w:ind w:firstLine="0"/>
        <w:rPr>
          <w:rFonts w:ascii="Cambria Math" w:eastAsiaTheme="minorEastAsia" w:hAnsi="Cambria Math"/>
          <w:i/>
          <w:iCs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 xml:space="preserve">= 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+3x-6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dx</m:t>
              </m:r>
            </m:e>
          </m:nary>
          <m:r>
            <w:rPr>
              <w:rFonts w:ascii="Cambria Math" w:hAnsi="Cambria Math"/>
              <w:lang w:val="en-US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 xml:space="preserve">-6x </m:t>
          </m:r>
        </m:oMath>
      </m:oMathPara>
    </w:p>
    <w:p w14:paraId="2AE2169A" w14:textId="38841B65" w:rsidR="00B668DF" w:rsidRPr="00E07DDA" w:rsidRDefault="00B668DF" w:rsidP="00C45A67">
      <w:pPr>
        <w:ind w:firstLine="0"/>
        <w:rPr>
          <w:rFonts w:ascii="Cambria Math" w:hAnsi="Cambria Math"/>
          <w:i/>
          <w:iCs/>
        </w:rPr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  <w:lang w:val="en-US"/>
            </w:rPr>
            <m:t>=F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</m:d>
          <m:r>
            <w:rPr>
              <w:rFonts w:ascii="Cambria Math" w:hAnsi="Cambria Math"/>
              <w:lang w:val="en-US"/>
            </w:rPr>
            <m:t>-F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</m:oMath>
      </m:oMathPara>
    </w:p>
    <w:p w14:paraId="15607E3C" w14:textId="44F0AD4E" w:rsidR="00C45A67" w:rsidRPr="00B668DF" w:rsidRDefault="00B668DF" w:rsidP="00C45A67">
      <w:pPr>
        <w:ind w:firstLine="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-6*2=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48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-12=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58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</m:oMath>
      </m:oMathPara>
    </w:p>
    <w:p w14:paraId="79E48538" w14:textId="04F33869" w:rsidR="00B668DF" w:rsidRPr="00B668DF" w:rsidRDefault="00B668DF" w:rsidP="00B668DF">
      <w:pPr>
        <w:ind w:firstLine="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-6*1=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-6=-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12</m:t>
              </m:r>
            </m:den>
          </m:f>
        </m:oMath>
      </m:oMathPara>
    </w:p>
    <w:p w14:paraId="310E8CF1" w14:textId="06B0985E" w:rsidR="00B668DF" w:rsidRPr="00E07DDA" w:rsidRDefault="00B668DF" w:rsidP="00C45A67">
      <w:pPr>
        <w:ind w:firstLine="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I=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58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25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12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232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257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12</m:t>
              </m:r>
            </m:den>
          </m:f>
          <m:r>
            <w:ins w:id="149" w:author="Vasy Medov" w:date="2026-03-18T20:23:00Z">
              <w:rPr>
                <w:rFonts w:ascii="Cambria Math" w:eastAsiaTheme="minorEastAsia" w:hAnsi="Cambria Math"/>
                <w:lang w:val="en-US"/>
              </w:rPr>
              <m:t>≈</m:t>
            </w:ins>
          </m:r>
          <m:r>
            <w:ins w:id="150" w:author="Vasy Medov" w:date="2026-03-18T20:24:00Z"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21,4166666667</m:t>
            </w:ins>
          </m:r>
        </m:oMath>
      </m:oMathPara>
    </w:p>
    <w:p w14:paraId="497773D4" w14:textId="50565816" w:rsidR="00C45A67" w:rsidRPr="00E07DDA" w:rsidRDefault="00C45A67" w:rsidP="00B008BC">
      <w:pPr>
        <w:ind w:firstLine="0"/>
        <w:rPr>
          <w:lang w:val="en-US"/>
        </w:rPr>
      </w:pPr>
    </w:p>
    <w:p w14:paraId="3E0F7D85" w14:textId="7F2ADAB7" w:rsidR="00B008BC" w:rsidRDefault="00B008BC" w:rsidP="00B008BC">
      <w:pPr>
        <w:pStyle w:val="2"/>
      </w:pPr>
      <w:bookmarkStart w:id="151" w:name="_Toc224771494"/>
      <w:r>
        <w:t>Формула Ньютона-</w:t>
      </w:r>
      <w:proofErr w:type="spellStart"/>
      <w:r>
        <w:t>Котеса</w:t>
      </w:r>
      <w:bookmarkEnd w:id="151"/>
      <w:proofErr w:type="spellEnd"/>
    </w:p>
    <w:p w14:paraId="734F217E" w14:textId="1BE96C70" w:rsidR="00B008BC" w:rsidRPr="00E07DDA" w:rsidRDefault="00CE186C" w:rsidP="00B008BC">
      <w:pPr>
        <w:ind w:firstLine="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h=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2-1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6</m:t>
              </m:r>
            </m:den>
          </m:f>
          <m:r>
            <w:ins w:id="152" w:author="Vasy Medov" w:date="2026-03-18T20:15:00Z">
              <w:rPr>
                <w:rFonts w:ascii="Cambria Math" w:hAnsi="Cambria Math"/>
                <w:lang w:val="en-US"/>
              </w:rPr>
              <m:t xml:space="preserve"> , n=6</m:t>
            </w:ins>
          </m:r>
        </m:oMath>
      </m:oMathPara>
    </w:p>
    <w:p w14:paraId="56356221" w14:textId="523C28E0" w:rsidR="00AD5ABA" w:rsidRPr="00B31241" w:rsidRDefault="00AD5ABA" w:rsidP="00AD5ABA">
      <w:pPr>
        <w:ind w:firstLine="0"/>
        <w:rPr>
          <w:rFonts w:eastAsiaTheme="minorEastAsia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I≈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b-a</m:t>
              </m:r>
            </m:num>
            <m:den>
              <m:r>
                <w:rPr>
                  <w:rFonts w:ascii="Cambria Math" w:hAnsi="Cambria Math"/>
                  <w:lang w:val="en-US"/>
                </w:rPr>
                <m:t>840</m:t>
              </m:r>
            </m:den>
          </m:f>
          <m:r>
            <w:del w:id="153" w:author="Vasy Medov" w:date="2026-03-18T20:47:00Z">
              <w:rPr>
                <w:rFonts w:ascii="Cambria Math" w:hAnsi="Cambria Math"/>
                <w:lang w:val="en-US"/>
              </w:rPr>
              <m:t>*</m:t>
            </w:del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41</m:t>
              </m:r>
              <m:r>
                <w:del w:id="154" w:author="Vasy Medov" w:date="2026-03-18T20:47:00Z">
                  <w:rPr>
                    <w:rFonts w:ascii="Cambria Math" w:hAnsi="Cambria Math"/>
                    <w:lang w:val="en-US"/>
                  </w:rPr>
                  <m:t>*</m:t>
                </w:del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+216</m:t>
              </m:r>
              <m:r>
                <w:del w:id="155" w:author="Vasy Medov" w:date="2026-03-18T20:47:00Z">
                  <w:rPr>
                    <w:rFonts w:ascii="Cambria Math" w:hAnsi="Cambria Math"/>
                    <w:lang w:val="en-US"/>
                  </w:rPr>
                  <m:t>*</m:t>
                </w:del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+27</m:t>
              </m:r>
              <m:r>
                <w:del w:id="156" w:author="Vasy Medov" w:date="2026-03-18T20:47:00Z">
                  <w:rPr>
                    <w:rFonts w:ascii="Cambria Math" w:hAnsi="Cambria Math"/>
                    <w:lang w:val="en-US"/>
                  </w:rPr>
                  <m:t>*</m:t>
                </w:del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r>
                <w:ins w:id="157" w:author="Vasy Medov" w:date="2026-03-18T20:47:00Z">
                  <w:rPr>
                    <w:rFonts w:ascii="Cambria Math" w:hAnsi="Cambria Math"/>
                    <w:lang w:val="en-US"/>
                  </w:rPr>
                  <m:t>27</m:t>
                </w:ins>
              </m:r>
              <m:r>
                <w:ins w:id="158" w:author="Vasy Medov" w:date="2026-03-18T20:47:00Z">
                  <w:rPr>
                    <w:rFonts w:ascii="Cambria Math" w:hAnsi="Cambria Math"/>
                    <w:lang w:val="en-US"/>
                  </w:rPr>
                  <m:t>2</m:t>
                </w:ins>
              </m:r>
              <m:sSub>
                <m:sSubPr>
                  <m:ctrlPr>
                    <w:ins w:id="159" w:author="Vasy Medov" w:date="2026-03-18T20:47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sSubPr>
                <m:e>
                  <m:r>
                    <w:ins w:id="160" w:author="Vasy Medov" w:date="2026-03-18T20:47:00Z">
                      <w:rPr>
                        <w:rFonts w:ascii="Cambria Math" w:hAnsi="Cambria Math"/>
                        <w:lang w:val="en-US"/>
                      </w:rPr>
                      <m:t>f</m:t>
                    </w:ins>
                  </m:r>
                </m:e>
                <m:sub>
                  <m:r>
                    <w:ins w:id="161" w:author="Vasy Medov" w:date="2026-03-18T20:47:00Z">
                      <w:rPr>
                        <w:rFonts w:ascii="Cambria Math" w:hAnsi="Cambria Math"/>
                        <w:lang w:val="en-US"/>
                      </w:rPr>
                      <m:t>3</m:t>
                    </w:ins>
                  </m:r>
                </m:sub>
              </m:sSub>
              <m:r>
                <w:ins w:id="162" w:author="Vasy Medov" w:date="2026-03-18T20:47:00Z">
                  <w:rPr>
                    <w:rFonts w:ascii="Cambria Math" w:hAnsi="Cambria Math"/>
                    <w:lang w:val="en-US"/>
                  </w:rPr>
                  <m:t>+</m:t>
                </w:ins>
              </m:r>
              <m:r>
                <w:rPr>
                  <w:rFonts w:ascii="Cambria Math" w:hAnsi="Cambria Math"/>
                  <w:lang w:val="en-US"/>
                </w:rPr>
                <m:t>27</m:t>
              </m:r>
              <m:r>
                <w:del w:id="163" w:author="Vasy Medov" w:date="2026-03-18T20:47:00Z">
                  <w:rPr>
                    <w:rFonts w:ascii="Cambria Math" w:hAnsi="Cambria Math"/>
                    <w:lang w:val="en-US"/>
                  </w:rPr>
                  <m:t>*</m:t>
                </w:del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+216</m:t>
              </m:r>
              <m:r>
                <w:del w:id="164" w:author="Vasy Medov" w:date="2026-03-18T20:47:00Z">
                  <w:rPr>
                    <w:rFonts w:ascii="Cambria Math" w:hAnsi="Cambria Math"/>
                    <w:lang w:val="en-US"/>
                  </w:rPr>
                  <m:t>*</m:t>
                </w:del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+41</m:t>
              </m:r>
              <m:r>
                <w:del w:id="165" w:author="Vasy Medov" w:date="2026-03-18T20:47:00Z">
                  <w:rPr>
                    <w:rFonts w:ascii="Cambria Math" w:hAnsi="Cambria Math"/>
                    <w:lang w:val="en-US"/>
                  </w:rPr>
                  <m:t>*</m:t>
                </w:del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b>
              </m:sSub>
            </m:e>
          </m:d>
        </m:oMath>
      </m:oMathPara>
    </w:p>
    <w:p w14:paraId="192B316F" w14:textId="4706F744" w:rsidR="00AD5ABA" w:rsidRPr="00CE186C" w:rsidRDefault="00CE186C" w:rsidP="00AD5ABA">
      <w:pPr>
        <w:ind w:firstLine="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  <m:r>
            <w:rPr>
              <w:rFonts w:ascii="Cambria Math" w:hAnsi="Cambria Math"/>
              <w:lang w:val="en-US"/>
            </w:rPr>
            <m:t>=5</m:t>
          </m:r>
        </m:oMath>
      </m:oMathPara>
    </w:p>
    <w:p w14:paraId="76006A20" w14:textId="1FFE2398" w:rsidR="00CE186C" w:rsidRPr="00CE186C" w:rsidRDefault="00CE186C" w:rsidP="00CE186C">
      <w:pPr>
        <w:ind w:firstLine="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1.1667</m:t>
              </m:r>
            </m:e>
          </m:d>
          <m:r>
            <w:rPr>
              <w:rFonts w:ascii="Cambria Math" w:hAnsi="Cambria Math"/>
              <w:lang w:val="en-US"/>
            </w:rPr>
            <m:t>≈9.0</m:t>
          </m:r>
          <m:r>
            <w:del w:id="166" w:author="Vasy Medov" w:date="2026-03-18T20:50:00Z">
              <w:rPr>
                <w:rFonts w:ascii="Cambria Math" w:hAnsi="Cambria Math"/>
                <w:lang w:val="en-US"/>
              </w:rPr>
              <m:t>7</m:t>
            </w:del>
          </m:r>
          <m:r>
            <w:ins w:id="167" w:author="Vasy Medov" w:date="2026-03-18T20:50:00Z">
              <w:rPr>
                <w:rFonts w:ascii="Cambria Math" w:hAnsi="Cambria Math"/>
                <w:lang w:val="en-US"/>
              </w:rPr>
              <m:t>694</m:t>
            </w:ins>
          </m:r>
          <m:r>
            <w:del w:id="168" w:author="Vasy Medov" w:date="2026-03-18T20:50:00Z">
              <w:rPr>
                <w:rFonts w:ascii="Cambria Math" w:hAnsi="Cambria Math"/>
                <w:lang w:val="en-US"/>
              </w:rPr>
              <m:t>4</m:t>
            </w:del>
          </m:r>
        </m:oMath>
      </m:oMathPara>
    </w:p>
    <w:p w14:paraId="19E37890" w14:textId="25960430" w:rsidR="00CE186C" w:rsidRPr="00CE186C" w:rsidRDefault="00CE186C" w:rsidP="00CE186C">
      <w:pPr>
        <w:ind w:firstLine="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1.3333</m:t>
              </m:r>
            </m:e>
          </m:d>
          <m:r>
            <w:rPr>
              <w:rFonts w:ascii="Cambria Math" w:hAnsi="Cambria Math"/>
              <w:lang w:val="en-US"/>
            </w:rPr>
            <m:t>≈14.000</m:t>
          </m:r>
        </m:oMath>
      </m:oMathPara>
    </w:p>
    <w:p w14:paraId="7AFA3C7F" w14:textId="13D4C677" w:rsidR="00CE186C" w:rsidRPr="00CE186C" w:rsidRDefault="00CE186C" w:rsidP="00CE186C">
      <w:pPr>
        <w:ind w:firstLine="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1.5</m:t>
              </m:r>
            </m:e>
          </m:d>
          <m:r>
            <w:rPr>
              <w:rFonts w:ascii="Cambria Math" w:hAnsi="Cambria Math"/>
              <w:lang w:val="en-US"/>
            </w:rPr>
            <m:t>≈</m:t>
          </m:r>
          <m:r>
            <w:ins w:id="169" w:author="Vasy Medov" w:date="2026-03-18T20:50:00Z">
              <w:rPr>
                <w:rFonts w:ascii="Cambria Math" w:hAnsi="Cambria Math"/>
                <w:lang w:val="en-US"/>
              </w:rPr>
              <m:t>19.8750</m:t>
            </w:ins>
          </m:r>
          <m:r>
            <w:del w:id="170" w:author="Vasy Medov" w:date="2026-03-18T20:50:00Z">
              <w:rPr>
                <w:rFonts w:ascii="Cambria Math" w:hAnsi="Cambria Math"/>
                <w:lang w:val="en-US"/>
              </w:rPr>
              <m:t>20.175</m:t>
            </w:del>
          </m:r>
        </m:oMath>
      </m:oMathPara>
    </w:p>
    <w:p w14:paraId="12458E06" w14:textId="546E9208" w:rsidR="00CE186C" w:rsidRPr="00CE186C" w:rsidRDefault="00CE186C" w:rsidP="00CE186C">
      <w:pPr>
        <w:ind w:firstLine="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1.6667</m:t>
              </m:r>
            </m:e>
          </m:d>
          <m:r>
            <w:rPr>
              <w:rFonts w:ascii="Cambria Math" w:hAnsi="Cambria Math"/>
              <w:lang w:val="en-US"/>
            </w:rPr>
            <m:t>≈</m:t>
          </m:r>
          <m:r>
            <w:ins w:id="171" w:author="Vasy Medov" w:date="2026-03-18T20:50:00Z">
              <w:rPr>
                <w:rFonts w:ascii="Cambria Math" w:hAnsi="Cambria Math"/>
                <w:lang w:val="en-US"/>
              </w:rPr>
              <m:t>26</m:t>
            </w:ins>
          </m:r>
          <m:r>
            <w:del w:id="172" w:author="Vasy Medov" w:date="2026-03-18T20:50:00Z">
              <w:rPr>
                <w:rFonts w:ascii="Cambria Math" w:hAnsi="Cambria Math"/>
                <w:lang w:val="en-US"/>
              </w:rPr>
              <m:t>27</m:t>
            </w:del>
          </m:r>
          <m:r>
            <w:rPr>
              <w:rFonts w:ascii="Cambria Math" w:hAnsi="Cambria Math"/>
              <w:lang w:val="en-US"/>
            </w:rPr>
            <m:t>.</m:t>
          </m:r>
          <m:r>
            <w:ins w:id="173" w:author="Vasy Medov" w:date="2026-03-18T20:50:00Z">
              <w:rPr>
                <w:rFonts w:ascii="Cambria Math" w:hAnsi="Cambria Math"/>
                <w:lang w:val="en-US"/>
              </w:rPr>
              <m:t>7778</m:t>
            </w:ins>
          </m:r>
          <m:r>
            <w:del w:id="174" w:author="Vasy Medov" w:date="2026-03-18T20:50:00Z">
              <w:rPr>
                <w:rFonts w:ascii="Cambria Math" w:hAnsi="Cambria Math"/>
                <w:lang w:val="en-US"/>
              </w:rPr>
              <m:t>787</m:t>
            </w:del>
          </m:r>
        </m:oMath>
      </m:oMathPara>
    </w:p>
    <w:p w14:paraId="5B16FA4C" w14:textId="1FC5A343" w:rsidR="00CE186C" w:rsidRPr="00CE186C" w:rsidRDefault="00CE186C" w:rsidP="00CE186C">
      <w:pPr>
        <w:ind w:firstLine="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1.8333</m:t>
              </m:r>
            </m:e>
          </m:d>
          <m:r>
            <w:rPr>
              <w:rFonts w:ascii="Cambria Math" w:hAnsi="Cambria Math"/>
              <w:lang w:val="en-US"/>
            </w:rPr>
            <m:t>≈</m:t>
          </m:r>
          <m:r>
            <w:ins w:id="175" w:author="Vasy Medov" w:date="2026-03-18T20:50:00Z">
              <w:rPr>
                <w:rFonts w:ascii="Cambria Math" w:eastAsiaTheme="minorEastAsia" w:hAnsi="Cambria Math"/>
                <w:lang w:val="en-US"/>
              </w:rPr>
              <m:t>34.7917</m:t>
            </w:ins>
          </m:r>
          <m:r>
            <w:del w:id="176" w:author="Vasy Medov" w:date="2026-03-18T20:50:00Z">
              <w:rPr>
                <w:rFonts w:ascii="Cambria Math" w:hAnsi="Cambria Math"/>
                <w:lang w:val="en-US"/>
              </w:rPr>
              <m:t>37.018</m:t>
            </w:del>
          </m:r>
        </m:oMath>
      </m:oMathPara>
    </w:p>
    <w:p w14:paraId="7F547FB6" w14:textId="6B73BDB1" w:rsidR="00CE186C" w:rsidRPr="00CE186C" w:rsidRDefault="00CE186C" w:rsidP="00CE186C">
      <w:pPr>
        <w:ind w:firstLine="0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del w:id="177" w:author="Vasy Medov" w:date="2026-03-18T20:45:00Z">
                  <w:rPr>
                    <w:rFonts w:ascii="Cambria Math" w:hAnsi="Cambria Math"/>
                    <w:lang w:val="en-US"/>
                  </w:rPr>
                  <m:t>1.</m:t>
                </w:del>
              </m:r>
              <m:r>
                <w:rPr>
                  <w:rFonts w:ascii="Cambria Math" w:hAnsi="Cambria Math"/>
                  <w:lang w:val="en-US"/>
                </w:rPr>
                <m:t>2</m:t>
              </m:r>
            </m:e>
          </m:d>
          <m:r>
            <w:ins w:id="178" w:author="Vasy Medov" w:date="2026-03-18T20:00:00Z">
              <w:rPr>
                <w:rFonts w:ascii="Cambria Math" w:hAnsi="Cambria Math"/>
                <w:lang w:val="en-US"/>
              </w:rPr>
              <m:t>=</m:t>
            </w:ins>
          </m:r>
          <m:r>
            <w:del w:id="179" w:author="Vasy Medov" w:date="2026-03-18T20:00:00Z">
              <w:rPr>
                <w:rFonts w:ascii="Cambria Math" w:hAnsi="Cambria Math"/>
                <w:lang w:val="en-US"/>
              </w:rPr>
              <m:t>≈</m:t>
            </w:del>
          </m:r>
          <m:r>
            <w:rPr>
              <w:rFonts w:ascii="Cambria Math" w:hAnsi="Cambria Math"/>
              <w:lang w:val="en-US"/>
            </w:rPr>
            <m:t>44</m:t>
          </m:r>
        </m:oMath>
      </m:oMathPara>
    </w:p>
    <w:p w14:paraId="5D156325" w14:textId="7304F31B" w:rsidR="00AD5ABA" w:rsidRPr="0075524F" w:rsidRDefault="00CE186C" w:rsidP="00B008BC">
      <w:pPr>
        <w:ind w:firstLine="0"/>
        <w:rPr>
          <w:rFonts w:ascii="Cambria Math" w:eastAsiaTheme="minorEastAsia" w:hAnsi="Cambria Math"/>
          <w:b/>
          <w:bCs/>
          <w:i/>
          <w:lang w:val="en-US"/>
          <w:rPrChange w:id="180" w:author="Vasy Medov" w:date="2026-03-18T20:52:00Z">
            <w:rPr>
              <w:rFonts w:ascii="Cambria Math" w:eastAsiaTheme="minorEastAsia" w:hAnsi="Cambria Math"/>
              <w:i/>
              <w:lang w:val="en-US"/>
            </w:rPr>
          </w:rPrChange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I≈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840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*</m:t>
          </m:r>
          <m:d>
            <m:dPr>
              <m:ctrlPr>
                <w:del w:id="181" w:author="Vasy Medov" w:date="2026-03-18T20:51:00Z">
                  <w:rPr>
                    <w:rFonts w:ascii="Cambria Math" w:eastAsiaTheme="minorEastAsia" w:hAnsi="Cambria Math"/>
                    <w:i/>
                    <w:lang w:val="en-US"/>
                  </w:rPr>
                </w:del>
              </m:ctrlPr>
            </m:dPr>
            <m:e>
              <m:r>
                <w:del w:id="182" w:author="Vasy Medov" w:date="2026-03-18T20:51:00Z">
                  <w:rPr>
                    <w:rFonts w:ascii="Cambria Math" w:eastAsiaTheme="minorEastAsia" w:hAnsi="Cambria Math"/>
                    <w:lang w:val="en-US"/>
                  </w:rPr>
                  <m:t>41*5+216*9.074+27*14+272*20.175+27*27.787+216*37.018+41*44</m:t>
                </w:del>
              </m:r>
            </m:e>
          </m:d>
          <m:r>
            <w:ins w:id="183" w:author="Vasy Medov" w:date="2026-03-18T20:52:00Z">
              <w:rPr>
                <w:rFonts w:ascii="Cambria Math" w:eastAsiaTheme="minorEastAsia" w:hAnsi="Cambria Math"/>
                <w:lang w:val="en-US"/>
              </w:rPr>
              <m:t>1</m:t>
            </w:ins>
          </m:r>
          <m:r>
            <w:ins w:id="184" w:author="Vasy Medov" w:date="2026-03-18T21:00:00Z">
              <w:rPr>
                <w:rFonts w:ascii="Cambria Math" w:eastAsiaTheme="minorEastAsia" w:hAnsi="Cambria Math"/>
                <w:lang w:val="en-US"/>
              </w:rPr>
              <m:t>7990</m:t>
            </w:ins>
          </m:r>
          <m:r>
            <w:rPr>
              <w:rFonts w:ascii="Cambria Math" w:eastAsiaTheme="minorEastAsia" w:hAnsi="Cambria Math"/>
              <w:lang w:val="en-US"/>
            </w:rPr>
            <m:t>≈</m:t>
          </m:r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2</m:t>
          </m:r>
          <m:r>
            <w:ins w:id="185" w:author="Vasy Medov" w:date="2026-03-18T20:59:00Z"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1</m:t>
            </w:ins>
          </m:r>
          <m:r>
            <w:ins w:id="186" w:author="Vasy Medov" w:date="2026-03-18T20:49:00Z"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.</m:t>
            </w:ins>
          </m:r>
          <m:r>
            <w:ins w:id="187" w:author="Vasy Medov" w:date="2026-03-18T21:00:00Z"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41667</m:t>
            </w:ins>
          </m:r>
          <m:r>
            <w:del w:id="188" w:author="Vasy Medov" w:date="2026-03-18T20:49:00Z"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2.119906</m:t>
            </w:del>
          </m:r>
        </m:oMath>
      </m:oMathPara>
    </w:p>
    <w:p w14:paraId="6A35A30A" w14:textId="4A36C454" w:rsidR="00CE186C" w:rsidDel="00972243" w:rsidRDefault="00CE186C" w:rsidP="00CE186C">
      <w:pPr>
        <w:pStyle w:val="2"/>
        <w:rPr>
          <w:del w:id="189" w:author="Vasy Medov" w:date="2026-03-18T20:13:00Z"/>
          <w:lang w:val="en-US"/>
        </w:rPr>
      </w:pPr>
      <w:del w:id="190" w:author="Vasy Medov" w:date="2026-03-18T20:13:00Z">
        <w:r w:rsidDel="00972243">
          <w:delText>Таблица значений функций на отрезке</w:delText>
        </w:r>
      </w:del>
    </w:p>
    <w:p w14:paraId="24B40B22" w14:textId="3486B54E" w:rsidR="00E10268" w:rsidRPr="00E07DDA" w:rsidDel="00972243" w:rsidRDefault="00E10268" w:rsidP="00E07DDA">
      <w:pPr>
        <w:ind w:firstLine="0"/>
        <w:rPr>
          <w:del w:id="191" w:author="Vasy Medov" w:date="2026-03-18T20:12:00Z"/>
          <w:lang w:val="en-US"/>
        </w:rPr>
      </w:pPr>
      <m:oMathPara>
        <m:oMath>
          <m:r>
            <w:del w:id="192" w:author="Vasy Medov" w:date="2026-03-18T20:12:00Z">
              <w:rPr>
                <w:rFonts w:ascii="Cambria Math" w:hAnsi="Cambria Math"/>
                <w:lang w:val="en-US"/>
              </w:rPr>
              <m:t>h=</m:t>
            </w:del>
          </m:r>
          <m:f>
            <m:fPr>
              <m:ctrlPr>
                <w:del w:id="193" w:author="Vasy Medov" w:date="2026-03-18T20:12:00Z">
                  <w:rPr>
                    <w:rFonts w:ascii="Cambria Math" w:hAnsi="Cambria Math"/>
                    <w:i/>
                    <w:lang w:val="en-US"/>
                  </w:rPr>
                </w:del>
              </m:ctrlPr>
            </m:fPr>
            <m:num>
              <m:r>
                <w:del w:id="194" w:author="Vasy Medov" w:date="2026-03-18T20:12:00Z">
                  <w:rPr>
                    <w:rFonts w:ascii="Cambria Math" w:hAnsi="Cambria Math"/>
                    <w:lang w:val="en-US"/>
                  </w:rPr>
                  <m:t>2-1</m:t>
                </w:del>
              </m:r>
            </m:num>
            <m:den>
              <m:r>
                <w:del w:id="195" w:author="Vasy Medov" w:date="2026-03-18T20:12:00Z">
                  <w:rPr>
                    <w:rFonts w:ascii="Cambria Math" w:hAnsi="Cambria Math"/>
                    <w:lang w:val="en-US"/>
                  </w:rPr>
                  <m:t>10</m:t>
                </w:del>
              </m:r>
            </m:den>
          </m:f>
          <m:r>
            <w:del w:id="196" w:author="Vasy Medov" w:date="2026-03-18T20:12:00Z">
              <w:rPr>
                <w:rFonts w:ascii="Cambria Math" w:hAnsi="Cambria Math"/>
                <w:lang w:val="en-US"/>
              </w:rPr>
              <m:t>=0.1</m:t>
            </w:del>
          </m:r>
        </m:oMath>
      </m:oMathPara>
    </w:p>
    <w:tbl>
      <w:tblPr>
        <w:tblStyle w:val="ab"/>
        <w:tblW w:w="9213" w:type="dxa"/>
        <w:tblLook w:val="04A0" w:firstRow="1" w:lastRow="0" w:firstColumn="1" w:lastColumn="0" w:noHBand="0" w:noVBand="1"/>
      </w:tblPr>
      <w:tblGrid>
        <w:gridCol w:w="1271"/>
        <w:gridCol w:w="2552"/>
        <w:gridCol w:w="5390"/>
      </w:tblGrid>
      <w:tr w:rsidR="00CE186C" w:rsidDel="00972243" w14:paraId="2F162E43" w14:textId="7384DF17" w:rsidTr="00CE186C">
        <w:trPr>
          <w:del w:id="197" w:author="Vasy Medov" w:date="2026-03-18T20:12:00Z"/>
        </w:trPr>
        <w:tc>
          <w:tcPr>
            <w:tcW w:w="1271" w:type="dxa"/>
          </w:tcPr>
          <w:p w14:paraId="7F2ECE5B" w14:textId="50CB3274" w:rsidR="00CE186C" w:rsidRPr="00E07DDA" w:rsidDel="00972243" w:rsidRDefault="00CE186C" w:rsidP="00CE186C">
            <w:pPr>
              <w:ind w:firstLine="0"/>
              <w:rPr>
                <w:del w:id="198" w:author="Vasy Medov" w:date="2026-03-18T20:12:00Z"/>
                <w:lang w:val="en-US"/>
              </w:rPr>
            </w:pPr>
            <m:oMathPara>
              <m:oMath>
                <m:r>
                  <w:del w:id="199" w:author="Vasy Medov" w:date="2026-03-18T20:12:00Z">
                    <w:rPr>
                      <w:rFonts w:ascii="Cambria Math" w:hAnsi="Cambria Math"/>
                      <w:lang w:val="en-US"/>
                    </w:rPr>
                    <m:t>i</m:t>
                  </w:del>
                </m:r>
              </m:oMath>
            </m:oMathPara>
          </w:p>
        </w:tc>
        <w:tc>
          <w:tcPr>
            <w:tcW w:w="2552" w:type="dxa"/>
          </w:tcPr>
          <w:p w14:paraId="41AF839A" w14:textId="38C0263E" w:rsidR="00CE186C" w:rsidRPr="00E07DDA" w:rsidDel="00972243" w:rsidRDefault="00000000" w:rsidP="00CE186C">
            <w:pPr>
              <w:ind w:firstLine="0"/>
              <w:rPr>
                <w:del w:id="200" w:author="Vasy Medov" w:date="2026-03-18T20:12:00Z"/>
                <w:lang w:val="en-US"/>
              </w:rPr>
            </w:pPr>
            <m:oMathPara>
              <m:oMath>
                <m:sSub>
                  <m:sSubPr>
                    <m:ctrlPr>
                      <w:del w:id="201" w:author="Vasy Medov" w:date="2026-03-18T20:12:00Z">
                        <w:rPr>
                          <w:rFonts w:ascii="Cambria Math" w:hAnsi="Cambria Math"/>
                          <w:i/>
                          <w:lang w:val="en-US"/>
                        </w:rPr>
                      </w:del>
                    </m:ctrlPr>
                  </m:sSubPr>
                  <m:e>
                    <m:r>
                      <w:del w:id="202" w:author="Vasy Medov" w:date="2026-03-18T20:12:00Z">
                        <w:rPr>
                          <w:rFonts w:ascii="Cambria Math" w:hAnsi="Cambria Math"/>
                          <w:lang w:val="en-US"/>
                        </w:rPr>
                        <m:t>x</m:t>
                      </w:del>
                    </m:r>
                  </m:e>
                  <m:sub>
                    <m:r>
                      <w:del w:id="203" w:author="Vasy Medov" w:date="2026-03-18T20:12:00Z">
                        <w:rPr>
                          <w:rFonts w:ascii="Cambria Math" w:hAnsi="Cambria Math"/>
                          <w:lang w:val="en-US"/>
                        </w:rPr>
                        <m:t>i</m:t>
                      </w:del>
                    </m:r>
                  </m:sub>
                </m:sSub>
              </m:oMath>
            </m:oMathPara>
          </w:p>
        </w:tc>
        <w:tc>
          <w:tcPr>
            <w:tcW w:w="5390" w:type="dxa"/>
          </w:tcPr>
          <w:p w14:paraId="05587F3E" w14:textId="71A8CB1C" w:rsidR="00CE186C" w:rsidDel="00972243" w:rsidRDefault="00CE186C" w:rsidP="00CE186C">
            <w:pPr>
              <w:ind w:firstLine="0"/>
              <w:rPr>
                <w:del w:id="204" w:author="Vasy Medov" w:date="2026-03-18T20:12:00Z"/>
              </w:rPr>
            </w:pPr>
            <m:oMathPara>
              <m:oMath>
                <m:r>
                  <w:del w:id="205" w:author="Vasy Medov" w:date="2026-03-18T20:12:00Z">
                    <w:rPr>
                      <w:rFonts w:ascii="Cambria Math" w:hAnsi="Cambria Math"/>
                    </w:rPr>
                    <m:t>f</m:t>
                  </w:del>
                </m:r>
                <m:d>
                  <m:dPr>
                    <m:ctrlPr>
                      <w:del w:id="206" w:author="Vasy Medov" w:date="2026-03-18T20:12:00Z">
                        <w:rPr>
                          <w:rFonts w:ascii="Cambria Math" w:hAnsi="Cambria Math"/>
                          <w:i/>
                          <w:lang w:val="en-US"/>
                        </w:rPr>
                      </w:del>
                    </m:ctrlPr>
                  </m:dPr>
                  <m:e>
                    <m:sSub>
                      <m:sSubPr>
                        <m:ctrlPr>
                          <w:del w:id="207" w:author="Vasy Medov" w:date="2026-03-18T20:12:00Z"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w:del>
                        </m:ctrlPr>
                      </m:sSubPr>
                      <m:e>
                        <m:r>
                          <w:del w:id="208" w:author="Vasy Medov" w:date="2026-03-18T20:12:00Z"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w:del>
                        </m:r>
                      </m:e>
                      <m:sub>
                        <m:r>
                          <w:del w:id="209" w:author="Vasy Medov" w:date="2026-03-18T20:12:00Z"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w:del>
                        </m:r>
                      </m:sub>
                    </m:sSub>
                  </m:e>
                </m:d>
                <m:r>
                  <w:del w:id="210" w:author="Vasy Medov" w:date="2026-03-18T20:12:00Z">
                    <w:rPr>
                      <w:rFonts w:ascii="Cambria Math" w:hAnsi="Cambria Math"/>
                      <w:lang w:val="en-US"/>
                    </w:rPr>
                    <m:t>=3</m:t>
                  </w:del>
                </m:r>
                <m:sSubSup>
                  <m:sSubSupPr>
                    <m:ctrlPr>
                      <w:del w:id="211" w:author="Vasy Medov" w:date="2026-03-18T20:12:00Z">
                        <w:rPr>
                          <w:rFonts w:ascii="Cambria Math" w:hAnsi="Cambria Math"/>
                          <w:i/>
                          <w:lang w:val="en-US"/>
                        </w:rPr>
                      </w:del>
                    </m:ctrlPr>
                  </m:sSubSupPr>
                  <m:e>
                    <m:r>
                      <w:del w:id="212" w:author="Vasy Medov" w:date="2026-03-18T20:12:00Z">
                        <w:rPr>
                          <w:rFonts w:ascii="Cambria Math" w:hAnsi="Cambria Math"/>
                          <w:lang w:val="en-US"/>
                        </w:rPr>
                        <m:t>x</m:t>
                      </w:del>
                    </m:r>
                  </m:e>
                  <m:sub>
                    <m:r>
                      <w:del w:id="213" w:author="Vasy Medov" w:date="2026-03-18T20:12:00Z">
                        <w:rPr>
                          <w:rFonts w:ascii="Cambria Math" w:hAnsi="Cambria Math"/>
                          <w:lang w:val="en-US"/>
                        </w:rPr>
                        <m:t>i</m:t>
                      </w:del>
                    </m:r>
                  </m:sub>
                  <m:sup>
                    <m:r>
                      <w:del w:id="214" w:author="Vasy Medov" w:date="2026-03-18T20:12:00Z">
                        <w:rPr>
                          <w:rFonts w:ascii="Cambria Math" w:hAnsi="Cambria Math"/>
                          <w:lang w:val="en-US"/>
                        </w:rPr>
                        <m:t>3</m:t>
                      </w:del>
                    </m:r>
                  </m:sup>
                </m:sSubSup>
                <m:r>
                  <w:del w:id="215" w:author="Vasy Medov" w:date="2026-03-18T20:12:00Z">
                    <w:rPr>
                      <w:rFonts w:ascii="Cambria Math" w:hAnsi="Cambria Math"/>
                      <w:lang w:val="en-US"/>
                    </w:rPr>
                    <m:t>+5</m:t>
                  </w:del>
                </m:r>
                <m:sSub>
                  <m:sSubPr>
                    <m:ctrlPr>
                      <w:del w:id="216" w:author="Vasy Medov" w:date="2026-03-18T20:12:00Z">
                        <w:rPr>
                          <w:rFonts w:ascii="Cambria Math" w:hAnsi="Cambria Math"/>
                          <w:i/>
                          <w:lang w:val="en-US"/>
                        </w:rPr>
                      </w:del>
                    </m:ctrlPr>
                  </m:sSubPr>
                  <m:e>
                    <m:r>
                      <w:del w:id="217" w:author="Vasy Medov" w:date="2026-03-18T20:12:00Z">
                        <w:rPr>
                          <w:rFonts w:ascii="Cambria Math" w:hAnsi="Cambria Math"/>
                          <w:lang w:val="en-US"/>
                        </w:rPr>
                        <m:t>x</m:t>
                      </w:del>
                    </m:r>
                  </m:e>
                  <m:sub>
                    <m:r>
                      <w:del w:id="218" w:author="Vasy Medov" w:date="2026-03-18T20:12:00Z">
                        <w:rPr>
                          <w:rFonts w:ascii="Cambria Math" w:hAnsi="Cambria Math"/>
                          <w:lang w:val="en-US"/>
                        </w:rPr>
                        <m:t>i2</m:t>
                      </w:del>
                    </m:r>
                  </m:sub>
                </m:sSub>
                <m:r>
                  <w:del w:id="219" w:author="Vasy Medov" w:date="2026-03-18T20:12:00Z">
                    <w:rPr>
                      <w:rFonts w:ascii="Cambria Math" w:hAnsi="Cambria Math"/>
                      <w:lang w:val="en-US"/>
                    </w:rPr>
                    <m:t>+3x)i-6</m:t>
                  </w:del>
                </m:r>
              </m:oMath>
            </m:oMathPara>
          </w:p>
        </w:tc>
      </w:tr>
      <w:tr w:rsidR="00CE186C" w:rsidDel="00972243" w14:paraId="2DE13383" w14:textId="22DECC1B" w:rsidTr="00CE186C">
        <w:trPr>
          <w:del w:id="220" w:author="Vasy Medov" w:date="2026-03-18T20:12:00Z"/>
        </w:trPr>
        <w:tc>
          <w:tcPr>
            <w:tcW w:w="1271" w:type="dxa"/>
          </w:tcPr>
          <w:p w14:paraId="00F997C9" w14:textId="0AEFE3E0" w:rsidR="00CE186C" w:rsidDel="00972243" w:rsidRDefault="00CE186C" w:rsidP="00CE186C">
            <w:pPr>
              <w:ind w:firstLine="0"/>
              <w:rPr>
                <w:del w:id="221" w:author="Vasy Medov" w:date="2026-03-18T20:12:00Z"/>
              </w:rPr>
            </w:pPr>
            <m:oMathPara>
              <m:oMath>
                <m:r>
                  <w:del w:id="222" w:author="Vasy Medov" w:date="2026-03-18T20:12:00Z">
                    <w:rPr>
                      <w:rFonts w:ascii="Cambria Math" w:hAnsi="Cambria Math"/>
                    </w:rPr>
                    <m:t>0</m:t>
                  </w:del>
                </m:r>
              </m:oMath>
            </m:oMathPara>
          </w:p>
        </w:tc>
        <w:tc>
          <w:tcPr>
            <w:tcW w:w="2552" w:type="dxa"/>
          </w:tcPr>
          <w:p w14:paraId="0240AC86" w14:textId="69407221" w:rsidR="00CE186C" w:rsidDel="00972243" w:rsidRDefault="00CE186C" w:rsidP="00CE186C">
            <w:pPr>
              <w:ind w:firstLine="0"/>
              <w:rPr>
                <w:del w:id="223" w:author="Vasy Medov" w:date="2026-03-18T20:12:00Z"/>
              </w:rPr>
            </w:pPr>
            <m:oMathPara>
              <m:oMath>
                <m:r>
                  <w:del w:id="224" w:author="Vasy Medov" w:date="2026-03-18T20:12:00Z">
                    <w:rPr>
                      <w:rFonts w:ascii="Cambria Math" w:hAnsi="Cambria Math"/>
                    </w:rPr>
                    <m:t>1</m:t>
                  </w:del>
                </m:r>
              </m:oMath>
            </m:oMathPara>
          </w:p>
        </w:tc>
        <w:tc>
          <w:tcPr>
            <w:tcW w:w="5390" w:type="dxa"/>
          </w:tcPr>
          <w:p w14:paraId="0627547F" w14:textId="5E0C8F35" w:rsidR="00CE186C" w:rsidDel="00972243" w:rsidRDefault="00CE186C" w:rsidP="00CE186C">
            <w:pPr>
              <w:ind w:firstLine="0"/>
              <w:rPr>
                <w:del w:id="225" w:author="Vasy Medov" w:date="2026-03-18T20:12:00Z"/>
              </w:rPr>
            </w:pPr>
            <m:oMathPara>
              <m:oMath>
                <m:r>
                  <w:del w:id="226" w:author="Vasy Medov" w:date="2026-03-18T20:12:00Z">
                    <w:rPr>
                      <w:rFonts w:ascii="Cambria Math" w:hAnsi="Cambria Math"/>
                    </w:rPr>
                    <m:t>5</m:t>
                  </w:del>
                </m:r>
              </m:oMath>
            </m:oMathPara>
          </w:p>
        </w:tc>
      </w:tr>
      <w:tr w:rsidR="00CE186C" w:rsidDel="00972243" w14:paraId="4F961952" w14:textId="0B3C9BF7" w:rsidTr="00CE186C">
        <w:trPr>
          <w:del w:id="227" w:author="Vasy Medov" w:date="2026-03-18T20:12:00Z"/>
        </w:trPr>
        <w:tc>
          <w:tcPr>
            <w:tcW w:w="1271" w:type="dxa"/>
          </w:tcPr>
          <w:p w14:paraId="3381E99A" w14:textId="0266DF47" w:rsidR="00CE186C" w:rsidDel="00972243" w:rsidRDefault="00CE186C" w:rsidP="00CE186C">
            <w:pPr>
              <w:ind w:firstLine="0"/>
              <w:rPr>
                <w:del w:id="228" w:author="Vasy Medov" w:date="2026-03-18T20:12:00Z"/>
              </w:rPr>
            </w:pPr>
            <m:oMathPara>
              <m:oMath>
                <m:r>
                  <w:del w:id="229" w:author="Vasy Medov" w:date="2026-03-18T20:12:00Z">
                    <w:rPr>
                      <w:rFonts w:ascii="Cambria Math" w:hAnsi="Cambria Math"/>
                    </w:rPr>
                    <m:t>1</m:t>
                  </w:del>
                </m:r>
              </m:oMath>
            </m:oMathPara>
          </w:p>
        </w:tc>
        <w:tc>
          <w:tcPr>
            <w:tcW w:w="2552" w:type="dxa"/>
          </w:tcPr>
          <w:p w14:paraId="19EB7E7B" w14:textId="682E87BB" w:rsidR="00CE186C" w:rsidDel="00972243" w:rsidRDefault="00CE186C" w:rsidP="00CE186C">
            <w:pPr>
              <w:ind w:firstLine="0"/>
              <w:rPr>
                <w:del w:id="230" w:author="Vasy Medov" w:date="2026-03-18T20:12:00Z"/>
              </w:rPr>
            </w:pPr>
            <m:oMathPara>
              <m:oMath>
                <m:r>
                  <w:del w:id="231" w:author="Vasy Medov" w:date="2026-03-18T20:12:00Z">
                    <w:rPr>
                      <w:rFonts w:ascii="Cambria Math" w:hAnsi="Cambria Math"/>
                    </w:rPr>
                    <m:t>1</m:t>
                  </w:del>
                </m:r>
                <m:r>
                  <w:del w:id="232" w:author="Vasy Medov" w:date="2026-03-18T20:12:00Z">
                    <w:rPr>
                      <w:rFonts w:ascii="Cambria Math" w:hAnsi="Cambria Math"/>
                      <w:lang w:val="en-US"/>
                    </w:rPr>
                    <m:t>.1</m:t>
                  </w:del>
                </m:r>
              </m:oMath>
            </m:oMathPara>
          </w:p>
        </w:tc>
        <w:tc>
          <w:tcPr>
            <w:tcW w:w="5390" w:type="dxa"/>
          </w:tcPr>
          <w:p w14:paraId="7A5FFDBC" w14:textId="69C37A6D" w:rsidR="00CE186C" w:rsidDel="00972243" w:rsidRDefault="00CE186C" w:rsidP="00CE186C">
            <w:pPr>
              <w:ind w:firstLine="0"/>
              <w:rPr>
                <w:del w:id="233" w:author="Vasy Medov" w:date="2026-03-18T20:12:00Z"/>
              </w:rPr>
            </w:pPr>
            <m:oMathPara>
              <m:oMath>
                <m:r>
                  <w:del w:id="234" w:author="Vasy Medov" w:date="2026-03-18T20:12:00Z">
                    <w:rPr>
                      <w:rFonts w:ascii="Cambria Math" w:hAnsi="Cambria Math"/>
                      <w:lang w:val="en-US"/>
                    </w:rPr>
                    <m:t>7.343</m:t>
                  </w:del>
                </m:r>
              </m:oMath>
            </m:oMathPara>
          </w:p>
        </w:tc>
      </w:tr>
      <w:tr w:rsidR="00CE186C" w:rsidDel="00972243" w14:paraId="4525E46C" w14:textId="4CB4704B" w:rsidTr="00CE186C">
        <w:trPr>
          <w:del w:id="235" w:author="Vasy Medov" w:date="2026-03-18T20:12:00Z"/>
        </w:trPr>
        <w:tc>
          <w:tcPr>
            <w:tcW w:w="1271" w:type="dxa"/>
          </w:tcPr>
          <w:p w14:paraId="4C563ABA" w14:textId="13D44B1C" w:rsidR="00CE186C" w:rsidDel="00972243" w:rsidRDefault="00CE186C" w:rsidP="00CE186C">
            <w:pPr>
              <w:ind w:firstLine="0"/>
              <w:rPr>
                <w:del w:id="236" w:author="Vasy Medov" w:date="2026-03-18T20:12:00Z"/>
              </w:rPr>
            </w:pPr>
            <m:oMathPara>
              <m:oMath>
                <m:r>
                  <w:del w:id="237" w:author="Vasy Medov" w:date="2026-03-18T20:12:00Z">
                    <w:rPr>
                      <w:rFonts w:ascii="Cambria Math" w:hAnsi="Cambria Math"/>
                    </w:rPr>
                    <m:t>2</m:t>
                  </w:del>
                </m:r>
              </m:oMath>
            </m:oMathPara>
          </w:p>
        </w:tc>
        <w:tc>
          <w:tcPr>
            <w:tcW w:w="2552" w:type="dxa"/>
          </w:tcPr>
          <w:p w14:paraId="2317C68B" w14:textId="3AF68E93" w:rsidR="00CE186C" w:rsidDel="00972243" w:rsidRDefault="00CE186C" w:rsidP="00CE186C">
            <w:pPr>
              <w:ind w:firstLine="0"/>
              <w:rPr>
                <w:del w:id="238" w:author="Vasy Medov" w:date="2026-03-18T20:12:00Z"/>
              </w:rPr>
            </w:pPr>
            <m:oMathPara>
              <m:oMath>
                <m:r>
                  <w:del w:id="239" w:author="Vasy Medov" w:date="2026-03-18T20:12:00Z">
                    <w:rPr>
                      <w:rFonts w:ascii="Cambria Math" w:hAnsi="Cambria Math"/>
                    </w:rPr>
                    <m:t>1</m:t>
                  </w:del>
                </m:r>
                <m:r>
                  <w:del w:id="240" w:author="Vasy Medov" w:date="2026-03-18T20:12:00Z">
                    <w:rPr>
                      <w:rFonts w:ascii="Cambria Math" w:hAnsi="Cambria Math"/>
                      <w:lang w:val="en-US"/>
                    </w:rPr>
                    <m:t>.2</m:t>
                  </w:del>
                </m:r>
              </m:oMath>
            </m:oMathPara>
          </w:p>
        </w:tc>
        <w:tc>
          <w:tcPr>
            <w:tcW w:w="5390" w:type="dxa"/>
          </w:tcPr>
          <w:p w14:paraId="62287539" w14:textId="65857A5F" w:rsidR="00CE186C" w:rsidDel="00972243" w:rsidRDefault="00CE186C" w:rsidP="00CE186C">
            <w:pPr>
              <w:ind w:firstLine="0"/>
              <w:rPr>
                <w:del w:id="241" w:author="Vasy Medov" w:date="2026-03-18T20:12:00Z"/>
              </w:rPr>
            </w:pPr>
            <m:oMathPara>
              <m:oMath>
                <m:r>
                  <w:del w:id="242" w:author="Vasy Medov" w:date="2026-03-18T20:12:00Z">
                    <w:rPr>
                      <w:rFonts w:ascii="Cambria Math" w:hAnsi="Cambria Math"/>
                      <w:lang w:val="en-US"/>
                    </w:rPr>
                    <m:t>10.008</m:t>
                  </w:del>
                </m:r>
              </m:oMath>
            </m:oMathPara>
          </w:p>
        </w:tc>
      </w:tr>
      <w:tr w:rsidR="00CE186C" w:rsidDel="00972243" w14:paraId="07B36B77" w14:textId="274D7B99" w:rsidTr="00CE186C">
        <w:trPr>
          <w:del w:id="243" w:author="Vasy Medov" w:date="2026-03-18T20:12:00Z"/>
        </w:trPr>
        <w:tc>
          <w:tcPr>
            <w:tcW w:w="1271" w:type="dxa"/>
          </w:tcPr>
          <w:p w14:paraId="59B8DF78" w14:textId="06D2C5F4" w:rsidR="00CE186C" w:rsidDel="00972243" w:rsidRDefault="00CE186C" w:rsidP="00CE186C">
            <w:pPr>
              <w:ind w:firstLine="0"/>
              <w:rPr>
                <w:del w:id="244" w:author="Vasy Medov" w:date="2026-03-18T20:12:00Z"/>
              </w:rPr>
            </w:pPr>
            <m:oMathPara>
              <m:oMath>
                <m:r>
                  <w:del w:id="245" w:author="Vasy Medov" w:date="2026-03-18T20:12:00Z">
                    <w:rPr>
                      <w:rFonts w:ascii="Cambria Math" w:hAnsi="Cambria Math"/>
                    </w:rPr>
                    <m:t>3</m:t>
                  </w:del>
                </m:r>
              </m:oMath>
            </m:oMathPara>
          </w:p>
        </w:tc>
        <w:tc>
          <w:tcPr>
            <w:tcW w:w="2552" w:type="dxa"/>
          </w:tcPr>
          <w:p w14:paraId="2461EF70" w14:textId="1E865C69" w:rsidR="00CE186C" w:rsidDel="00972243" w:rsidRDefault="00CE186C" w:rsidP="00CE186C">
            <w:pPr>
              <w:ind w:firstLine="0"/>
              <w:rPr>
                <w:del w:id="246" w:author="Vasy Medov" w:date="2026-03-18T20:12:00Z"/>
              </w:rPr>
            </w:pPr>
            <m:oMathPara>
              <m:oMath>
                <m:r>
                  <w:del w:id="247" w:author="Vasy Medov" w:date="2026-03-18T20:12:00Z">
                    <w:rPr>
                      <w:rFonts w:ascii="Cambria Math" w:hAnsi="Cambria Math"/>
                    </w:rPr>
                    <m:t>1</m:t>
                  </w:del>
                </m:r>
                <m:r>
                  <w:del w:id="248" w:author="Vasy Medov" w:date="2026-03-18T20:12:00Z">
                    <w:rPr>
                      <w:rFonts w:ascii="Cambria Math" w:hAnsi="Cambria Math"/>
                      <w:lang w:val="en-US"/>
                    </w:rPr>
                    <m:t>.3</m:t>
                  </w:del>
                </m:r>
              </m:oMath>
            </m:oMathPara>
          </w:p>
        </w:tc>
        <w:tc>
          <w:tcPr>
            <w:tcW w:w="5390" w:type="dxa"/>
          </w:tcPr>
          <w:p w14:paraId="5C2B644B" w14:textId="7C6E1CA2" w:rsidR="00CE186C" w:rsidDel="00972243" w:rsidRDefault="00CE186C" w:rsidP="00CE186C">
            <w:pPr>
              <w:ind w:firstLine="0"/>
              <w:rPr>
                <w:del w:id="249" w:author="Vasy Medov" w:date="2026-03-18T20:12:00Z"/>
              </w:rPr>
            </w:pPr>
            <m:oMathPara>
              <m:oMath>
                <m:r>
                  <w:del w:id="250" w:author="Vasy Medov" w:date="2026-03-18T20:12:00Z">
                    <w:rPr>
                      <w:rFonts w:ascii="Cambria Math" w:hAnsi="Cambria Math"/>
                      <w:lang w:val="en-US"/>
                    </w:rPr>
                    <m:t>13.019</m:t>
                  </w:del>
                </m:r>
              </m:oMath>
            </m:oMathPara>
          </w:p>
        </w:tc>
      </w:tr>
      <w:tr w:rsidR="00CE186C" w:rsidDel="00972243" w14:paraId="38C8CA81" w14:textId="5BB89295" w:rsidTr="00CE186C">
        <w:trPr>
          <w:del w:id="251" w:author="Vasy Medov" w:date="2026-03-18T20:12:00Z"/>
        </w:trPr>
        <w:tc>
          <w:tcPr>
            <w:tcW w:w="1271" w:type="dxa"/>
          </w:tcPr>
          <w:p w14:paraId="092E5C05" w14:textId="18654046" w:rsidR="00CE186C" w:rsidDel="00972243" w:rsidRDefault="00CE186C" w:rsidP="00CE186C">
            <w:pPr>
              <w:ind w:firstLine="0"/>
              <w:rPr>
                <w:del w:id="252" w:author="Vasy Medov" w:date="2026-03-18T20:12:00Z"/>
              </w:rPr>
            </w:pPr>
            <m:oMathPara>
              <m:oMath>
                <m:r>
                  <w:del w:id="253" w:author="Vasy Medov" w:date="2026-03-18T20:12:00Z">
                    <w:rPr>
                      <w:rFonts w:ascii="Cambria Math" w:hAnsi="Cambria Math"/>
                    </w:rPr>
                    <m:t>4</m:t>
                  </w:del>
                </m:r>
              </m:oMath>
            </m:oMathPara>
          </w:p>
        </w:tc>
        <w:tc>
          <w:tcPr>
            <w:tcW w:w="2552" w:type="dxa"/>
          </w:tcPr>
          <w:p w14:paraId="528CF09A" w14:textId="263C63D2" w:rsidR="00CE186C" w:rsidDel="00972243" w:rsidRDefault="00CE186C" w:rsidP="00CE186C">
            <w:pPr>
              <w:ind w:firstLine="0"/>
              <w:rPr>
                <w:del w:id="254" w:author="Vasy Medov" w:date="2026-03-18T20:12:00Z"/>
              </w:rPr>
            </w:pPr>
            <m:oMathPara>
              <m:oMath>
                <m:r>
                  <w:del w:id="255" w:author="Vasy Medov" w:date="2026-03-18T20:12:00Z">
                    <w:rPr>
                      <w:rFonts w:ascii="Cambria Math" w:hAnsi="Cambria Math"/>
                    </w:rPr>
                    <m:t>1</m:t>
                  </w:del>
                </m:r>
                <m:r>
                  <w:del w:id="256" w:author="Vasy Medov" w:date="2026-03-18T20:12:00Z">
                    <w:rPr>
                      <w:rFonts w:ascii="Cambria Math" w:hAnsi="Cambria Math"/>
                      <w:lang w:val="en-US"/>
                    </w:rPr>
                    <m:t>.4</m:t>
                  </w:del>
                </m:r>
              </m:oMath>
            </m:oMathPara>
          </w:p>
        </w:tc>
        <w:tc>
          <w:tcPr>
            <w:tcW w:w="5390" w:type="dxa"/>
          </w:tcPr>
          <w:p w14:paraId="03F7140C" w14:textId="036884BA" w:rsidR="00CE186C" w:rsidDel="00972243" w:rsidRDefault="00CE186C" w:rsidP="00CE186C">
            <w:pPr>
              <w:ind w:firstLine="0"/>
              <w:rPr>
                <w:del w:id="257" w:author="Vasy Medov" w:date="2026-03-18T20:12:00Z"/>
              </w:rPr>
            </w:pPr>
            <m:oMathPara>
              <m:oMath>
                <m:r>
                  <w:del w:id="258" w:author="Vasy Medov" w:date="2026-03-18T20:12:00Z">
                    <w:rPr>
                      <w:rFonts w:ascii="Cambria Math" w:hAnsi="Cambria Math"/>
                      <w:lang w:val="en-US"/>
                    </w:rPr>
                    <m:t>16.400</m:t>
                  </w:del>
                </m:r>
              </m:oMath>
            </m:oMathPara>
          </w:p>
        </w:tc>
      </w:tr>
      <w:tr w:rsidR="00CE186C" w:rsidDel="00972243" w14:paraId="06B22A41" w14:textId="5E180FD6" w:rsidTr="00CE186C">
        <w:trPr>
          <w:del w:id="259" w:author="Vasy Medov" w:date="2026-03-18T20:12:00Z"/>
        </w:trPr>
        <w:tc>
          <w:tcPr>
            <w:tcW w:w="1271" w:type="dxa"/>
          </w:tcPr>
          <w:p w14:paraId="0A0D8EE8" w14:textId="69BA2475" w:rsidR="00CE186C" w:rsidRPr="00E07DDA" w:rsidDel="00972243" w:rsidRDefault="00CE186C" w:rsidP="00CE186C">
            <w:pPr>
              <w:ind w:firstLine="0"/>
              <w:rPr>
                <w:del w:id="260" w:author="Vasy Medov" w:date="2026-03-18T20:12:00Z"/>
                <w:i/>
                <w:lang w:val="en-US"/>
              </w:rPr>
            </w:pPr>
            <m:oMathPara>
              <m:oMath>
                <m:r>
                  <w:del w:id="261" w:author="Vasy Medov" w:date="2026-03-18T20:12:00Z">
                    <w:rPr>
                      <w:rFonts w:ascii="Cambria Math" w:hAnsi="Cambria Math"/>
                    </w:rPr>
                    <m:t>5</m:t>
                  </w:del>
                </m:r>
              </m:oMath>
            </m:oMathPara>
          </w:p>
        </w:tc>
        <w:tc>
          <w:tcPr>
            <w:tcW w:w="2552" w:type="dxa"/>
          </w:tcPr>
          <w:p w14:paraId="45301E2B" w14:textId="2E0A0AB5" w:rsidR="00CE186C" w:rsidDel="00972243" w:rsidRDefault="00CE186C" w:rsidP="00CE186C">
            <w:pPr>
              <w:ind w:firstLine="0"/>
              <w:rPr>
                <w:del w:id="262" w:author="Vasy Medov" w:date="2026-03-18T20:12:00Z"/>
              </w:rPr>
            </w:pPr>
            <m:oMathPara>
              <m:oMath>
                <m:r>
                  <w:del w:id="263" w:author="Vasy Medov" w:date="2026-03-18T20:12:00Z">
                    <w:rPr>
                      <w:rFonts w:ascii="Cambria Math" w:hAnsi="Cambria Math"/>
                    </w:rPr>
                    <m:t>1</m:t>
                  </w:del>
                </m:r>
                <m:r>
                  <w:del w:id="264" w:author="Vasy Medov" w:date="2026-03-18T20:12:00Z">
                    <w:rPr>
                      <w:rFonts w:ascii="Cambria Math" w:hAnsi="Cambria Math"/>
                      <w:lang w:val="en-US"/>
                    </w:rPr>
                    <m:t>.5</m:t>
                  </w:del>
                </m:r>
              </m:oMath>
            </m:oMathPara>
          </w:p>
        </w:tc>
        <w:tc>
          <w:tcPr>
            <w:tcW w:w="5390" w:type="dxa"/>
          </w:tcPr>
          <w:p w14:paraId="620220D3" w14:textId="6B2DFB8C" w:rsidR="00CE186C" w:rsidDel="00972243" w:rsidRDefault="00CE186C" w:rsidP="00CE186C">
            <w:pPr>
              <w:ind w:firstLine="0"/>
              <w:rPr>
                <w:del w:id="265" w:author="Vasy Medov" w:date="2026-03-18T20:12:00Z"/>
              </w:rPr>
            </w:pPr>
            <m:oMathPara>
              <m:oMath>
                <m:r>
                  <w:del w:id="266" w:author="Vasy Medov" w:date="2026-03-18T20:12:00Z">
                    <w:rPr>
                      <w:rFonts w:ascii="Cambria Math" w:hAnsi="Cambria Math"/>
                      <w:lang w:val="en-US"/>
                    </w:rPr>
                    <m:t>20.175</m:t>
                  </w:del>
                </m:r>
              </m:oMath>
            </m:oMathPara>
          </w:p>
        </w:tc>
      </w:tr>
      <w:tr w:rsidR="00CE186C" w:rsidDel="00972243" w14:paraId="014221C3" w14:textId="10F90F8B" w:rsidTr="00CE186C">
        <w:trPr>
          <w:del w:id="267" w:author="Vasy Medov" w:date="2026-03-18T20:12:00Z"/>
        </w:trPr>
        <w:tc>
          <w:tcPr>
            <w:tcW w:w="1271" w:type="dxa"/>
          </w:tcPr>
          <w:p w14:paraId="7C0BACCB" w14:textId="7B897D92" w:rsidR="00CE186C" w:rsidDel="00972243" w:rsidRDefault="00CE186C" w:rsidP="00CE186C">
            <w:pPr>
              <w:ind w:firstLine="0"/>
              <w:rPr>
                <w:del w:id="268" w:author="Vasy Medov" w:date="2026-03-18T20:12:00Z"/>
              </w:rPr>
            </w:pPr>
            <m:oMathPara>
              <m:oMath>
                <m:r>
                  <w:del w:id="269" w:author="Vasy Medov" w:date="2026-03-18T20:12:00Z">
                    <w:rPr>
                      <w:rFonts w:ascii="Cambria Math" w:hAnsi="Cambria Math"/>
                    </w:rPr>
                    <m:t>6</m:t>
                  </w:del>
                </m:r>
              </m:oMath>
            </m:oMathPara>
          </w:p>
        </w:tc>
        <w:tc>
          <w:tcPr>
            <w:tcW w:w="2552" w:type="dxa"/>
          </w:tcPr>
          <w:p w14:paraId="66F0D5E3" w14:textId="6A52E3CD" w:rsidR="00CE186C" w:rsidRPr="00E07DDA" w:rsidDel="00972243" w:rsidRDefault="00CE186C" w:rsidP="00CE186C">
            <w:pPr>
              <w:ind w:firstLine="0"/>
              <w:rPr>
                <w:del w:id="270" w:author="Vasy Medov" w:date="2026-03-18T20:12:00Z"/>
                <w:i/>
                <w:lang w:val="en-US"/>
              </w:rPr>
            </w:pPr>
            <m:oMathPara>
              <m:oMath>
                <m:r>
                  <w:del w:id="271" w:author="Vasy Medov" w:date="2026-03-18T20:12:00Z">
                    <w:rPr>
                      <w:rFonts w:ascii="Cambria Math" w:hAnsi="Cambria Math"/>
                    </w:rPr>
                    <m:t>1.</m:t>
                  </w:del>
                </m:r>
                <m:r>
                  <w:del w:id="272" w:author="Vasy Medov" w:date="2026-03-18T20:12:00Z">
                    <w:rPr>
                      <w:rFonts w:ascii="Cambria Math" w:hAnsi="Cambria Math"/>
                      <w:lang w:val="en-US"/>
                    </w:rPr>
                    <m:t>6</m:t>
                  </w:del>
                </m:r>
              </m:oMath>
            </m:oMathPara>
          </w:p>
        </w:tc>
        <w:tc>
          <w:tcPr>
            <w:tcW w:w="5390" w:type="dxa"/>
          </w:tcPr>
          <w:p w14:paraId="404A6644" w14:textId="7DD935FC" w:rsidR="00CE186C" w:rsidDel="00972243" w:rsidRDefault="00CE186C" w:rsidP="00CE186C">
            <w:pPr>
              <w:ind w:firstLine="0"/>
              <w:rPr>
                <w:del w:id="273" w:author="Vasy Medov" w:date="2026-03-18T20:12:00Z"/>
              </w:rPr>
            </w:pPr>
            <m:oMathPara>
              <m:oMath>
                <m:r>
                  <w:del w:id="274" w:author="Vasy Medov" w:date="2026-03-18T20:12:00Z">
                    <w:rPr>
                      <w:rFonts w:ascii="Cambria Math" w:hAnsi="Cambria Math"/>
                      <w:lang w:val="en-US"/>
                    </w:rPr>
                    <m:t>24.368</m:t>
                  </w:del>
                </m:r>
              </m:oMath>
            </m:oMathPara>
          </w:p>
        </w:tc>
      </w:tr>
      <w:tr w:rsidR="00CE186C" w:rsidDel="00972243" w14:paraId="75086F0B" w14:textId="6ABAD63C" w:rsidTr="00CE186C">
        <w:trPr>
          <w:del w:id="275" w:author="Vasy Medov" w:date="2026-03-18T20:12:00Z"/>
        </w:trPr>
        <w:tc>
          <w:tcPr>
            <w:tcW w:w="1271" w:type="dxa"/>
          </w:tcPr>
          <w:p w14:paraId="2D2F9B92" w14:textId="54B977C0" w:rsidR="00CE186C" w:rsidDel="00972243" w:rsidRDefault="00CE186C" w:rsidP="00CE186C">
            <w:pPr>
              <w:ind w:firstLine="0"/>
              <w:rPr>
                <w:del w:id="276" w:author="Vasy Medov" w:date="2026-03-18T20:12:00Z"/>
                <w:rFonts w:eastAsia="Calibri" w:cs="Times New Roman"/>
              </w:rPr>
            </w:pPr>
            <m:oMathPara>
              <m:oMath>
                <m:r>
                  <w:del w:id="277" w:author="Vasy Medov" w:date="2026-03-18T20:12:00Z">
                    <w:rPr>
                      <w:rFonts w:ascii="Cambria Math" w:eastAsia="Calibri" w:hAnsi="Cambria Math" w:cs="Times New Roman"/>
                    </w:rPr>
                    <m:t>7</m:t>
                  </w:del>
                </m:r>
              </m:oMath>
            </m:oMathPara>
          </w:p>
        </w:tc>
        <w:tc>
          <w:tcPr>
            <w:tcW w:w="2552" w:type="dxa"/>
          </w:tcPr>
          <w:p w14:paraId="1670035D" w14:textId="624FE4C9" w:rsidR="00CE186C" w:rsidDel="00972243" w:rsidRDefault="00CE186C" w:rsidP="00CE186C">
            <w:pPr>
              <w:ind w:firstLine="0"/>
              <w:rPr>
                <w:del w:id="278" w:author="Vasy Medov" w:date="2026-03-18T20:12:00Z"/>
                <w:rFonts w:eastAsia="Calibri" w:cs="Times New Roman"/>
                <w:lang w:val="en-US"/>
              </w:rPr>
            </w:pPr>
            <m:oMathPara>
              <m:oMath>
                <m:r>
                  <w:del w:id="279" w:author="Vasy Medov" w:date="2026-03-18T20:12:00Z">
                    <w:rPr>
                      <w:rFonts w:ascii="Cambria Math" w:eastAsia="Calibri" w:hAnsi="Cambria Math" w:cs="Times New Roman"/>
                      <w:lang w:val="en-US"/>
                    </w:rPr>
                    <m:t>1.7</m:t>
                  </w:del>
                </m:r>
              </m:oMath>
            </m:oMathPara>
          </w:p>
        </w:tc>
        <w:tc>
          <w:tcPr>
            <w:tcW w:w="5390" w:type="dxa"/>
          </w:tcPr>
          <w:p w14:paraId="623DB9A9" w14:textId="23D2D825" w:rsidR="00CE186C" w:rsidDel="00972243" w:rsidRDefault="00E10268" w:rsidP="00CE186C">
            <w:pPr>
              <w:ind w:firstLine="0"/>
              <w:rPr>
                <w:del w:id="280" w:author="Vasy Medov" w:date="2026-03-18T20:12:00Z"/>
                <w:rFonts w:eastAsia="Calibri" w:cs="Times New Roman"/>
                <w:lang w:val="en-US"/>
              </w:rPr>
            </w:pPr>
            <m:oMathPara>
              <m:oMath>
                <m:r>
                  <w:del w:id="281" w:author="Vasy Medov" w:date="2026-03-18T20:12:00Z">
                    <w:rPr>
                      <w:rFonts w:ascii="Cambria Math" w:hAnsi="Cambria Math"/>
                      <w:lang w:val="en-US"/>
                    </w:rPr>
                    <m:t>29.003</m:t>
                  </w:del>
                </m:r>
              </m:oMath>
            </m:oMathPara>
          </w:p>
        </w:tc>
      </w:tr>
      <w:tr w:rsidR="00CE186C" w:rsidDel="00972243" w14:paraId="6CE8EBAB" w14:textId="5012776F" w:rsidTr="00CE186C">
        <w:trPr>
          <w:del w:id="282" w:author="Vasy Medov" w:date="2026-03-18T20:12:00Z"/>
        </w:trPr>
        <w:tc>
          <w:tcPr>
            <w:tcW w:w="1271" w:type="dxa"/>
          </w:tcPr>
          <w:p w14:paraId="5F98F35A" w14:textId="1AC790AF" w:rsidR="00CE186C" w:rsidDel="00972243" w:rsidRDefault="00CE186C" w:rsidP="00CE186C">
            <w:pPr>
              <w:ind w:firstLine="0"/>
              <w:rPr>
                <w:del w:id="283" w:author="Vasy Medov" w:date="2026-03-18T20:12:00Z"/>
                <w:rFonts w:eastAsia="Calibri" w:cs="Times New Roman"/>
              </w:rPr>
            </w:pPr>
            <m:oMathPara>
              <m:oMath>
                <m:r>
                  <w:del w:id="284" w:author="Vasy Medov" w:date="2026-03-18T20:12:00Z">
                    <w:rPr>
                      <w:rFonts w:ascii="Cambria Math" w:eastAsia="Calibri" w:hAnsi="Cambria Math" w:cs="Times New Roman"/>
                    </w:rPr>
                    <m:t>8</m:t>
                  </w:del>
                </m:r>
              </m:oMath>
            </m:oMathPara>
          </w:p>
        </w:tc>
        <w:tc>
          <w:tcPr>
            <w:tcW w:w="2552" w:type="dxa"/>
          </w:tcPr>
          <w:p w14:paraId="09BCB55D" w14:textId="0FDBD9CC" w:rsidR="00CE186C" w:rsidDel="00972243" w:rsidRDefault="00CE186C" w:rsidP="00CE186C">
            <w:pPr>
              <w:ind w:firstLine="0"/>
              <w:rPr>
                <w:del w:id="285" w:author="Vasy Medov" w:date="2026-03-18T20:12:00Z"/>
                <w:rFonts w:eastAsia="Calibri" w:cs="Times New Roman"/>
                <w:lang w:val="en-US"/>
              </w:rPr>
            </w:pPr>
            <m:oMathPara>
              <m:oMath>
                <m:r>
                  <w:del w:id="286" w:author="Vasy Medov" w:date="2026-03-18T20:12:00Z">
                    <w:rPr>
                      <w:rFonts w:ascii="Cambria Math" w:eastAsia="Calibri" w:hAnsi="Cambria Math" w:cs="Times New Roman"/>
                      <w:lang w:val="en-US"/>
                    </w:rPr>
                    <m:t>1.8</m:t>
                  </w:del>
                </m:r>
              </m:oMath>
            </m:oMathPara>
          </w:p>
        </w:tc>
        <w:tc>
          <w:tcPr>
            <w:tcW w:w="5390" w:type="dxa"/>
          </w:tcPr>
          <w:p w14:paraId="27867951" w14:textId="10A975A2" w:rsidR="00CE186C" w:rsidDel="00972243" w:rsidRDefault="00E10268" w:rsidP="00CE186C">
            <w:pPr>
              <w:ind w:firstLine="0"/>
              <w:rPr>
                <w:del w:id="287" w:author="Vasy Medov" w:date="2026-03-18T20:12:00Z"/>
                <w:rFonts w:eastAsia="Calibri" w:cs="Times New Roman"/>
                <w:lang w:val="en-US"/>
              </w:rPr>
            </w:pPr>
            <m:oMathPara>
              <m:oMath>
                <m:r>
                  <w:del w:id="288" w:author="Vasy Medov" w:date="2026-03-18T20:12:00Z">
                    <w:rPr>
                      <w:rFonts w:ascii="Cambria Math" w:hAnsi="Cambria Math"/>
                      <w:lang w:val="en-US"/>
                    </w:rPr>
                    <m:t>34.104</m:t>
                  </w:del>
                </m:r>
              </m:oMath>
            </m:oMathPara>
          </w:p>
        </w:tc>
      </w:tr>
      <w:tr w:rsidR="00CE186C" w:rsidDel="00972243" w14:paraId="23BE3F87" w14:textId="0E7D2440" w:rsidTr="00CE186C">
        <w:trPr>
          <w:del w:id="289" w:author="Vasy Medov" w:date="2026-03-18T20:12:00Z"/>
        </w:trPr>
        <w:tc>
          <w:tcPr>
            <w:tcW w:w="1271" w:type="dxa"/>
          </w:tcPr>
          <w:p w14:paraId="3EA5F7C2" w14:textId="1CEA12BC" w:rsidR="00CE186C" w:rsidDel="00972243" w:rsidRDefault="00CE186C" w:rsidP="00CE186C">
            <w:pPr>
              <w:ind w:firstLine="0"/>
              <w:rPr>
                <w:del w:id="290" w:author="Vasy Medov" w:date="2026-03-18T20:12:00Z"/>
                <w:rFonts w:eastAsia="Calibri" w:cs="Times New Roman"/>
              </w:rPr>
            </w:pPr>
            <m:oMathPara>
              <m:oMath>
                <m:r>
                  <w:del w:id="291" w:author="Vasy Medov" w:date="2026-03-18T20:12:00Z">
                    <w:rPr>
                      <w:rFonts w:ascii="Cambria Math" w:eastAsia="Calibri" w:hAnsi="Cambria Math" w:cs="Times New Roman"/>
                    </w:rPr>
                    <m:t>9</m:t>
                  </w:del>
                </m:r>
              </m:oMath>
            </m:oMathPara>
          </w:p>
        </w:tc>
        <w:tc>
          <w:tcPr>
            <w:tcW w:w="2552" w:type="dxa"/>
          </w:tcPr>
          <w:p w14:paraId="001E920A" w14:textId="7EDE782E" w:rsidR="00CE186C" w:rsidDel="00972243" w:rsidRDefault="00CE186C" w:rsidP="00CE186C">
            <w:pPr>
              <w:ind w:firstLine="0"/>
              <w:rPr>
                <w:del w:id="292" w:author="Vasy Medov" w:date="2026-03-18T20:12:00Z"/>
                <w:rFonts w:eastAsia="Calibri" w:cs="Times New Roman"/>
                <w:lang w:val="en-US"/>
              </w:rPr>
            </w:pPr>
            <m:oMathPara>
              <m:oMath>
                <m:r>
                  <w:del w:id="293" w:author="Vasy Medov" w:date="2026-03-18T20:12:00Z">
                    <w:rPr>
                      <w:rFonts w:ascii="Cambria Math" w:eastAsia="Calibri" w:hAnsi="Cambria Math" w:cs="Times New Roman"/>
                      <w:lang w:val="en-US"/>
                    </w:rPr>
                    <m:t>1.9</m:t>
                  </w:del>
                </m:r>
              </m:oMath>
            </m:oMathPara>
          </w:p>
        </w:tc>
        <w:tc>
          <w:tcPr>
            <w:tcW w:w="5390" w:type="dxa"/>
          </w:tcPr>
          <w:p w14:paraId="2FD544D4" w14:textId="471BBF0D" w:rsidR="00CE186C" w:rsidDel="00972243" w:rsidRDefault="00E10268" w:rsidP="00CE186C">
            <w:pPr>
              <w:ind w:firstLine="0"/>
              <w:rPr>
                <w:del w:id="294" w:author="Vasy Medov" w:date="2026-03-18T20:12:00Z"/>
                <w:rFonts w:eastAsia="Calibri" w:cs="Times New Roman"/>
                <w:lang w:val="en-US"/>
              </w:rPr>
            </w:pPr>
            <m:oMathPara>
              <m:oMath>
                <m:r>
                  <w:del w:id="295" w:author="Vasy Medov" w:date="2026-03-18T20:12:00Z">
                    <w:rPr>
                      <w:rFonts w:ascii="Cambria Math" w:hAnsi="Cambria Math"/>
                      <w:lang w:val="en-US"/>
                    </w:rPr>
                    <m:t>39.695</m:t>
                  </w:del>
                </m:r>
              </m:oMath>
            </m:oMathPara>
          </w:p>
        </w:tc>
      </w:tr>
      <w:tr w:rsidR="00CE186C" w:rsidDel="00972243" w14:paraId="7E0F2A38" w14:textId="3971A140" w:rsidTr="00CE186C">
        <w:trPr>
          <w:del w:id="296" w:author="Vasy Medov" w:date="2026-03-18T20:12:00Z"/>
        </w:trPr>
        <w:tc>
          <w:tcPr>
            <w:tcW w:w="1271" w:type="dxa"/>
          </w:tcPr>
          <w:p w14:paraId="5497DCFB" w14:textId="6D745AF1" w:rsidR="00CE186C" w:rsidDel="00972243" w:rsidRDefault="00CE186C" w:rsidP="00CE186C">
            <w:pPr>
              <w:ind w:firstLine="0"/>
              <w:rPr>
                <w:del w:id="297" w:author="Vasy Medov" w:date="2026-03-18T20:12:00Z"/>
                <w:rFonts w:eastAsia="Calibri" w:cs="Times New Roman"/>
              </w:rPr>
            </w:pPr>
            <m:oMathPara>
              <m:oMath>
                <m:r>
                  <w:del w:id="298" w:author="Vasy Medov" w:date="2026-03-18T20:12:00Z">
                    <w:rPr>
                      <w:rFonts w:ascii="Cambria Math" w:eastAsia="Calibri" w:hAnsi="Cambria Math" w:cs="Times New Roman"/>
                    </w:rPr>
                    <m:t>1</m:t>
                  </w:del>
                </m:r>
                <m:r>
                  <w:del w:id="299" w:author="Vasy Medov" w:date="2026-03-18T20:12:00Z">
                    <w:rPr>
                      <w:rFonts w:ascii="Cambria Math" w:eastAsia="Calibri" w:hAnsi="Cambria Math" w:cs="Times New Roman"/>
                      <w:lang w:val="en-US"/>
                    </w:rPr>
                    <m:t>0</m:t>
                  </w:del>
                </m:r>
              </m:oMath>
            </m:oMathPara>
          </w:p>
        </w:tc>
        <w:tc>
          <w:tcPr>
            <w:tcW w:w="2552" w:type="dxa"/>
          </w:tcPr>
          <w:p w14:paraId="61057933" w14:textId="424A1A60" w:rsidR="00CE186C" w:rsidDel="00972243" w:rsidRDefault="00CE186C" w:rsidP="00CE186C">
            <w:pPr>
              <w:ind w:firstLine="0"/>
              <w:rPr>
                <w:del w:id="300" w:author="Vasy Medov" w:date="2026-03-18T20:12:00Z"/>
                <w:rFonts w:eastAsia="Calibri" w:cs="Times New Roman"/>
                <w:lang w:val="en-US"/>
              </w:rPr>
            </w:pPr>
            <m:oMathPara>
              <m:oMath>
                <m:r>
                  <w:del w:id="301" w:author="Vasy Medov" w:date="2026-03-18T20:12:00Z">
                    <w:rPr>
                      <w:rFonts w:ascii="Cambria Math" w:eastAsia="Calibri" w:hAnsi="Cambria Math" w:cs="Times New Roman"/>
                      <w:lang w:val="en-US"/>
                    </w:rPr>
                    <m:t>2</m:t>
                  </w:del>
                </m:r>
              </m:oMath>
            </m:oMathPara>
          </w:p>
        </w:tc>
        <w:tc>
          <w:tcPr>
            <w:tcW w:w="5390" w:type="dxa"/>
          </w:tcPr>
          <w:p w14:paraId="2A078893" w14:textId="5C90C8BB" w:rsidR="00CE186C" w:rsidDel="00972243" w:rsidRDefault="00E10268" w:rsidP="00CE186C">
            <w:pPr>
              <w:ind w:firstLine="0"/>
              <w:rPr>
                <w:del w:id="302" w:author="Vasy Medov" w:date="2026-03-18T20:12:00Z"/>
                <w:rFonts w:eastAsia="Calibri" w:cs="Times New Roman"/>
                <w:lang w:val="en-US"/>
              </w:rPr>
            </w:pPr>
            <m:oMathPara>
              <m:oMath>
                <m:r>
                  <w:del w:id="303" w:author="Vasy Medov" w:date="2026-03-18T20:12:00Z">
                    <w:rPr>
                      <w:rFonts w:ascii="Cambria Math" w:hAnsi="Cambria Math"/>
                      <w:lang w:val="en-US"/>
                    </w:rPr>
                    <m:t>4</m:t>
                  </w:del>
                </m:r>
                <m:r>
                  <w:del w:id="304" w:author="Vasy Medov" w:date="2026-03-18T20:10:00Z">
                    <w:rPr>
                      <w:rFonts w:ascii="Cambria Math" w:hAnsi="Cambria Math"/>
                      <w:lang w:val="en-US"/>
                    </w:rPr>
                    <m:t>6</m:t>
                  </w:del>
                </m:r>
              </m:oMath>
            </m:oMathPara>
          </w:p>
        </w:tc>
      </w:tr>
    </w:tbl>
    <w:p w14:paraId="0ACEAFF7" w14:textId="5743DCA1" w:rsidR="00E10268" w:rsidDel="00972243" w:rsidRDefault="00E10268" w:rsidP="00B008BC">
      <w:pPr>
        <w:pStyle w:val="2"/>
        <w:rPr>
          <w:del w:id="305" w:author="Vasy Medov" w:date="2026-03-18T20:12:00Z"/>
          <w:lang w:val="en-US"/>
        </w:rPr>
      </w:pPr>
    </w:p>
    <w:p w14:paraId="5DA85E09" w14:textId="5881E8D9" w:rsidR="00B008BC" w:rsidRDefault="00B008BC" w:rsidP="00B008BC">
      <w:pPr>
        <w:pStyle w:val="2"/>
      </w:pPr>
      <w:bookmarkStart w:id="306" w:name="_Toc224771495"/>
      <w:r>
        <w:t>Формула средних прямоугольников</w:t>
      </w:r>
      <w:bookmarkEnd w:id="306"/>
    </w:p>
    <w:p w14:paraId="79A2AC32" w14:textId="7453866A" w:rsidR="00972243" w:rsidRPr="00E07DDA" w:rsidRDefault="006A2446" w:rsidP="00972243">
      <w:pPr>
        <w:ind w:firstLine="0"/>
        <w:rPr>
          <w:ins w:id="307" w:author="Vasy Medov" w:date="2026-03-18T20:13:00Z"/>
          <w:lang w:val="en-US"/>
        </w:rPr>
      </w:pPr>
      <m:oMathPara>
        <m:oMath>
          <m:r>
            <w:ins w:id="308" w:author="Vasy Medov" w:date="2026-03-18T20:13:00Z">
              <w:rPr>
                <w:rFonts w:ascii="Cambria Math" w:hAnsi="Cambria Math"/>
                <w:lang w:val="en-US"/>
              </w:rPr>
              <m:t>h=</m:t>
            </w:ins>
          </m:r>
          <m:f>
            <m:fPr>
              <m:ctrlPr>
                <w:ins w:id="309" w:author="Vasy Medov" w:date="2026-03-18T20:13:00Z">
                  <w:rPr>
                    <w:rFonts w:ascii="Cambria Math" w:hAnsi="Cambria Math"/>
                    <w:i/>
                    <w:lang w:val="en-US"/>
                  </w:rPr>
                </w:ins>
              </m:ctrlPr>
            </m:fPr>
            <m:num>
              <m:r>
                <w:ins w:id="310" w:author="Vasy Medov" w:date="2026-03-18T20:13:00Z">
                  <w:rPr>
                    <w:rFonts w:ascii="Cambria Math" w:hAnsi="Cambria Math"/>
                    <w:lang w:val="en-US"/>
                  </w:rPr>
                  <m:t>2-1</m:t>
                </w:ins>
              </m:r>
            </m:num>
            <m:den>
              <m:r>
                <w:ins w:id="311" w:author="Vasy Medov" w:date="2026-03-18T20:13:00Z">
                  <w:rPr>
                    <w:rFonts w:ascii="Cambria Math" w:hAnsi="Cambria Math"/>
                    <w:lang w:val="en-US"/>
                  </w:rPr>
                  <m:t>10</m:t>
                </w:ins>
              </m:r>
            </m:den>
          </m:f>
          <m:r>
            <w:ins w:id="312" w:author="Vasy Medov" w:date="2026-03-18T20:13:00Z">
              <w:rPr>
                <w:rFonts w:ascii="Cambria Math" w:hAnsi="Cambria Math"/>
                <w:lang w:val="en-US"/>
              </w:rPr>
              <m:t>=0.1</m:t>
            </w:ins>
          </m:r>
          <m:r>
            <w:ins w:id="313" w:author="Vasy Medov" w:date="2026-03-18T20:19:00Z">
              <w:rPr>
                <w:rFonts w:ascii="Cambria Math" w:hAnsi="Cambria Math"/>
                <w:lang w:val="en-US"/>
              </w:rPr>
              <m:t xml:space="preserve">,  </m:t>
            </w:ins>
          </m:r>
          <m:acc>
            <m:accPr>
              <m:chr m:val="̅"/>
              <m:ctrlPr>
                <w:ins w:id="314" w:author="Vasy Medov" w:date="2026-03-18T20:19:00Z">
                  <w:rPr>
                    <w:rFonts w:ascii="Cambria Math" w:hAnsi="Cambria Math"/>
                    <w:i/>
                    <w:lang w:val="en-US"/>
                  </w:rPr>
                </w:ins>
              </m:ctrlPr>
            </m:accPr>
            <m:e>
              <m:sSub>
                <m:sSubPr>
                  <m:ctrlPr>
                    <w:ins w:id="315" w:author="Vasy Medov" w:date="2026-03-18T20:19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sSubPr>
                <m:e>
                  <m:r>
                    <w:ins w:id="316" w:author="Vasy Medov" w:date="2026-03-18T20:19:00Z">
                      <w:rPr>
                        <w:rFonts w:ascii="Cambria Math" w:hAnsi="Cambria Math"/>
                        <w:lang w:val="en-US"/>
                      </w:rPr>
                      <m:t>x</m:t>
                    </w:ins>
                  </m:r>
                </m:e>
                <m:sub>
                  <m:r>
                    <w:ins w:id="317" w:author="Vasy Medov" w:date="2026-03-18T20:19:00Z">
                      <w:rPr>
                        <w:rFonts w:ascii="Cambria Math" w:hAnsi="Cambria Math"/>
                        <w:lang w:val="en-US"/>
                      </w:rPr>
                      <m:t>i</m:t>
                    </w:ins>
                  </m:r>
                </m:sub>
              </m:sSub>
            </m:e>
          </m:acc>
          <m:r>
            <w:ins w:id="318" w:author="Vasy Medov" w:date="2026-03-18T20:19:00Z">
              <w:rPr>
                <w:rFonts w:ascii="Cambria Math" w:hAnsi="Cambria Math"/>
                <w:lang w:val="en-US"/>
              </w:rPr>
              <m:t>=</m:t>
            </w:ins>
          </m:r>
          <m:sSub>
            <m:sSubPr>
              <m:ctrlPr>
                <w:ins w:id="319" w:author="Vasy Medov" w:date="2026-03-18T20:19:00Z">
                  <w:rPr>
                    <w:rFonts w:ascii="Cambria Math" w:hAnsi="Cambria Math"/>
                    <w:i/>
                    <w:lang w:val="en-US"/>
                  </w:rPr>
                </w:ins>
              </m:ctrlPr>
            </m:sSubPr>
            <m:e>
              <m:r>
                <w:ins w:id="320" w:author="Vasy Medov" w:date="2026-03-18T20:19:00Z">
                  <w:rPr>
                    <w:rFonts w:ascii="Cambria Math" w:hAnsi="Cambria Math"/>
                    <w:lang w:val="en-US"/>
                  </w:rPr>
                  <m:t>x</m:t>
                </w:ins>
              </m:r>
            </m:e>
            <m:sub>
              <m:r>
                <w:ins w:id="321" w:author="Vasy Medov" w:date="2026-03-18T20:19:00Z">
                  <w:rPr>
                    <w:rFonts w:ascii="Cambria Math" w:hAnsi="Cambria Math"/>
                    <w:lang w:val="en-US"/>
                  </w:rPr>
                  <m:t>i</m:t>
                </w:ins>
              </m:r>
            </m:sub>
          </m:sSub>
          <m:r>
            <w:ins w:id="322" w:author="Vasy Medov" w:date="2026-03-18T20:19:00Z">
              <w:rPr>
                <w:rFonts w:ascii="Cambria Math" w:hAnsi="Cambria Math"/>
                <w:lang w:val="en-US"/>
              </w:rPr>
              <m:t>+</m:t>
            </w:ins>
          </m:r>
          <m:f>
            <m:fPr>
              <m:ctrlPr>
                <w:ins w:id="323" w:author="Vasy Medov" w:date="2026-03-18T20:19:00Z">
                  <w:rPr>
                    <w:rFonts w:ascii="Cambria Math" w:hAnsi="Cambria Math"/>
                    <w:i/>
                    <w:lang w:val="en-US"/>
                  </w:rPr>
                </w:ins>
              </m:ctrlPr>
            </m:fPr>
            <m:num>
              <m:r>
                <w:ins w:id="324" w:author="Vasy Medov" w:date="2026-03-18T20:19:00Z">
                  <w:rPr>
                    <w:rFonts w:ascii="Cambria Math" w:hAnsi="Cambria Math"/>
                    <w:lang w:val="en-US"/>
                  </w:rPr>
                  <m:t>h</m:t>
                </w:ins>
              </m:r>
            </m:num>
            <m:den>
              <m:r>
                <w:ins w:id="325" w:author="Vasy Medov" w:date="2026-03-18T20:19:00Z">
                  <w:rPr>
                    <w:rFonts w:ascii="Cambria Math" w:hAnsi="Cambria Math"/>
                    <w:lang w:val="en-US"/>
                  </w:rPr>
                  <m:t>2</m:t>
                </w:ins>
              </m:r>
            </m:den>
          </m:f>
        </m:oMath>
      </m:oMathPara>
    </w:p>
    <w:tbl>
      <w:tblPr>
        <w:tblStyle w:val="ab"/>
        <w:tblW w:w="9213" w:type="dxa"/>
        <w:tblLook w:val="04A0" w:firstRow="1" w:lastRow="0" w:firstColumn="1" w:lastColumn="0" w:noHBand="0" w:noVBand="1"/>
        <w:tblPrChange w:id="326" w:author="Vasy Medov" w:date="2026-03-18T20:15:00Z">
          <w:tblPr>
            <w:tblStyle w:val="ab"/>
            <w:tblW w:w="9213" w:type="dxa"/>
            <w:tblLook w:val="04A0" w:firstRow="1" w:lastRow="0" w:firstColumn="1" w:lastColumn="0" w:noHBand="0" w:noVBand="1"/>
          </w:tblPr>
        </w:tblPrChange>
      </w:tblPr>
      <w:tblGrid>
        <w:gridCol w:w="1271"/>
        <w:gridCol w:w="4111"/>
        <w:gridCol w:w="3831"/>
        <w:tblGridChange w:id="327">
          <w:tblGrid>
            <w:gridCol w:w="1271"/>
            <w:gridCol w:w="2552"/>
            <w:gridCol w:w="1559"/>
            <w:gridCol w:w="3831"/>
          </w:tblGrid>
        </w:tblGridChange>
      </w:tblGrid>
      <w:tr w:rsidR="00972243" w14:paraId="0FE0A22F" w14:textId="77777777" w:rsidTr="00972243">
        <w:trPr>
          <w:ins w:id="328" w:author="Vasy Medov" w:date="2026-03-18T20:14:00Z"/>
        </w:trPr>
        <w:tc>
          <w:tcPr>
            <w:tcW w:w="1271" w:type="dxa"/>
            <w:tcPrChange w:id="329" w:author="Vasy Medov" w:date="2026-03-18T20:15:00Z">
              <w:tcPr>
                <w:tcW w:w="1271" w:type="dxa"/>
              </w:tcPr>
            </w:tcPrChange>
          </w:tcPr>
          <w:p w14:paraId="2126A524" w14:textId="77777777" w:rsidR="00972243" w:rsidRPr="00E07DDA" w:rsidRDefault="00972243" w:rsidP="009268CE">
            <w:pPr>
              <w:ind w:firstLine="0"/>
              <w:rPr>
                <w:ins w:id="330" w:author="Vasy Medov" w:date="2026-03-18T20:14:00Z"/>
                <w:lang w:val="en-US"/>
              </w:rPr>
            </w:pPr>
            <m:oMathPara>
              <m:oMath>
                <m:r>
                  <w:ins w:id="331" w:author="Vasy Medov" w:date="2026-03-18T20:14:00Z">
                    <w:rPr>
                      <w:rFonts w:ascii="Cambria Math" w:hAnsi="Cambria Math"/>
                      <w:lang w:val="en-US"/>
                    </w:rPr>
                    <m:t>i</m:t>
                  </w:ins>
                </m:r>
              </m:oMath>
            </m:oMathPara>
          </w:p>
        </w:tc>
        <w:tc>
          <w:tcPr>
            <w:tcW w:w="4111" w:type="dxa"/>
            <w:tcPrChange w:id="332" w:author="Vasy Medov" w:date="2026-03-18T20:15:00Z">
              <w:tcPr>
                <w:tcW w:w="2552" w:type="dxa"/>
              </w:tcPr>
            </w:tcPrChange>
          </w:tcPr>
          <w:p w14:paraId="629A0FD9" w14:textId="70EBEC7B" w:rsidR="00972243" w:rsidRPr="00E07DDA" w:rsidRDefault="00972243" w:rsidP="009268CE">
            <w:pPr>
              <w:ind w:firstLine="0"/>
              <w:rPr>
                <w:ins w:id="333" w:author="Vasy Medov" w:date="2026-03-18T20:14:00Z"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ins w:id="334" w:author="Vasy Medov" w:date="2026-03-18T20:14:00Z">
                        <w:rPr>
                          <w:rFonts w:ascii="Cambria Math" w:hAnsi="Cambria Math"/>
                          <w:i/>
                          <w:lang w:val="en-US"/>
                        </w:rPr>
                      </w:ins>
                    </m:ctrlPr>
                  </m:accPr>
                  <m:e>
                    <m:sSub>
                      <m:sSubPr>
                        <m:ctrlPr>
                          <w:ins w:id="335" w:author="Vasy Medov" w:date="2026-03-18T20:14:00Z"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w:ins>
                        </m:ctrlPr>
                      </m:sSubPr>
                      <m:e>
                        <m:r>
                          <w:ins w:id="336" w:author="Vasy Medov" w:date="2026-03-18T20:14:00Z"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w:ins>
                        </m:r>
                      </m:e>
                      <m:sub>
                        <m:r>
                          <w:ins w:id="337" w:author="Vasy Medov" w:date="2026-03-18T20:14:00Z"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w:ins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3831" w:type="dxa"/>
            <w:tcPrChange w:id="338" w:author="Vasy Medov" w:date="2026-03-18T20:15:00Z">
              <w:tcPr>
                <w:tcW w:w="5390" w:type="dxa"/>
                <w:gridSpan w:val="2"/>
              </w:tcPr>
            </w:tcPrChange>
          </w:tcPr>
          <w:p w14:paraId="4B5ED365" w14:textId="723436E5" w:rsidR="00972243" w:rsidRDefault="00972243" w:rsidP="009268CE">
            <w:pPr>
              <w:ind w:firstLine="0"/>
              <w:rPr>
                <w:ins w:id="339" w:author="Vasy Medov" w:date="2026-03-18T20:14:00Z"/>
              </w:rPr>
            </w:pPr>
            <m:oMathPara>
              <m:oMath>
                <m:r>
                  <w:ins w:id="340" w:author="Vasy Medov" w:date="2026-03-18T20:14:00Z">
                    <w:rPr>
                      <w:rFonts w:ascii="Cambria Math" w:hAnsi="Cambria Math"/>
                    </w:rPr>
                    <m:t>f</m:t>
                  </w:ins>
                </m:r>
                <m:d>
                  <m:dPr>
                    <m:ctrlPr>
                      <w:ins w:id="341" w:author="Vasy Medov" w:date="2026-03-18T20:14:00Z">
                        <w:rPr>
                          <w:rFonts w:ascii="Cambria Math" w:hAnsi="Cambria Math"/>
                          <w:i/>
                          <w:lang w:val="en-US"/>
                        </w:rPr>
                      </w:ins>
                    </m:ctrlPr>
                  </m:dPr>
                  <m:e>
                    <m:acc>
                      <m:accPr>
                        <m:chr m:val="̅"/>
                        <m:ctrlPr>
                          <w:ins w:id="342" w:author="Vasy Medov" w:date="2026-03-18T20:14:00Z"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w:ins>
                        </m:ctrlPr>
                      </m:accPr>
                      <m:e>
                        <m:sSub>
                          <m:sSubPr>
                            <m:ctrlPr>
                              <w:ins w:id="343" w:author="Vasy Medov" w:date="2026-03-18T20:14:00Z"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w:ins>
                            </m:ctrlPr>
                          </m:sSubPr>
                          <m:e>
                            <m:r>
                              <w:ins w:id="344" w:author="Vasy Medov" w:date="2026-03-18T20:14:00Z"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w:ins>
                            </m:r>
                          </m:e>
                          <m:sub>
                            <m:r>
                              <w:ins w:id="345" w:author="Vasy Medov" w:date="2026-03-18T20:14:00Z"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w:ins>
                            </m:r>
                          </m:sub>
                        </m:sSub>
                      </m:e>
                    </m:acc>
                  </m:e>
                </m:d>
              </m:oMath>
            </m:oMathPara>
          </w:p>
        </w:tc>
      </w:tr>
      <w:tr w:rsidR="00972243" w14:paraId="76366416" w14:textId="77777777" w:rsidTr="00972243">
        <w:trPr>
          <w:ins w:id="346" w:author="Vasy Medov" w:date="2026-03-18T20:14:00Z"/>
        </w:trPr>
        <w:tc>
          <w:tcPr>
            <w:tcW w:w="1271" w:type="dxa"/>
            <w:tcPrChange w:id="347" w:author="Vasy Medov" w:date="2026-03-18T20:15:00Z">
              <w:tcPr>
                <w:tcW w:w="1271" w:type="dxa"/>
              </w:tcPr>
            </w:tcPrChange>
          </w:tcPr>
          <w:p w14:paraId="37BAAC68" w14:textId="22954526" w:rsidR="00972243" w:rsidRDefault="00972243" w:rsidP="009268CE">
            <w:pPr>
              <w:ind w:firstLine="0"/>
              <w:rPr>
                <w:ins w:id="348" w:author="Vasy Medov" w:date="2026-03-18T20:14:00Z"/>
              </w:rPr>
            </w:pPr>
            <m:oMathPara>
              <m:oMath>
                <m:r>
                  <w:ins w:id="349" w:author="Vasy Medov" w:date="2026-03-18T20:16:00Z">
                    <w:rPr>
                      <w:rFonts w:ascii="Cambria Math" w:hAnsi="Cambria Math"/>
                    </w:rPr>
                    <m:t>1</m:t>
                  </w:ins>
                </m:r>
              </m:oMath>
            </m:oMathPara>
          </w:p>
        </w:tc>
        <w:tc>
          <w:tcPr>
            <w:tcW w:w="4111" w:type="dxa"/>
            <w:tcPrChange w:id="350" w:author="Vasy Medov" w:date="2026-03-18T20:15:00Z">
              <w:tcPr>
                <w:tcW w:w="2552" w:type="dxa"/>
              </w:tcPr>
            </w:tcPrChange>
          </w:tcPr>
          <w:p w14:paraId="0F74E8A0" w14:textId="17D815A4" w:rsidR="00972243" w:rsidRPr="00972243" w:rsidRDefault="00972243" w:rsidP="009268CE">
            <w:pPr>
              <w:ind w:firstLine="0"/>
              <w:rPr>
                <w:ins w:id="351" w:author="Vasy Medov" w:date="2026-03-18T20:14:00Z"/>
                <w:i/>
                <w:lang w:val="en-US"/>
                <w:rPrChange w:id="352" w:author="Vasy Medov" w:date="2026-03-18T20:15:00Z">
                  <w:rPr>
                    <w:ins w:id="353" w:author="Vasy Medov" w:date="2026-03-18T20:14:00Z"/>
                  </w:rPr>
                </w:rPrChange>
              </w:rPr>
            </w:pPr>
            <m:oMathPara>
              <m:oMath>
                <m:r>
                  <w:ins w:id="354" w:author="Vasy Medov" w:date="2026-03-18T20:14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355" w:author="Vasy Medov" w:date="2026-03-18T20:15:00Z">
                    <w:rPr>
                      <w:rFonts w:ascii="Cambria Math" w:hAnsi="Cambria Math"/>
                    </w:rPr>
                    <m:t>.</m:t>
                  </w:ins>
                </m:r>
                <m:r>
                  <w:ins w:id="356" w:author="Vasy Medov" w:date="2026-03-18T20:15:00Z">
                    <w:rPr>
                      <w:rFonts w:ascii="Cambria Math" w:hAnsi="Cambria Math"/>
                      <w:lang w:val="en-US"/>
                    </w:rPr>
                    <m:t>05</m:t>
                  </w:ins>
                </m:r>
              </m:oMath>
            </m:oMathPara>
          </w:p>
        </w:tc>
        <w:tc>
          <w:tcPr>
            <w:tcW w:w="3831" w:type="dxa"/>
            <w:tcPrChange w:id="357" w:author="Vasy Medov" w:date="2026-03-18T20:15:00Z">
              <w:tcPr>
                <w:tcW w:w="5390" w:type="dxa"/>
                <w:gridSpan w:val="2"/>
              </w:tcPr>
            </w:tcPrChange>
          </w:tcPr>
          <w:p w14:paraId="130D099C" w14:textId="03D12D0B" w:rsidR="00972243" w:rsidRPr="00972243" w:rsidRDefault="00972243" w:rsidP="009268CE">
            <w:pPr>
              <w:ind w:firstLine="0"/>
              <w:rPr>
                <w:ins w:id="358" w:author="Vasy Medov" w:date="2026-03-18T20:14:00Z"/>
                <w:lang w:val="en-US"/>
                <w:rPrChange w:id="359" w:author="Vasy Medov" w:date="2026-03-18T20:16:00Z">
                  <w:rPr>
                    <w:ins w:id="360" w:author="Vasy Medov" w:date="2026-03-18T20:14:00Z"/>
                  </w:rPr>
                </w:rPrChange>
              </w:rPr>
            </w:pPr>
            <m:oMathPara>
              <m:oMath>
                <m:r>
                  <w:ins w:id="361" w:author="Vasy Medov" w:date="2026-03-18T20:16:00Z">
                    <w:rPr>
                      <w:rFonts w:ascii="Cambria Math" w:hAnsi="Cambria Math"/>
                      <w:lang w:val="en-US"/>
                    </w:rPr>
                    <m:t>6.13</m:t>
                  </w:ins>
                </m:r>
                <m:r>
                  <w:ins w:id="362" w:author="Vasy Medov" w:date="2026-03-18T20:35:00Z">
                    <w:rPr>
                      <w:rFonts w:ascii="Cambria Math" w:hAnsi="Cambria Math"/>
                      <w:lang w:val="en-US"/>
                    </w:rPr>
                    <m:t>54</m:t>
                  </w:ins>
                </m:r>
              </m:oMath>
            </m:oMathPara>
          </w:p>
        </w:tc>
      </w:tr>
      <w:tr w:rsidR="00972243" w14:paraId="100C34BF" w14:textId="77777777" w:rsidTr="00972243">
        <w:trPr>
          <w:ins w:id="363" w:author="Vasy Medov" w:date="2026-03-18T20:14:00Z"/>
        </w:trPr>
        <w:tc>
          <w:tcPr>
            <w:tcW w:w="1271" w:type="dxa"/>
            <w:tcPrChange w:id="364" w:author="Vasy Medov" w:date="2026-03-18T20:15:00Z">
              <w:tcPr>
                <w:tcW w:w="1271" w:type="dxa"/>
              </w:tcPr>
            </w:tcPrChange>
          </w:tcPr>
          <w:p w14:paraId="1FAA8599" w14:textId="056C315A" w:rsidR="00972243" w:rsidRDefault="00972243" w:rsidP="009268CE">
            <w:pPr>
              <w:ind w:firstLine="0"/>
              <w:rPr>
                <w:ins w:id="365" w:author="Vasy Medov" w:date="2026-03-18T20:14:00Z"/>
              </w:rPr>
            </w:pPr>
            <m:oMathPara>
              <m:oMath>
                <m:r>
                  <w:ins w:id="366" w:author="Vasy Medov" w:date="2026-03-18T20:16:00Z">
                    <w:rPr>
                      <w:rFonts w:ascii="Cambria Math" w:hAnsi="Cambria Math"/>
                    </w:rPr>
                    <m:t>2</m:t>
                  </w:ins>
                </m:r>
              </m:oMath>
            </m:oMathPara>
          </w:p>
        </w:tc>
        <w:tc>
          <w:tcPr>
            <w:tcW w:w="4111" w:type="dxa"/>
            <w:tcPrChange w:id="367" w:author="Vasy Medov" w:date="2026-03-18T20:15:00Z">
              <w:tcPr>
                <w:tcW w:w="2552" w:type="dxa"/>
              </w:tcPr>
            </w:tcPrChange>
          </w:tcPr>
          <w:p w14:paraId="6BD3FDBF" w14:textId="2D089694" w:rsidR="00972243" w:rsidRDefault="00972243" w:rsidP="009268CE">
            <w:pPr>
              <w:ind w:firstLine="0"/>
              <w:rPr>
                <w:ins w:id="368" w:author="Vasy Medov" w:date="2026-03-18T20:14:00Z"/>
              </w:rPr>
            </w:pPr>
            <m:oMathPara>
              <m:oMath>
                <m:r>
                  <w:ins w:id="369" w:author="Vasy Medov" w:date="2026-03-18T20:14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370" w:author="Vasy Medov" w:date="2026-03-18T20:14:00Z">
                    <w:rPr>
                      <w:rFonts w:ascii="Cambria Math" w:hAnsi="Cambria Math"/>
                      <w:lang w:val="en-US"/>
                    </w:rPr>
                    <m:t>.1</m:t>
                  </w:ins>
                </m:r>
                <m:r>
                  <w:ins w:id="371" w:author="Vasy Medov" w:date="2026-03-18T20:15:00Z">
                    <w:rPr>
                      <w:rFonts w:ascii="Cambria Math" w:hAnsi="Cambria Math"/>
                      <w:lang w:val="en-US"/>
                    </w:rPr>
                    <m:t>5</m:t>
                  </w:ins>
                </m:r>
              </m:oMath>
            </m:oMathPara>
          </w:p>
        </w:tc>
        <w:tc>
          <w:tcPr>
            <w:tcW w:w="3831" w:type="dxa"/>
            <w:tcPrChange w:id="372" w:author="Vasy Medov" w:date="2026-03-18T20:15:00Z">
              <w:tcPr>
                <w:tcW w:w="5390" w:type="dxa"/>
                <w:gridSpan w:val="2"/>
              </w:tcPr>
            </w:tcPrChange>
          </w:tcPr>
          <w:p w14:paraId="3EBA66F2" w14:textId="564A52B8" w:rsidR="00972243" w:rsidRPr="00972243" w:rsidRDefault="00972243" w:rsidP="009268CE">
            <w:pPr>
              <w:ind w:firstLine="0"/>
              <w:rPr>
                <w:ins w:id="373" w:author="Vasy Medov" w:date="2026-03-18T20:14:00Z"/>
                <w:i/>
                <w:lang w:val="en-US"/>
                <w:rPrChange w:id="374" w:author="Vasy Medov" w:date="2026-03-18T20:16:00Z">
                  <w:rPr>
                    <w:ins w:id="375" w:author="Vasy Medov" w:date="2026-03-18T20:14:00Z"/>
                  </w:rPr>
                </w:rPrChange>
              </w:rPr>
            </w:pPr>
            <m:oMathPara>
              <m:oMath>
                <m:r>
                  <w:ins w:id="376" w:author="Vasy Medov" w:date="2026-03-18T20:16:00Z">
                    <w:rPr>
                      <w:rFonts w:ascii="Cambria Math" w:hAnsi="Cambria Math"/>
                    </w:rPr>
                    <m:t>8.</m:t>
                  </w:ins>
                </m:r>
                <m:r>
                  <w:ins w:id="377" w:author="Vasy Medov" w:date="2026-03-18T20:16:00Z">
                    <w:rPr>
                      <w:rFonts w:ascii="Cambria Math" w:hAnsi="Cambria Math"/>
                      <w:lang w:val="en-US"/>
                    </w:rPr>
                    <m:t>6</m:t>
                  </w:ins>
                </m:r>
                <m:r>
                  <w:ins w:id="378" w:author="Vasy Medov" w:date="2026-03-18T20:35:00Z">
                    <w:rPr>
                      <w:rFonts w:ascii="Cambria Math" w:hAnsi="Cambria Math"/>
                      <w:lang w:val="en-US"/>
                    </w:rPr>
                    <m:t>251</m:t>
                  </w:ins>
                </m:r>
              </m:oMath>
            </m:oMathPara>
          </w:p>
        </w:tc>
      </w:tr>
      <w:tr w:rsidR="00972243" w14:paraId="2BE3A28C" w14:textId="77777777" w:rsidTr="00972243">
        <w:trPr>
          <w:ins w:id="379" w:author="Vasy Medov" w:date="2026-03-18T20:14:00Z"/>
        </w:trPr>
        <w:tc>
          <w:tcPr>
            <w:tcW w:w="1271" w:type="dxa"/>
            <w:tcPrChange w:id="380" w:author="Vasy Medov" w:date="2026-03-18T20:15:00Z">
              <w:tcPr>
                <w:tcW w:w="1271" w:type="dxa"/>
              </w:tcPr>
            </w:tcPrChange>
          </w:tcPr>
          <w:p w14:paraId="3F504D44" w14:textId="09EFDA7A" w:rsidR="00972243" w:rsidRDefault="00972243" w:rsidP="009268CE">
            <w:pPr>
              <w:ind w:firstLine="0"/>
              <w:rPr>
                <w:ins w:id="381" w:author="Vasy Medov" w:date="2026-03-18T20:14:00Z"/>
              </w:rPr>
            </w:pPr>
            <m:oMathPara>
              <m:oMath>
                <m:r>
                  <w:ins w:id="382" w:author="Vasy Medov" w:date="2026-03-18T20:16:00Z">
                    <w:rPr>
                      <w:rFonts w:ascii="Cambria Math" w:hAnsi="Cambria Math"/>
                    </w:rPr>
                    <m:t>3</m:t>
                  </w:ins>
                </m:r>
              </m:oMath>
            </m:oMathPara>
          </w:p>
        </w:tc>
        <w:tc>
          <w:tcPr>
            <w:tcW w:w="4111" w:type="dxa"/>
            <w:tcPrChange w:id="383" w:author="Vasy Medov" w:date="2026-03-18T20:15:00Z">
              <w:tcPr>
                <w:tcW w:w="2552" w:type="dxa"/>
              </w:tcPr>
            </w:tcPrChange>
          </w:tcPr>
          <w:p w14:paraId="06B1074B" w14:textId="34A33275" w:rsidR="00972243" w:rsidRDefault="00972243" w:rsidP="009268CE">
            <w:pPr>
              <w:ind w:firstLine="0"/>
              <w:rPr>
                <w:ins w:id="384" w:author="Vasy Medov" w:date="2026-03-18T20:14:00Z"/>
              </w:rPr>
            </w:pPr>
            <m:oMathPara>
              <m:oMath>
                <m:r>
                  <w:ins w:id="385" w:author="Vasy Medov" w:date="2026-03-18T20:14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386" w:author="Vasy Medov" w:date="2026-03-18T20:14:00Z">
                    <w:rPr>
                      <w:rFonts w:ascii="Cambria Math" w:hAnsi="Cambria Math"/>
                      <w:lang w:val="en-US"/>
                    </w:rPr>
                    <m:t>.2</m:t>
                  </w:ins>
                </m:r>
                <m:r>
                  <w:ins w:id="387" w:author="Vasy Medov" w:date="2026-03-18T20:15:00Z">
                    <w:rPr>
                      <w:rFonts w:ascii="Cambria Math" w:eastAsiaTheme="minorEastAsia" w:hAnsi="Cambria Math"/>
                      <w:lang w:val="en-US"/>
                    </w:rPr>
                    <m:t>5</m:t>
                  </w:ins>
                </m:r>
              </m:oMath>
            </m:oMathPara>
          </w:p>
        </w:tc>
        <w:tc>
          <w:tcPr>
            <w:tcW w:w="3831" w:type="dxa"/>
            <w:tcPrChange w:id="388" w:author="Vasy Medov" w:date="2026-03-18T20:15:00Z">
              <w:tcPr>
                <w:tcW w:w="5390" w:type="dxa"/>
                <w:gridSpan w:val="2"/>
              </w:tcPr>
            </w:tcPrChange>
          </w:tcPr>
          <w:p w14:paraId="507176B3" w14:textId="3A655CF0" w:rsidR="00972243" w:rsidRDefault="00972243" w:rsidP="009268CE">
            <w:pPr>
              <w:ind w:firstLine="0"/>
              <w:rPr>
                <w:ins w:id="389" w:author="Vasy Medov" w:date="2026-03-18T20:14:00Z"/>
              </w:rPr>
            </w:pPr>
            <m:oMathPara>
              <m:oMath>
                <m:r>
                  <w:ins w:id="390" w:author="Vasy Medov" w:date="2026-03-18T20:16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391" w:author="Vasy Medov" w:date="2026-03-18T20:16:00Z">
                    <w:rPr>
                      <w:rFonts w:ascii="Cambria Math" w:hAnsi="Cambria Math"/>
                      <w:lang w:val="en-US"/>
                    </w:rPr>
                    <m:t>1.4</m:t>
                  </w:ins>
                </m:r>
                <m:r>
                  <w:ins w:id="392" w:author="Vasy Medov" w:date="2026-03-18T20:35:00Z">
                    <w:rPr>
                      <w:rFonts w:ascii="Cambria Math" w:hAnsi="Cambria Math"/>
                      <w:lang w:val="en-US"/>
                    </w:rPr>
                    <m:t>219</m:t>
                  </w:ins>
                </m:r>
              </m:oMath>
            </m:oMathPara>
          </w:p>
        </w:tc>
      </w:tr>
      <w:tr w:rsidR="00972243" w14:paraId="4B41D88B" w14:textId="77777777" w:rsidTr="00972243">
        <w:trPr>
          <w:ins w:id="393" w:author="Vasy Medov" w:date="2026-03-18T20:14:00Z"/>
        </w:trPr>
        <w:tc>
          <w:tcPr>
            <w:tcW w:w="1271" w:type="dxa"/>
            <w:tcPrChange w:id="394" w:author="Vasy Medov" w:date="2026-03-18T20:15:00Z">
              <w:tcPr>
                <w:tcW w:w="1271" w:type="dxa"/>
              </w:tcPr>
            </w:tcPrChange>
          </w:tcPr>
          <w:p w14:paraId="56DF8F74" w14:textId="15602361" w:rsidR="00972243" w:rsidRDefault="00972243" w:rsidP="009268CE">
            <w:pPr>
              <w:ind w:firstLine="0"/>
              <w:rPr>
                <w:ins w:id="395" w:author="Vasy Medov" w:date="2026-03-18T20:14:00Z"/>
              </w:rPr>
            </w:pPr>
            <m:oMathPara>
              <m:oMath>
                <m:r>
                  <w:ins w:id="396" w:author="Vasy Medov" w:date="2026-03-18T20:16:00Z">
                    <w:rPr>
                      <w:rFonts w:ascii="Cambria Math" w:hAnsi="Cambria Math"/>
                    </w:rPr>
                    <m:t>4</m:t>
                  </w:ins>
                </m:r>
              </m:oMath>
            </m:oMathPara>
          </w:p>
        </w:tc>
        <w:tc>
          <w:tcPr>
            <w:tcW w:w="4111" w:type="dxa"/>
            <w:tcPrChange w:id="397" w:author="Vasy Medov" w:date="2026-03-18T20:15:00Z">
              <w:tcPr>
                <w:tcW w:w="2552" w:type="dxa"/>
              </w:tcPr>
            </w:tcPrChange>
          </w:tcPr>
          <w:p w14:paraId="598F30A0" w14:textId="6E270FB5" w:rsidR="00972243" w:rsidRDefault="00972243" w:rsidP="009268CE">
            <w:pPr>
              <w:ind w:firstLine="0"/>
              <w:rPr>
                <w:ins w:id="398" w:author="Vasy Medov" w:date="2026-03-18T20:14:00Z"/>
              </w:rPr>
            </w:pPr>
            <m:oMathPara>
              <m:oMath>
                <m:r>
                  <w:ins w:id="399" w:author="Vasy Medov" w:date="2026-03-18T20:14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400" w:author="Vasy Medov" w:date="2026-03-18T20:14:00Z">
                    <w:rPr>
                      <w:rFonts w:ascii="Cambria Math" w:hAnsi="Cambria Math"/>
                      <w:lang w:val="en-US"/>
                    </w:rPr>
                    <m:t>.3</m:t>
                  </w:ins>
                </m:r>
                <m:r>
                  <w:ins w:id="401" w:author="Vasy Medov" w:date="2026-03-18T20:15:00Z">
                    <w:rPr>
                      <w:rFonts w:ascii="Cambria Math" w:eastAsiaTheme="minorEastAsia" w:hAnsi="Cambria Math"/>
                      <w:lang w:val="en-US"/>
                    </w:rPr>
                    <m:t>5</m:t>
                  </w:ins>
                </m:r>
              </m:oMath>
            </m:oMathPara>
          </w:p>
        </w:tc>
        <w:tc>
          <w:tcPr>
            <w:tcW w:w="3831" w:type="dxa"/>
            <w:tcPrChange w:id="402" w:author="Vasy Medov" w:date="2026-03-18T20:15:00Z">
              <w:tcPr>
                <w:tcW w:w="5390" w:type="dxa"/>
                <w:gridSpan w:val="2"/>
              </w:tcPr>
            </w:tcPrChange>
          </w:tcPr>
          <w:p w14:paraId="65496202" w14:textId="62BB5BD3" w:rsidR="00972243" w:rsidRDefault="00972243" w:rsidP="009268CE">
            <w:pPr>
              <w:ind w:firstLine="0"/>
              <w:rPr>
                <w:ins w:id="403" w:author="Vasy Medov" w:date="2026-03-18T20:14:00Z"/>
              </w:rPr>
            </w:pPr>
            <m:oMathPara>
              <m:oMath>
                <m:r>
                  <w:ins w:id="404" w:author="Vasy Medov" w:date="2026-03-18T20:14:00Z">
                    <w:rPr>
                      <w:rFonts w:ascii="Cambria Math" w:hAnsi="Cambria Math"/>
                      <w:lang w:val="en-US"/>
                    </w:rPr>
                    <m:t>1</m:t>
                  </w:ins>
                </m:r>
                <m:r>
                  <w:ins w:id="405" w:author="Vasy Medov" w:date="2026-03-18T20:17:00Z">
                    <w:rPr>
                      <w:rFonts w:ascii="Cambria Math" w:hAnsi="Cambria Math"/>
                      <w:lang w:val="en-US"/>
                    </w:rPr>
                    <m:t>4.</m:t>
                  </w:ins>
                </m:r>
                <m:r>
                  <w:ins w:id="406" w:author="Vasy Medov" w:date="2026-03-18T20:35:00Z">
                    <w:rPr>
                      <w:rFonts w:ascii="Cambria Math" w:hAnsi="Cambria Math"/>
                      <w:lang w:val="en-US"/>
                    </w:rPr>
                    <m:t>5436</m:t>
                  </w:ins>
                </m:r>
              </m:oMath>
            </m:oMathPara>
          </w:p>
        </w:tc>
      </w:tr>
      <w:tr w:rsidR="00972243" w14:paraId="412A1228" w14:textId="77777777" w:rsidTr="00972243">
        <w:trPr>
          <w:ins w:id="407" w:author="Vasy Medov" w:date="2026-03-18T20:14:00Z"/>
        </w:trPr>
        <w:tc>
          <w:tcPr>
            <w:tcW w:w="1271" w:type="dxa"/>
            <w:tcPrChange w:id="408" w:author="Vasy Medov" w:date="2026-03-18T20:15:00Z">
              <w:tcPr>
                <w:tcW w:w="1271" w:type="dxa"/>
              </w:tcPr>
            </w:tcPrChange>
          </w:tcPr>
          <w:p w14:paraId="381D22F7" w14:textId="60F6863E" w:rsidR="00972243" w:rsidRDefault="00972243" w:rsidP="009268CE">
            <w:pPr>
              <w:ind w:firstLine="0"/>
              <w:rPr>
                <w:ins w:id="409" w:author="Vasy Medov" w:date="2026-03-18T20:14:00Z"/>
              </w:rPr>
            </w:pPr>
            <m:oMathPara>
              <m:oMath>
                <m:r>
                  <w:ins w:id="410" w:author="Vasy Medov" w:date="2026-03-18T20:16:00Z">
                    <w:rPr>
                      <w:rFonts w:ascii="Cambria Math" w:hAnsi="Cambria Math"/>
                    </w:rPr>
                    <m:t>5</m:t>
                  </w:ins>
                </m:r>
              </m:oMath>
            </m:oMathPara>
          </w:p>
        </w:tc>
        <w:tc>
          <w:tcPr>
            <w:tcW w:w="4111" w:type="dxa"/>
            <w:tcPrChange w:id="411" w:author="Vasy Medov" w:date="2026-03-18T20:15:00Z">
              <w:tcPr>
                <w:tcW w:w="2552" w:type="dxa"/>
              </w:tcPr>
            </w:tcPrChange>
          </w:tcPr>
          <w:p w14:paraId="50D328BC" w14:textId="1A47774A" w:rsidR="00972243" w:rsidRDefault="00972243" w:rsidP="009268CE">
            <w:pPr>
              <w:ind w:firstLine="0"/>
              <w:rPr>
                <w:ins w:id="412" w:author="Vasy Medov" w:date="2026-03-18T20:14:00Z"/>
              </w:rPr>
            </w:pPr>
            <m:oMathPara>
              <m:oMath>
                <m:r>
                  <w:ins w:id="413" w:author="Vasy Medov" w:date="2026-03-18T20:14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414" w:author="Vasy Medov" w:date="2026-03-18T20:14:00Z">
                    <w:rPr>
                      <w:rFonts w:ascii="Cambria Math" w:hAnsi="Cambria Math"/>
                      <w:lang w:val="en-US"/>
                    </w:rPr>
                    <m:t>.4</m:t>
                  </w:ins>
                </m:r>
                <m:r>
                  <w:ins w:id="415" w:author="Vasy Medov" w:date="2026-03-18T20:16:00Z">
                    <w:rPr>
                      <w:rFonts w:ascii="Cambria Math" w:eastAsiaTheme="minorEastAsia" w:hAnsi="Cambria Math"/>
                      <w:lang w:val="en-US"/>
                    </w:rPr>
                    <m:t>5</m:t>
                  </w:ins>
                </m:r>
              </m:oMath>
            </m:oMathPara>
          </w:p>
        </w:tc>
        <w:tc>
          <w:tcPr>
            <w:tcW w:w="3831" w:type="dxa"/>
            <w:tcPrChange w:id="416" w:author="Vasy Medov" w:date="2026-03-18T20:15:00Z">
              <w:tcPr>
                <w:tcW w:w="5390" w:type="dxa"/>
                <w:gridSpan w:val="2"/>
              </w:tcPr>
            </w:tcPrChange>
          </w:tcPr>
          <w:p w14:paraId="4FCE8751" w14:textId="3E652C97" w:rsidR="00972243" w:rsidRDefault="006A2446" w:rsidP="009268CE">
            <w:pPr>
              <w:ind w:firstLine="0"/>
              <w:rPr>
                <w:ins w:id="417" w:author="Vasy Medov" w:date="2026-03-18T20:14:00Z"/>
              </w:rPr>
            </w:pPr>
            <m:oMathPara>
              <m:oMath>
                <m:r>
                  <w:ins w:id="418" w:author="Vasy Medov" w:date="2026-03-18T20:17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419" w:author="Vasy Medov" w:date="2026-03-18T20:18:00Z">
                    <w:rPr>
                      <w:rFonts w:ascii="Cambria Math" w:hAnsi="Cambria Math"/>
                      <w:lang w:val="en-US"/>
                    </w:rPr>
                    <m:t>8.</m:t>
                  </w:ins>
                </m:r>
                <m:r>
                  <w:ins w:id="420" w:author="Vasy Medov" w:date="2026-03-18T20:36:00Z">
                    <w:rPr>
                      <w:rFonts w:ascii="Cambria Math" w:hAnsi="Cambria Math"/>
                      <w:lang w:val="en-US"/>
                    </w:rPr>
                    <m:t>0084</m:t>
                  </w:ins>
                </m:r>
              </m:oMath>
            </m:oMathPara>
          </w:p>
        </w:tc>
      </w:tr>
      <w:tr w:rsidR="00972243" w14:paraId="326776EC" w14:textId="77777777" w:rsidTr="00972243">
        <w:trPr>
          <w:ins w:id="421" w:author="Vasy Medov" w:date="2026-03-18T20:14:00Z"/>
        </w:trPr>
        <w:tc>
          <w:tcPr>
            <w:tcW w:w="1271" w:type="dxa"/>
            <w:tcPrChange w:id="422" w:author="Vasy Medov" w:date="2026-03-18T20:15:00Z">
              <w:tcPr>
                <w:tcW w:w="1271" w:type="dxa"/>
              </w:tcPr>
            </w:tcPrChange>
          </w:tcPr>
          <w:p w14:paraId="0607594F" w14:textId="59C9D6A2" w:rsidR="00972243" w:rsidRPr="00E07DDA" w:rsidRDefault="00972243" w:rsidP="009268CE">
            <w:pPr>
              <w:ind w:firstLine="0"/>
              <w:rPr>
                <w:ins w:id="423" w:author="Vasy Medov" w:date="2026-03-18T20:14:00Z"/>
                <w:i/>
                <w:lang w:val="en-US"/>
              </w:rPr>
            </w:pPr>
            <m:oMathPara>
              <m:oMath>
                <m:r>
                  <w:ins w:id="424" w:author="Vasy Medov" w:date="2026-03-18T20:16:00Z">
                    <w:rPr>
                      <w:rFonts w:ascii="Cambria Math" w:hAnsi="Cambria Math"/>
                    </w:rPr>
                    <m:t>6</m:t>
                  </w:ins>
                </m:r>
              </m:oMath>
            </m:oMathPara>
          </w:p>
        </w:tc>
        <w:tc>
          <w:tcPr>
            <w:tcW w:w="4111" w:type="dxa"/>
            <w:tcPrChange w:id="425" w:author="Vasy Medov" w:date="2026-03-18T20:15:00Z">
              <w:tcPr>
                <w:tcW w:w="2552" w:type="dxa"/>
              </w:tcPr>
            </w:tcPrChange>
          </w:tcPr>
          <w:p w14:paraId="62F9D7D5" w14:textId="519FC65E" w:rsidR="00972243" w:rsidRDefault="00972243" w:rsidP="009268CE">
            <w:pPr>
              <w:ind w:firstLine="0"/>
              <w:rPr>
                <w:ins w:id="426" w:author="Vasy Medov" w:date="2026-03-18T20:14:00Z"/>
              </w:rPr>
            </w:pPr>
            <m:oMathPara>
              <m:oMath>
                <m:r>
                  <w:ins w:id="427" w:author="Vasy Medov" w:date="2026-03-18T20:14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428" w:author="Vasy Medov" w:date="2026-03-18T20:14:00Z">
                    <w:rPr>
                      <w:rFonts w:ascii="Cambria Math" w:hAnsi="Cambria Math"/>
                      <w:lang w:val="en-US"/>
                    </w:rPr>
                    <m:t>.5</m:t>
                  </w:ins>
                </m:r>
                <m:r>
                  <w:ins w:id="429" w:author="Vasy Medov" w:date="2026-03-18T20:16:00Z">
                    <w:rPr>
                      <w:rFonts w:ascii="Cambria Math" w:eastAsiaTheme="minorEastAsia" w:hAnsi="Cambria Math"/>
                      <w:lang w:val="en-US"/>
                    </w:rPr>
                    <m:t>5</m:t>
                  </w:ins>
                </m:r>
              </m:oMath>
            </m:oMathPara>
          </w:p>
        </w:tc>
        <w:tc>
          <w:tcPr>
            <w:tcW w:w="3831" w:type="dxa"/>
            <w:tcPrChange w:id="430" w:author="Vasy Medov" w:date="2026-03-18T20:15:00Z">
              <w:tcPr>
                <w:tcW w:w="5390" w:type="dxa"/>
                <w:gridSpan w:val="2"/>
              </w:tcPr>
            </w:tcPrChange>
          </w:tcPr>
          <w:p w14:paraId="25D9DFB2" w14:textId="1168D86A" w:rsidR="00972243" w:rsidRPr="002545EA" w:rsidRDefault="006A2446" w:rsidP="009268CE">
            <w:pPr>
              <w:ind w:firstLine="0"/>
              <w:rPr>
                <w:ins w:id="431" w:author="Vasy Medov" w:date="2026-03-18T20:14:00Z"/>
                <w:i/>
                <w:lang w:val="en-US"/>
                <w:rPrChange w:id="432" w:author="Vasy Medov" w:date="2026-03-18T20:37:00Z">
                  <w:rPr>
                    <w:ins w:id="433" w:author="Vasy Medov" w:date="2026-03-18T20:14:00Z"/>
                  </w:rPr>
                </w:rPrChange>
              </w:rPr>
            </w:pPr>
            <m:oMathPara>
              <m:oMath>
                <m:r>
                  <w:ins w:id="434" w:author="Vasy Medov" w:date="2026-03-18T20:18:00Z">
                    <w:rPr>
                      <w:rFonts w:ascii="Cambria Math" w:hAnsi="Cambria Math"/>
                    </w:rPr>
                    <m:t>2</m:t>
                  </w:ins>
                </m:r>
                <m:r>
                  <w:ins w:id="435" w:author="Vasy Medov" w:date="2026-03-18T20:37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436" w:author="Vasy Medov" w:date="2026-03-18T20:37:00Z">
                    <w:rPr>
                      <w:rFonts w:ascii="Cambria Math" w:hAnsi="Cambria Math"/>
                      <w:lang w:val="en-US"/>
                    </w:rPr>
                    <m:t>.8341</m:t>
                  </w:ins>
                </m:r>
              </m:oMath>
            </m:oMathPara>
          </w:p>
        </w:tc>
      </w:tr>
      <w:tr w:rsidR="00972243" w14:paraId="0BFDD482" w14:textId="77777777" w:rsidTr="00972243">
        <w:trPr>
          <w:ins w:id="437" w:author="Vasy Medov" w:date="2026-03-18T20:14:00Z"/>
        </w:trPr>
        <w:tc>
          <w:tcPr>
            <w:tcW w:w="1271" w:type="dxa"/>
            <w:tcPrChange w:id="438" w:author="Vasy Medov" w:date="2026-03-18T20:15:00Z">
              <w:tcPr>
                <w:tcW w:w="1271" w:type="dxa"/>
              </w:tcPr>
            </w:tcPrChange>
          </w:tcPr>
          <w:p w14:paraId="464A0B9C" w14:textId="2ADA4FEF" w:rsidR="00972243" w:rsidRDefault="00972243" w:rsidP="009268CE">
            <w:pPr>
              <w:ind w:firstLine="0"/>
              <w:rPr>
                <w:ins w:id="439" w:author="Vasy Medov" w:date="2026-03-18T20:14:00Z"/>
              </w:rPr>
            </w:pPr>
            <m:oMathPara>
              <m:oMath>
                <m:r>
                  <w:ins w:id="440" w:author="Vasy Medov" w:date="2026-03-18T20:16:00Z">
                    <w:rPr>
                      <w:rFonts w:ascii="Cambria Math" w:eastAsia="Calibri" w:hAnsi="Cambria Math" w:cs="Times New Roman"/>
                    </w:rPr>
                    <m:t>7</m:t>
                  </w:ins>
                </m:r>
              </m:oMath>
            </m:oMathPara>
          </w:p>
        </w:tc>
        <w:tc>
          <w:tcPr>
            <w:tcW w:w="4111" w:type="dxa"/>
            <w:tcPrChange w:id="441" w:author="Vasy Medov" w:date="2026-03-18T20:15:00Z">
              <w:tcPr>
                <w:tcW w:w="2552" w:type="dxa"/>
              </w:tcPr>
            </w:tcPrChange>
          </w:tcPr>
          <w:p w14:paraId="21AC2B47" w14:textId="15E48ED9" w:rsidR="00972243" w:rsidRPr="00E07DDA" w:rsidRDefault="00972243" w:rsidP="009268CE">
            <w:pPr>
              <w:ind w:firstLine="0"/>
              <w:rPr>
                <w:ins w:id="442" w:author="Vasy Medov" w:date="2026-03-18T20:14:00Z"/>
                <w:i/>
                <w:lang w:val="en-US"/>
              </w:rPr>
            </w:pPr>
            <m:oMathPara>
              <m:oMath>
                <m:r>
                  <w:ins w:id="443" w:author="Vasy Medov" w:date="2026-03-18T20:14:00Z">
                    <w:rPr>
                      <w:rFonts w:ascii="Cambria Math" w:hAnsi="Cambria Math"/>
                    </w:rPr>
                    <m:t>1.</m:t>
                  </w:ins>
                </m:r>
                <m:r>
                  <w:ins w:id="444" w:author="Vasy Medov" w:date="2026-03-18T20:14:00Z">
                    <w:rPr>
                      <w:rFonts w:ascii="Cambria Math" w:hAnsi="Cambria Math"/>
                      <w:lang w:val="en-US"/>
                    </w:rPr>
                    <m:t>6</m:t>
                  </w:ins>
                </m:r>
                <m:r>
                  <w:ins w:id="445" w:author="Vasy Medov" w:date="2026-03-18T20:16:00Z">
                    <w:rPr>
                      <w:rFonts w:ascii="Cambria Math" w:eastAsiaTheme="minorEastAsia" w:hAnsi="Cambria Math"/>
                      <w:lang w:val="en-US"/>
                    </w:rPr>
                    <m:t>5</m:t>
                  </w:ins>
                </m:r>
              </m:oMath>
            </m:oMathPara>
          </w:p>
        </w:tc>
        <w:tc>
          <w:tcPr>
            <w:tcW w:w="3831" w:type="dxa"/>
            <w:tcPrChange w:id="446" w:author="Vasy Medov" w:date="2026-03-18T20:15:00Z">
              <w:tcPr>
                <w:tcW w:w="5390" w:type="dxa"/>
                <w:gridSpan w:val="2"/>
              </w:tcPr>
            </w:tcPrChange>
          </w:tcPr>
          <w:p w14:paraId="650500D5" w14:textId="039FB40C" w:rsidR="00972243" w:rsidRDefault="006A2446" w:rsidP="009268CE">
            <w:pPr>
              <w:ind w:firstLine="0"/>
              <w:rPr>
                <w:ins w:id="447" w:author="Vasy Medov" w:date="2026-03-18T20:14:00Z"/>
              </w:rPr>
            </w:pPr>
            <m:oMathPara>
              <m:oMath>
                <m:r>
                  <w:ins w:id="448" w:author="Vasy Medov" w:date="2026-03-18T20:19:00Z">
                    <w:rPr>
                      <w:rFonts w:ascii="Cambria Math" w:hAnsi="Cambria Math"/>
                      <w:lang w:val="en-US"/>
                    </w:rPr>
                    <m:t>2</m:t>
                  </w:ins>
                </m:r>
                <m:r>
                  <w:ins w:id="449" w:author="Vasy Medov" w:date="2026-03-18T20:37:00Z">
                    <w:rPr>
                      <w:rFonts w:ascii="Cambria Math" w:hAnsi="Cambria Math"/>
                      <w:lang w:val="en-US"/>
                    </w:rPr>
                    <m:t>6.0389</m:t>
                  </w:ins>
                </m:r>
              </m:oMath>
            </m:oMathPara>
          </w:p>
        </w:tc>
      </w:tr>
      <w:tr w:rsidR="00972243" w14:paraId="500778B1" w14:textId="77777777" w:rsidTr="00972243">
        <w:trPr>
          <w:ins w:id="450" w:author="Vasy Medov" w:date="2026-03-18T20:14:00Z"/>
        </w:trPr>
        <w:tc>
          <w:tcPr>
            <w:tcW w:w="1271" w:type="dxa"/>
            <w:tcPrChange w:id="451" w:author="Vasy Medov" w:date="2026-03-18T20:15:00Z">
              <w:tcPr>
                <w:tcW w:w="1271" w:type="dxa"/>
              </w:tcPr>
            </w:tcPrChange>
          </w:tcPr>
          <w:p w14:paraId="23CE2CA3" w14:textId="7655653D" w:rsidR="00972243" w:rsidRDefault="00972243" w:rsidP="009268CE">
            <w:pPr>
              <w:ind w:firstLine="0"/>
              <w:rPr>
                <w:ins w:id="452" w:author="Vasy Medov" w:date="2026-03-18T20:14:00Z"/>
                <w:rFonts w:eastAsia="Calibri" w:cs="Times New Roman"/>
              </w:rPr>
            </w:pPr>
            <m:oMathPara>
              <m:oMath>
                <m:r>
                  <w:ins w:id="453" w:author="Vasy Medov" w:date="2026-03-18T20:16:00Z">
                    <w:rPr>
                      <w:rFonts w:ascii="Cambria Math" w:eastAsia="Calibri" w:hAnsi="Cambria Math" w:cs="Times New Roman"/>
                    </w:rPr>
                    <m:t>8</m:t>
                  </w:ins>
                </m:r>
              </m:oMath>
            </m:oMathPara>
          </w:p>
        </w:tc>
        <w:tc>
          <w:tcPr>
            <w:tcW w:w="4111" w:type="dxa"/>
            <w:tcPrChange w:id="454" w:author="Vasy Medov" w:date="2026-03-18T20:15:00Z">
              <w:tcPr>
                <w:tcW w:w="2552" w:type="dxa"/>
              </w:tcPr>
            </w:tcPrChange>
          </w:tcPr>
          <w:p w14:paraId="37931F8A" w14:textId="19E973A3" w:rsidR="00972243" w:rsidRDefault="00972243" w:rsidP="009268CE">
            <w:pPr>
              <w:ind w:firstLine="0"/>
              <w:rPr>
                <w:ins w:id="455" w:author="Vasy Medov" w:date="2026-03-18T20:14:00Z"/>
                <w:rFonts w:eastAsia="Calibri" w:cs="Times New Roman"/>
                <w:lang w:val="en-US"/>
              </w:rPr>
            </w:pPr>
            <m:oMathPara>
              <m:oMath>
                <m:r>
                  <w:ins w:id="456" w:author="Vasy Medov" w:date="2026-03-18T20:14:00Z">
                    <w:rPr>
                      <w:rFonts w:ascii="Cambria Math" w:eastAsia="Calibri" w:hAnsi="Cambria Math" w:cs="Times New Roman"/>
                      <w:lang w:val="en-US"/>
                    </w:rPr>
                    <m:t>1.7</m:t>
                  </w:ins>
                </m:r>
                <m:r>
                  <w:ins w:id="457" w:author="Vasy Medov" w:date="2026-03-18T20:16:00Z">
                    <w:rPr>
                      <w:rFonts w:ascii="Cambria Math" w:eastAsia="Calibri" w:hAnsi="Cambria Math" w:cs="Times New Roman"/>
                      <w:lang w:val="en-US"/>
                    </w:rPr>
                    <m:t>5</m:t>
                  </w:ins>
                </m:r>
              </m:oMath>
            </m:oMathPara>
          </w:p>
        </w:tc>
        <w:tc>
          <w:tcPr>
            <w:tcW w:w="3831" w:type="dxa"/>
            <w:tcPrChange w:id="458" w:author="Vasy Medov" w:date="2026-03-18T20:15:00Z">
              <w:tcPr>
                <w:tcW w:w="5390" w:type="dxa"/>
                <w:gridSpan w:val="2"/>
              </w:tcPr>
            </w:tcPrChange>
          </w:tcPr>
          <w:p w14:paraId="222DBF0F" w14:textId="6CFA1580" w:rsidR="00972243" w:rsidRDefault="002545EA" w:rsidP="009268CE">
            <w:pPr>
              <w:ind w:firstLine="0"/>
              <w:rPr>
                <w:ins w:id="459" w:author="Vasy Medov" w:date="2026-03-18T20:14:00Z"/>
                <w:rFonts w:eastAsia="Calibri" w:cs="Times New Roman"/>
                <w:lang w:val="en-US"/>
              </w:rPr>
            </w:pPr>
            <m:oMathPara>
              <m:oMath>
                <m:r>
                  <w:ins w:id="460" w:author="Vasy Medov" w:date="2026-03-18T20:37:00Z">
                    <w:rPr>
                      <w:rFonts w:ascii="Cambria Math" w:eastAsia="Calibri" w:hAnsi="Cambria Math" w:cs="Times New Roman"/>
                      <w:lang w:val="en-US"/>
                    </w:rPr>
                    <m:t>30.6406</m:t>
                  </w:ins>
                </m:r>
              </m:oMath>
            </m:oMathPara>
          </w:p>
        </w:tc>
      </w:tr>
      <w:tr w:rsidR="00972243" w14:paraId="598A2B66" w14:textId="77777777" w:rsidTr="00972243">
        <w:trPr>
          <w:ins w:id="461" w:author="Vasy Medov" w:date="2026-03-18T20:14:00Z"/>
        </w:trPr>
        <w:tc>
          <w:tcPr>
            <w:tcW w:w="1271" w:type="dxa"/>
            <w:tcPrChange w:id="462" w:author="Vasy Medov" w:date="2026-03-18T20:15:00Z">
              <w:tcPr>
                <w:tcW w:w="1271" w:type="dxa"/>
              </w:tcPr>
            </w:tcPrChange>
          </w:tcPr>
          <w:p w14:paraId="49ADFAC3" w14:textId="0AD625A4" w:rsidR="00972243" w:rsidRDefault="00972243" w:rsidP="009268CE">
            <w:pPr>
              <w:ind w:firstLine="0"/>
              <w:rPr>
                <w:ins w:id="463" w:author="Vasy Medov" w:date="2026-03-18T20:14:00Z"/>
                <w:rFonts w:eastAsia="Calibri" w:cs="Times New Roman"/>
              </w:rPr>
            </w:pPr>
            <m:oMathPara>
              <m:oMath>
                <m:r>
                  <w:ins w:id="464" w:author="Vasy Medov" w:date="2026-03-18T20:16:00Z">
                    <w:rPr>
                      <w:rFonts w:ascii="Cambria Math" w:eastAsia="Calibri" w:hAnsi="Cambria Math" w:cs="Times New Roman"/>
                    </w:rPr>
                    <m:t>9</m:t>
                  </w:ins>
                </m:r>
              </m:oMath>
            </m:oMathPara>
          </w:p>
        </w:tc>
        <w:tc>
          <w:tcPr>
            <w:tcW w:w="4111" w:type="dxa"/>
            <w:tcPrChange w:id="465" w:author="Vasy Medov" w:date="2026-03-18T20:15:00Z">
              <w:tcPr>
                <w:tcW w:w="2552" w:type="dxa"/>
              </w:tcPr>
            </w:tcPrChange>
          </w:tcPr>
          <w:p w14:paraId="3279EA3A" w14:textId="2A5B9713" w:rsidR="00972243" w:rsidRDefault="00972243" w:rsidP="009268CE">
            <w:pPr>
              <w:ind w:firstLine="0"/>
              <w:rPr>
                <w:ins w:id="466" w:author="Vasy Medov" w:date="2026-03-18T20:14:00Z"/>
                <w:rFonts w:eastAsia="Calibri" w:cs="Times New Roman"/>
                <w:lang w:val="en-US"/>
              </w:rPr>
            </w:pPr>
            <m:oMathPara>
              <m:oMath>
                <m:r>
                  <w:ins w:id="467" w:author="Vasy Medov" w:date="2026-03-18T20:14:00Z">
                    <w:rPr>
                      <w:rFonts w:ascii="Cambria Math" w:eastAsia="Calibri" w:hAnsi="Cambria Math" w:cs="Times New Roman"/>
                      <w:lang w:val="en-US"/>
                    </w:rPr>
                    <m:t>1.8</m:t>
                  </w:ins>
                </m:r>
                <m:r>
                  <w:ins w:id="468" w:author="Vasy Medov" w:date="2026-03-18T20:16:00Z">
                    <w:rPr>
                      <w:rFonts w:ascii="Cambria Math" w:eastAsia="Calibri" w:hAnsi="Cambria Math" w:cs="Times New Roman"/>
                      <w:lang w:val="en-US"/>
                    </w:rPr>
                    <m:t>5</m:t>
                  </w:ins>
                </m:r>
              </m:oMath>
            </m:oMathPara>
          </w:p>
        </w:tc>
        <w:tc>
          <w:tcPr>
            <w:tcW w:w="3831" w:type="dxa"/>
            <w:tcPrChange w:id="469" w:author="Vasy Medov" w:date="2026-03-18T20:15:00Z">
              <w:tcPr>
                <w:tcW w:w="5390" w:type="dxa"/>
                <w:gridSpan w:val="2"/>
              </w:tcPr>
            </w:tcPrChange>
          </w:tcPr>
          <w:p w14:paraId="0A1B6F51" w14:textId="4CD94C3E" w:rsidR="00972243" w:rsidRDefault="00972243" w:rsidP="009268CE">
            <w:pPr>
              <w:ind w:firstLine="0"/>
              <w:rPr>
                <w:ins w:id="470" w:author="Vasy Medov" w:date="2026-03-18T20:14:00Z"/>
                <w:rFonts w:eastAsia="Calibri" w:cs="Times New Roman"/>
                <w:lang w:val="en-US"/>
              </w:rPr>
            </w:pPr>
            <m:oMathPara>
              <m:oMath>
                <m:r>
                  <w:ins w:id="471" w:author="Vasy Medov" w:date="2026-03-18T20:14:00Z">
                    <w:rPr>
                      <w:rFonts w:ascii="Cambria Math" w:hAnsi="Cambria Math"/>
                      <w:lang w:val="en-US"/>
                    </w:rPr>
                    <m:t>3</m:t>
                  </w:ins>
                </m:r>
                <m:r>
                  <w:ins w:id="472" w:author="Vasy Medov" w:date="2026-03-18T20:37:00Z">
                    <w:rPr>
                      <w:rFonts w:ascii="Cambria Math" w:hAnsi="Cambria Math"/>
                      <w:lang w:val="en-US"/>
                    </w:rPr>
                    <m:t>5.6574</m:t>
                  </w:ins>
                </m:r>
              </m:oMath>
            </m:oMathPara>
          </w:p>
        </w:tc>
      </w:tr>
      <w:tr w:rsidR="00972243" w14:paraId="2DED48AB" w14:textId="77777777" w:rsidTr="00972243">
        <w:trPr>
          <w:ins w:id="473" w:author="Vasy Medov" w:date="2026-03-18T20:14:00Z"/>
        </w:trPr>
        <w:tc>
          <w:tcPr>
            <w:tcW w:w="1271" w:type="dxa"/>
            <w:tcPrChange w:id="474" w:author="Vasy Medov" w:date="2026-03-18T20:15:00Z">
              <w:tcPr>
                <w:tcW w:w="1271" w:type="dxa"/>
              </w:tcPr>
            </w:tcPrChange>
          </w:tcPr>
          <w:p w14:paraId="24AFD201" w14:textId="3524F371" w:rsidR="00972243" w:rsidRDefault="00972243" w:rsidP="009268CE">
            <w:pPr>
              <w:ind w:firstLine="0"/>
              <w:rPr>
                <w:ins w:id="475" w:author="Vasy Medov" w:date="2026-03-18T20:14:00Z"/>
                <w:rFonts w:eastAsia="Calibri" w:cs="Times New Roman"/>
              </w:rPr>
            </w:pPr>
            <m:oMathPara>
              <m:oMath>
                <m:r>
                  <w:ins w:id="476" w:author="Vasy Medov" w:date="2026-03-18T20:16:00Z">
                    <w:rPr>
                      <w:rFonts w:ascii="Cambria Math" w:eastAsia="Calibri" w:hAnsi="Cambria Math" w:cs="Times New Roman"/>
                    </w:rPr>
                    <m:t>1</m:t>
                  </w:ins>
                </m:r>
                <m:r>
                  <w:ins w:id="477" w:author="Vasy Medov" w:date="2026-03-18T20:16:00Z">
                    <w:rPr>
                      <w:rFonts w:ascii="Cambria Math" w:eastAsia="Calibri" w:hAnsi="Cambria Math" w:cs="Times New Roman"/>
                      <w:lang w:val="en-US"/>
                    </w:rPr>
                    <m:t>0</m:t>
                  </w:ins>
                </m:r>
              </m:oMath>
            </m:oMathPara>
          </w:p>
        </w:tc>
        <w:tc>
          <w:tcPr>
            <w:tcW w:w="4111" w:type="dxa"/>
            <w:tcPrChange w:id="478" w:author="Vasy Medov" w:date="2026-03-18T20:15:00Z">
              <w:tcPr>
                <w:tcW w:w="2552" w:type="dxa"/>
              </w:tcPr>
            </w:tcPrChange>
          </w:tcPr>
          <w:p w14:paraId="08184410" w14:textId="043406E4" w:rsidR="00972243" w:rsidRDefault="00972243" w:rsidP="009268CE">
            <w:pPr>
              <w:ind w:firstLine="0"/>
              <w:rPr>
                <w:ins w:id="479" w:author="Vasy Medov" w:date="2026-03-18T20:14:00Z"/>
                <w:rFonts w:eastAsia="Calibri" w:cs="Times New Roman"/>
                <w:lang w:val="en-US"/>
              </w:rPr>
            </w:pPr>
            <m:oMathPara>
              <m:oMath>
                <m:r>
                  <w:ins w:id="480" w:author="Vasy Medov" w:date="2026-03-18T20:14:00Z">
                    <w:rPr>
                      <w:rFonts w:ascii="Cambria Math" w:eastAsia="Calibri" w:hAnsi="Cambria Math" w:cs="Times New Roman"/>
                      <w:lang w:val="en-US"/>
                    </w:rPr>
                    <m:t>1.9</m:t>
                  </w:ins>
                </m:r>
                <m:r>
                  <w:ins w:id="481" w:author="Vasy Medov" w:date="2026-03-18T20:16:00Z">
                    <w:rPr>
                      <w:rFonts w:ascii="Cambria Math" w:eastAsia="Calibri" w:hAnsi="Cambria Math" w:cs="Times New Roman"/>
                      <w:lang w:val="en-US"/>
                    </w:rPr>
                    <m:t>5</m:t>
                  </w:ins>
                </m:r>
              </m:oMath>
            </m:oMathPara>
          </w:p>
        </w:tc>
        <w:tc>
          <w:tcPr>
            <w:tcW w:w="3831" w:type="dxa"/>
            <w:tcPrChange w:id="482" w:author="Vasy Medov" w:date="2026-03-18T20:15:00Z">
              <w:tcPr>
                <w:tcW w:w="5390" w:type="dxa"/>
                <w:gridSpan w:val="2"/>
              </w:tcPr>
            </w:tcPrChange>
          </w:tcPr>
          <w:p w14:paraId="25F7C92B" w14:textId="3E8979A2" w:rsidR="00972243" w:rsidRDefault="006A2446" w:rsidP="009268CE">
            <w:pPr>
              <w:ind w:firstLine="0"/>
              <w:rPr>
                <w:ins w:id="483" w:author="Vasy Medov" w:date="2026-03-18T20:14:00Z"/>
                <w:rFonts w:eastAsia="Calibri" w:cs="Times New Roman"/>
                <w:lang w:val="en-US"/>
              </w:rPr>
            </w:pPr>
            <m:oMathPara>
              <m:oMath>
                <m:r>
                  <w:ins w:id="484" w:author="Vasy Medov" w:date="2026-03-18T20:18:00Z">
                    <w:rPr>
                      <w:rFonts w:ascii="Cambria Math" w:eastAsia="Calibri" w:hAnsi="Cambria Math" w:cs="Times New Roman"/>
                      <w:lang w:val="en-US"/>
                    </w:rPr>
                    <m:t>4</m:t>
                  </w:ins>
                </m:r>
                <m:r>
                  <w:ins w:id="485" w:author="Vasy Medov" w:date="2026-03-18T20:37:00Z">
                    <w:rPr>
                      <w:rFonts w:ascii="Cambria Math" w:eastAsia="Calibri" w:hAnsi="Cambria Math" w:cs="Times New Roman"/>
                      <w:lang w:val="en-US"/>
                    </w:rPr>
                    <m:t>4.1071</m:t>
                  </w:ins>
                </m:r>
              </m:oMath>
            </m:oMathPara>
          </w:p>
        </w:tc>
      </w:tr>
    </w:tbl>
    <w:p w14:paraId="1F2C6E3E" w14:textId="77777777" w:rsidR="00B008BC" w:rsidRDefault="00B008BC" w:rsidP="00B008BC">
      <w:pPr>
        <w:ind w:firstLine="0"/>
        <w:rPr>
          <w:ins w:id="486" w:author="Vasy Medov" w:date="2026-03-18T20:19:00Z"/>
          <w:lang w:val="en-US"/>
        </w:rPr>
      </w:pPr>
      <w:del w:id="487" w:author="Vasy Medov" w:date="2026-03-18T20:13:00Z">
        <w:r w:rsidDel="00972243">
          <w:delText>Ф</w:delText>
        </w:r>
      </w:del>
    </w:p>
    <w:p w14:paraId="598E1B02" w14:textId="1370EBB0" w:rsidR="006A2446" w:rsidRPr="006A2446" w:rsidRDefault="006A2446" w:rsidP="00B008BC">
      <w:pPr>
        <w:ind w:firstLine="0"/>
        <w:rPr>
          <w:rFonts w:eastAsiaTheme="minorEastAsia"/>
          <w:lang w:val="en-US"/>
          <w:rPrChange w:id="488" w:author="Vasy Medov" w:date="2026-03-18T20:24:00Z">
            <w:rPr/>
          </w:rPrChange>
        </w:rPr>
      </w:pPr>
      <m:oMathPara>
        <m:oMath>
          <m:r>
            <w:ins w:id="489" w:author="Vasy Medov" w:date="2026-03-18T20:20:00Z">
              <w:rPr>
                <w:rFonts w:ascii="Cambria Math" w:hAnsi="Cambria Math"/>
                <w:lang w:val="en-US"/>
              </w:rPr>
              <m:t>I≈h</m:t>
            </w:ins>
          </m:r>
          <m:r>
            <w:ins w:id="490" w:author="Vasy Medov" w:date="2026-03-18T20:20:00Z">
              <w:rPr>
                <w:rFonts w:ascii="Cambria Math" w:hAnsi="Cambria Math"/>
                <w:lang w:val="en-US"/>
              </w:rPr>
              <m:t>*</m:t>
            </w:ins>
          </m:r>
          <m:nary>
            <m:naryPr>
              <m:chr m:val="∑"/>
              <m:limLoc m:val="subSup"/>
              <m:ctrlPr>
                <w:ins w:id="491" w:author="Vasy Medov" w:date="2026-03-18T20:20:00Z">
                  <w:rPr>
                    <w:rFonts w:ascii="Cambria Math" w:hAnsi="Cambria Math"/>
                    <w:i/>
                    <w:lang w:val="en-US"/>
                  </w:rPr>
                </w:ins>
              </m:ctrlPr>
            </m:naryPr>
            <m:sub>
              <m:r>
                <w:ins w:id="492" w:author="Vasy Medov" w:date="2026-03-18T20:20:00Z">
                  <w:rPr>
                    <w:rFonts w:ascii="Cambria Math" w:hAnsi="Cambria Math"/>
                    <w:lang w:val="en-US"/>
                  </w:rPr>
                  <m:t>1</m:t>
                </w:ins>
              </m:r>
            </m:sub>
            <m:sup>
              <m:r>
                <w:ins w:id="493" w:author="Vasy Medov" w:date="2026-03-18T20:20:00Z">
                  <w:rPr>
                    <w:rFonts w:ascii="Cambria Math" w:hAnsi="Cambria Math"/>
                    <w:lang w:val="en-US"/>
                  </w:rPr>
                  <m:t>10</m:t>
                </w:ins>
              </m:r>
            </m:sup>
            <m:e>
              <m:r>
                <w:ins w:id="494" w:author="Vasy Medov" w:date="2026-03-18T20:21:00Z">
                  <w:rPr>
                    <w:rFonts w:ascii="Cambria Math" w:hAnsi="Cambria Math"/>
                    <w:lang w:val="en-US"/>
                  </w:rPr>
                  <m:t>f</m:t>
                </w:ins>
              </m:r>
              <m:d>
                <m:dPr>
                  <m:ctrlPr>
                    <w:ins w:id="495" w:author="Vasy Medov" w:date="2026-03-18T20:21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dPr>
                <m:e>
                  <m:acc>
                    <m:accPr>
                      <m:chr m:val="̅"/>
                      <m:ctrlPr>
                        <w:ins w:id="496" w:author="Vasy Medov" w:date="2026-03-18T20:21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accPr>
                    <m:e>
                      <m:sSub>
                        <m:sSubPr>
                          <m:ctrlPr>
                            <w:ins w:id="497" w:author="Vasy Medov" w:date="2026-03-18T20:21:00Z"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w:ins>
                          </m:ctrlPr>
                        </m:sSubPr>
                        <m:e>
                          <m:r>
                            <w:ins w:id="498" w:author="Vasy Medov" w:date="2026-03-18T20:21:00Z"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w:ins>
                          </m:r>
                        </m:e>
                        <m:sub>
                          <m:r>
                            <w:ins w:id="499" w:author="Vasy Medov" w:date="2026-03-18T20:21:00Z"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w:ins>
                          </m:r>
                        </m:sub>
                      </m:sSub>
                    </m:e>
                  </m:acc>
                </m:e>
              </m:d>
            </m:e>
          </m:nary>
          <m:r>
            <w:ins w:id="500" w:author="Vasy Medov" w:date="2026-03-18T20:21:00Z">
              <w:rPr>
                <w:rFonts w:ascii="Cambria Math" w:eastAsiaTheme="minorEastAsia" w:hAnsi="Cambria Math"/>
                <w:lang w:val="en-US"/>
              </w:rPr>
              <m:t>=0.1*21</m:t>
            </w:ins>
          </m:r>
          <m:r>
            <w:ins w:id="501" w:author="Vasy Medov" w:date="2026-03-18T20:39:00Z">
              <w:rPr>
                <w:rFonts w:ascii="Cambria Math" w:eastAsiaTheme="minorEastAsia" w:hAnsi="Cambria Math"/>
                <w:lang w:val="en-US"/>
              </w:rPr>
              <m:t>7</m:t>
            </w:ins>
          </m:r>
          <m:r>
            <w:ins w:id="502" w:author="Vasy Medov" w:date="2026-03-18T20:21:00Z">
              <w:rPr>
                <w:rFonts w:ascii="Cambria Math" w:eastAsiaTheme="minorEastAsia" w:hAnsi="Cambria Math"/>
                <w:lang w:val="en-US"/>
              </w:rPr>
              <m:t>.</m:t>
            </w:ins>
          </m:r>
          <m:r>
            <w:ins w:id="503" w:author="Vasy Medov" w:date="2026-03-18T20:39:00Z">
              <w:rPr>
                <w:rFonts w:ascii="Cambria Math" w:eastAsiaTheme="minorEastAsia" w:hAnsi="Cambria Math"/>
                <w:lang w:val="en-US"/>
              </w:rPr>
              <m:t>0125</m:t>
            </w:ins>
          </m:r>
          <m:r>
            <w:ins w:id="504" w:author="Vasy Medov" w:date="2026-03-18T20:22:00Z">
              <w:rPr>
                <w:rFonts w:ascii="Cambria Math" w:eastAsiaTheme="minorEastAsia" w:hAnsi="Cambria Math"/>
                <w:lang w:val="en-US"/>
              </w:rPr>
              <m:t>=</m:t>
            </w:ins>
          </m:r>
          <m:r>
            <w:ins w:id="505" w:author="Vasy Medov" w:date="2026-03-18T20:22:00Z"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21.</m:t>
            </w:ins>
          </m:r>
          <m:r>
            <w:ins w:id="506" w:author="Vasy Medov" w:date="2026-03-18T20:39:00Z"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70125</m:t>
            </w:ins>
          </m:r>
        </m:oMath>
      </m:oMathPara>
    </w:p>
    <w:p w14:paraId="2D3A6875" w14:textId="16772EDD" w:rsidR="00B008BC" w:rsidRDefault="00B008BC" w:rsidP="00B008BC">
      <w:pPr>
        <w:pStyle w:val="2"/>
        <w:rPr>
          <w:ins w:id="507" w:author="Vasy Medov" w:date="2026-03-18T20:13:00Z"/>
          <w:lang w:val="en-US"/>
        </w:rPr>
      </w:pPr>
      <w:bookmarkStart w:id="508" w:name="_Toc224771496"/>
      <w:r>
        <w:t>Формула трапеций</w:t>
      </w:r>
      <w:bookmarkEnd w:id="508"/>
    </w:p>
    <w:p w14:paraId="39A323A5" w14:textId="77777777" w:rsidR="00972243" w:rsidRPr="00E07DDA" w:rsidRDefault="00972243" w:rsidP="00972243">
      <w:pPr>
        <w:ind w:firstLine="0"/>
        <w:rPr>
          <w:ins w:id="509" w:author="Vasy Medov" w:date="2026-03-18T20:13:00Z"/>
          <w:lang w:val="en-US"/>
        </w:rPr>
      </w:pPr>
      <m:oMathPara>
        <m:oMath>
          <m:r>
            <w:ins w:id="510" w:author="Vasy Medov" w:date="2026-03-18T20:13:00Z">
              <w:rPr>
                <w:rFonts w:ascii="Cambria Math" w:hAnsi="Cambria Math"/>
                <w:lang w:val="en-US"/>
              </w:rPr>
              <m:t>h=</m:t>
            </w:ins>
          </m:r>
          <m:f>
            <m:fPr>
              <m:ctrlPr>
                <w:ins w:id="511" w:author="Vasy Medov" w:date="2026-03-18T20:13:00Z">
                  <w:rPr>
                    <w:rFonts w:ascii="Cambria Math" w:hAnsi="Cambria Math"/>
                    <w:i/>
                    <w:lang w:val="en-US"/>
                  </w:rPr>
                </w:ins>
              </m:ctrlPr>
            </m:fPr>
            <m:num>
              <m:r>
                <w:ins w:id="512" w:author="Vasy Medov" w:date="2026-03-18T20:13:00Z">
                  <w:rPr>
                    <w:rFonts w:ascii="Cambria Math" w:hAnsi="Cambria Math"/>
                    <w:lang w:val="en-US"/>
                  </w:rPr>
                  <m:t>2-1</m:t>
                </w:ins>
              </m:r>
            </m:num>
            <m:den>
              <m:r>
                <w:ins w:id="513" w:author="Vasy Medov" w:date="2026-03-18T20:13:00Z">
                  <w:rPr>
                    <w:rFonts w:ascii="Cambria Math" w:hAnsi="Cambria Math"/>
                    <w:lang w:val="en-US"/>
                  </w:rPr>
                  <m:t>10</m:t>
                </w:ins>
              </m:r>
            </m:den>
          </m:f>
          <m:r>
            <w:ins w:id="514" w:author="Vasy Medov" w:date="2026-03-18T20:13:00Z">
              <w:rPr>
                <w:rFonts w:ascii="Cambria Math" w:hAnsi="Cambria Math"/>
                <w:lang w:val="en-US"/>
              </w:rPr>
              <m:t>=0.1</m:t>
            </w:ins>
          </m:r>
        </m:oMath>
      </m:oMathPara>
    </w:p>
    <w:tbl>
      <w:tblPr>
        <w:tblStyle w:val="ab"/>
        <w:tblW w:w="9213" w:type="dxa"/>
        <w:tblLook w:val="04A0" w:firstRow="1" w:lastRow="0" w:firstColumn="1" w:lastColumn="0" w:noHBand="0" w:noVBand="1"/>
        <w:tblPrChange w:id="515" w:author="Vasy Medov" w:date="2026-03-18T20:15:00Z">
          <w:tblPr>
            <w:tblStyle w:val="ab"/>
            <w:tblW w:w="9213" w:type="dxa"/>
            <w:tblLook w:val="04A0" w:firstRow="1" w:lastRow="0" w:firstColumn="1" w:lastColumn="0" w:noHBand="0" w:noVBand="1"/>
          </w:tblPr>
        </w:tblPrChange>
      </w:tblPr>
      <w:tblGrid>
        <w:gridCol w:w="1271"/>
        <w:gridCol w:w="3686"/>
        <w:gridCol w:w="4256"/>
        <w:tblGridChange w:id="516">
          <w:tblGrid>
            <w:gridCol w:w="1271"/>
            <w:gridCol w:w="2552"/>
            <w:gridCol w:w="1134"/>
            <w:gridCol w:w="4256"/>
          </w:tblGrid>
        </w:tblGridChange>
      </w:tblGrid>
      <w:tr w:rsidR="00972243" w14:paraId="4D99DEDF" w14:textId="77777777" w:rsidTr="00972243">
        <w:trPr>
          <w:ins w:id="517" w:author="Vasy Medov" w:date="2026-03-18T20:13:00Z"/>
        </w:trPr>
        <w:tc>
          <w:tcPr>
            <w:tcW w:w="1271" w:type="dxa"/>
            <w:tcPrChange w:id="518" w:author="Vasy Medov" w:date="2026-03-18T20:15:00Z">
              <w:tcPr>
                <w:tcW w:w="1271" w:type="dxa"/>
              </w:tcPr>
            </w:tcPrChange>
          </w:tcPr>
          <w:p w14:paraId="429B49CE" w14:textId="77777777" w:rsidR="00972243" w:rsidRPr="00E07DDA" w:rsidRDefault="00972243" w:rsidP="009268CE">
            <w:pPr>
              <w:ind w:firstLine="0"/>
              <w:rPr>
                <w:ins w:id="519" w:author="Vasy Medov" w:date="2026-03-18T20:13:00Z"/>
                <w:lang w:val="en-US"/>
              </w:rPr>
            </w:pPr>
            <m:oMathPara>
              <m:oMath>
                <m:r>
                  <w:ins w:id="520" w:author="Vasy Medov" w:date="2026-03-18T20:13:00Z">
                    <w:rPr>
                      <w:rFonts w:ascii="Cambria Math" w:hAnsi="Cambria Math"/>
                      <w:lang w:val="en-US"/>
                    </w:rPr>
                    <m:t>i</m:t>
                  </w:ins>
                </m:r>
              </m:oMath>
            </m:oMathPara>
          </w:p>
        </w:tc>
        <w:tc>
          <w:tcPr>
            <w:tcW w:w="3686" w:type="dxa"/>
            <w:tcPrChange w:id="521" w:author="Vasy Medov" w:date="2026-03-18T20:15:00Z">
              <w:tcPr>
                <w:tcW w:w="2552" w:type="dxa"/>
              </w:tcPr>
            </w:tcPrChange>
          </w:tcPr>
          <w:p w14:paraId="5A6B4E02" w14:textId="77777777" w:rsidR="00972243" w:rsidRPr="00E07DDA" w:rsidRDefault="00972243" w:rsidP="009268CE">
            <w:pPr>
              <w:ind w:firstLine="0"/>
              <w:rPr>
                <w:ins w:id="522" w:author="Vasy Medov" w:date="2026-03-18T20:13:00Z"/>
                <w:lang w:val="en-US"/>
              </w:rPr>
            </w:pPr>
            <m:oMathPara>
              <m:oMath>
                <m:sSub>
                  <m:sSubPr>
                    <m:ctrlPr>
                      <w:ins w:id="523" w:author="Vasy Medov" w:date="2026-03-18T20:13:00Z">
                        <w:rPr>
                          <w:rFonts w:ascii="Cambria Math" w:hAnsi="Cambria Math"/>
                          <w:i/>
                          <w:lang w:val="en-US"/>
                        </w:rPr>
                      </w:ins>
                    </m:ctrlPr>
                  </m:sSubPr>
                  <m:e>
                    <m:r>
                      <w:ins w:id="524" w:author="Vasy Medov" w:date="2026-03-18T20:13:00Z">
                        <w:rPr>
                          <w:rFonts w:ascii="Cambria Math" w:hAnsi="Cambria Math"/>
                          <w:lang w:val="en-US"/>
                        </w:rPr>
                        <m:t>x</m:t>
                      </w:ins>
                    </m:r>
                  </m:e>
                  <m:sub>
                    <m:r>
                      <w:ins w:id="525" w:author="Vasy Medov" w:date="2026-03-18T20:13:00Z">
                        <w:rPr>
                          <w:rFonts w:ascii="Cambria Math" w:hAnsi="Cambria Math"/>
                          <w:lang w:val="en-US"/>
                        </w:rPr>
                        <m:t>i</m:t>
                      </w:ins>
                    </m:r>
                  </m:sub>
                </m:sSub>
              </m:oMath>
            </m:oMathPara>
          </w:p>
        </w:tc>
        <w:tc>
          <w:tcPr>
            <w:tcW w:w="4256" w:type="dxa"/>
            <w:tcPrChange w:id="526" w:author="Vasy Medov" w:date="2026-03-18T20:15:00Z">
              <w:tcPr>
                <w:tcW w:w="5390" w:type="dxa"/>
                <w:gridSpan w:val="2"/>
              </w:tcPr>
            </w:tcPrChange>
          </w:tcPr>
          <w:p w14:paraId="619C8B53" w14:textId="30B3547C" w:rsidR="00972243" w:rsidRDefault="00972243" w:rsidP="009268CE">
            <w:pPr>
              <w:ind w:firstLine="0"/>
              <w:rPr>
                <w:ins w:id="527" w:author="Vasy Medov" w:date="2026-03-18T20:13:00Z"/>
              </w:rPr>
            </w:pPr>
            <m:oMathPara>
              <m:oMath>
                <m:r>
                  <w:ins w:id="528" w:author="Vasy Medov" w:date="2026-03-18T20:13:00Z">
                    <w:rPr>
                      <w:rFonts w:ascii="Cambria Math" w:hAnsi="Cambria Math"/>
                    </w:rPr>
                    <m:t>f</m:t>
                  </w:ins>
                </m:r>
                <m:d>
                  <m:dPr>
                    <m:ctrlPr>
                      <w:ins w:id="529" w:author="Vasy Medov" w:date="2026-03-18T20:13:00Z">
                        <w:rPr>
                          <w:rFonts w:ascii="Cambria Math" w:hAnsi="Cambria Math"/>
                          <w:i/>
                          <w:lang w:val="en-US"/>
                        </w:rPr>
                      </w:ins>
                    </m:ctrlPr>
                  </m:dPr>
                  <m:e>
                    <m:sSub>
                      <m:sSubPr>
                        <m:ctrlPr>
                          <w:ins w:id="530" w:author="Vasy Medov" w:date="2026-03-18T20:13:00Z"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w:ins>
                        </m:ctrlPr>
                      </m:sSubPr>
                      <m:e>
                        <m:r>
                          <w:ins w:id="531" w:author="Vasy Medov" w:date="2026-03-18T20:13:00Z"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w:ins>
                        </m:r>
                      </m:e>
                      <m:sub>
                        <m:r>
                          <w:ins w:id="532" w:author="Vasy Medov" w:date="2026-03-18T20:13:00Z"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w:ins>
                        </m:r>
                      </m:sub>
                    </m:sSub>
                  </m:e>
                </m:d>
              </m:oMath>
            </m:oMathPara>
          </w:p>
        </w:tc>
      </w:tr>
      <w:tr w:rsidR="00972243" w14:paraId="58F53FD0" w14:textId="77777777" w:rsidTr="00972243">
        <w:trPr>
          <w:ins w:id="533" w:author="Vasy Medov" w:date="2026-03-18T20:13:00Z"/>
        </w:trPr>
        <w:tc>
          <w:tcPr>
            <w:tcW w:w="1271" w:type="dxa"/>
            <w:tcPrChange w:id="534" w:author="Vasy Medov" w:date="2026-03-18T20:15:00Z">
              <w:tcPr>
                <w:tcW w:w="1271" w:type="dxa"/>
              </w:tcPr>
            </w:tcPrChange>
          </w:tcPr>
          <w:p w14:paraId="2307E42F" w14:textId="77777777" w:rsidR="00972243" w:rsidRDefault="00972243" w:rsidP="009268CE">
            <w:pPr>
              <w:ind w:firstLine="0"/>
              <w:rPr>
                <w:ins w:id="535" w:author="Vasy Medov" w:date="2026-03-18T20:13:00Z"/>
              </w:rPr>
            </w:pPr>
            <m:oMathPara>
              <m:oMath>
                <m:r>
                  <w:ins w:id="536" w:author="Vasy Medov" w:date="2026-03-18T20:13:00Z">
                    <w:rPr>
                      <w:rFonts w:ascii="Cambria Math" w:hAnsi="Cambria Math"/>
                    </w:rPr>
                    <m:t>0</m:t>
                  </w:ins>
                </m:r>
              </m:oMath>
            </m:oMathPara>
          </w:p>
        </w:tc>
        <w:tc>
          <w:tcPr>
            <w:tcW w:w="3686" w:type="dxa"/>
            <w:tcPrChange w:id="537" w:author="Vasy Medov" w:date="2026-03-18T20:15:00Z">
              <w:tcPr>
                <w:tcW w:w="2552" w:type="dxa"/>
              </w:tcPr>
            </w:tcPrChange>
          </w:tcPr>
          <w:p w14:paraId="00C9AA62" w14:textId="77777777" w:rsidR="00972243" w:rsidRDefault="00972243" w:rsidP="009268CE">
            <w:pPr>
              <w:ind w:firstLine="0"/>
              <w:rPr>
                <w:ins w:id="538" w:author="Vasy Medov" w:date="2026-03-18T20:13:00Z"/>
              </w:rPr>
            </w:pPr>
            <m:oMathPara>
              <m:oMath>
                <m:r>
                  <w:ins w:id="539" w:author="Vasy Medov" w:date="2026-03-18T20:13:00Z">
                    <w:rPr>
                      <w:rFonts w:ascii="Cambria Math" w:hAnsi="Cambria Math"/>
                    </w:rPr>
                    <m:t>1</m:t>
                  </w:ins>
                </m:r>
              </m:oMath>
            </m:oMathPara>
          </w:p>
        </w:tc>
        <w:tc>
          <w:tcPr>
            <w:tcW w:w="4256" w:type="dxa"/>
            <w:tcPrChange w:id="540" w:author="Vasy Medov" w:date="2026-03-18T20:15:00Z">
              <w:tcPr>
                <w:tcW w:w="5390" w:type="dxa"/>
                <w:gridSpan w:val="2"/>
              </w:tcPr>
            </w:tcPrChange>
          </w:tcPr>
          <w:p w14:paraId="539A13C5" w14:textId="77777777" w:rsidR="00972243" w:rsidRDefault="00972243" w:rsidP="009268CE">
            <w:pPr>
              <w:ind w:firstLine="0"/>
              <w:rPr>
                <w:ins w:id="541" w:author="Vasy Medov" w:date="2026-03-18T20:13:00Z"/>
              </w:rPr>
            </w:pPr>
            <m:oMathPara>
              <m:oMath>
                <m:r>
                  <w:ins w:id="542" w:author="Vasy Medov" w:date="2026-03-18T20:13:00Z">
                    <w:rPr>
                      <w:rFonts w:ascii="Cambria Math" w:hAnsi="Cambria Math"/>
                    </w:rPr>
                    <m:t>5</m:t>
                  </w:ins>
                </m:r>
              </m:oMath>
            </m:oMathPara>
          </w:p>
        </w:tc>
      </w:tr>
      <w:tr w:rsidR="00972243" w14:paraId="6238883B" w14:textId="77777777" w:rsidTr="00972243">
        <w:trPr>
          <w:ins w:id="543" w:author="Vasy Medov" w:date="2026-03-18T20:13:00Z"/>
        </w:trPr>
        <w:tc>
          <w:tcPr>
            <w:tcW w:w="1271" w:type="dxa"/>
            <w:tcPrChange w:id="544" w:author="Vasy Medov" w:date="2026-03-18T20:15:00Z">
              <w:tcPr>
                <w:tcW w:w="1271" w:type="dxa"/>
              </w:tcPr>
            </w:tcPrChange>
          </w:tcPr>
          <w:p w14:paraId="539DEC4C" w14:textId="77777777" w:rsidR="00972243" w:rsidRDefault="00972243" w:rsidP="009268CE">
            <w:pPr>
              <w:ind w:firstLine="0"/>
              <w:rPr>
                <w:ins w:id="545" w:author="Vasy Medov" w:date="2026-03-18T20:13:00Z"/>
              </w:rPr>
            </w:pPr>
            <m:oMathPara>
              <m:oMath>
                <m:r>
                  <w:ins w:id="546" w:author="Vasy Medov" w:date="2026-03-18T20:13:00Z">
                    <w:rPr>
                      <w:rFonts w:ascii="Cambria Math" w:hAnsi="Cambria Math"/>
                    </w:rPr>
                    <m:t>1</m:t>
                  </w:ins>
                </m:r>
              </m:oMath>
            </m:oMathPara>
          </w:p>
        </w:tc>
        <w:tc>
          <w:tcPr>
            <w:tcW w:w="3686" w:type="dxa"/>
            <w:tcPrChange w:id="547" w:author="Vasy Medov" w:date="2026-03-18T20:15:00Z">
              <w:tcPr>
                <w:tcW w:w="2552" w:type="dxa"/>
              </w:tcPr>
            </w:tcPrChange>
          </w:tcPr>
          <w:p w14:paraId="6C7F025D" w14:textId="77777777" w:rsidR="00972243" w:rsidRDefault="00972243" w:rsidP="009268CE">
            <w:pPr>
              <w:ind w:firstLine="0"/>
              <w:rPr>
                <w:ins w:id="548" w:author="Vasy Medov" w:date="2026-03-18T20:13:00Z"/>
              </w:rPr>
            </w:pPr>
            <m:oMathPara>
              <m:oMath>
                <m:r>
                  <w:ins w:id="549" w:author="Vasy Medov" w:date="2026-03-18T20:13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550" w:author="Vasy Medov" w:date="2026-03-18T20:13:00Z">
                    <w:rPr>
                      <w:rFonts w:ascii="Cambria Math" w:hAnsi="Cambria Math"/>
                      <w:lang w:val="en-US"/>
                    </w:rPr>
                    <m:t>.1</m:t>
                  </w:ins>
                </m:r>
              </m:oMath>
            </m:oMathPara>
          </w:p>
        </w:tc>
        <w:tc>
          <w:tcPr>
            <w:tcW w:w="4256" w:type="dxa"/>
            <w:tcPrChange w:id="551" w:author="Vasy Medov" w:date="2026-03-18T20:15:00Z">
              <w:tcPr>
                <w:tcW w:w="5390" w:type="dxa"/>
                <w:gridSpan w:val="2"/>
              </w:tcPr>
            </w:tcPrChange>
          </w:tcPr>
          <w:p w14:paraId="5F8A930F" w14:textId="48538AAF" w:rsidR="00972243" w:rsidRDefault="00972243" w:rsidP="009268CE">
            <w:pPr>
              <w:ind w:firstLine="0"/>
              <w:rPr>
                <w:ins w:id="552" w:author="Vasy Medov" w:date="2026-03-18T20:13:00Z"/>
              </w:rPr>
            </w:pPr>
            <m:oMathPara>
              <m:oMath>
                <m:r>
                  <w:ins w:id="553" w:author="Vasy Medov" w:date="2026-03-18T20:13:00Z">
                    <w:rPr>
                      <w:rFonts w:ascii="Cambria Math" w:hAnsi="Cambria Math"/>
                      <w:lang w:val="en-US"/>
                    </w:rPr>
                    <m:t>7.343</m:t>
                  </w:ins>
                </m:r>
                <m:r>
                  <w:ins w:id="554" w:author="Vasy Medov" w:date="2026-03-18T20:39:00Z">
                    <w:rPr>
                      <w:rFonts w:ascii="Cambria Math" w:hAnsi="Cambria Math"/>
                      <w:lang w:val="en-US"/>
                    </w:rPr>
                    <m:t>0</m:t>
                  </w:ins>
                </m:r>
              </m:oMath>
            </m:oMathPara>
          </w:p>
        </w:tc>
      </w:tr>
      <w:tr w:rsidR="00972243" w14:paraId="68EBFE60" w14:textId="77777777" w:rsidTr="00972243">
        <w:trPr>
          <w:ins w:id="555" w:author="Vasy Medov" w:date="2026-03-18T20:13:00Z"/>
        </w:trPr>
        <w:tc>
          <w:tcPr>
            <w:tcW w:w="1271" w:type="dxa"/>
            <w:tcPrChange w:id="556" w:author="Vasy Medov" w:date="2026-03-18T20:15:00Z">
              <w:tcPr>
                <w:tcW w:w="1271" w:type="dxa"/>
              </w:tcPr>
            </w:tcPrChange>
          </w:tcPr>
          <w:p w14:paraId="2DCF1AD9" w14:textId="77777777" w:rsidR="00972243" w:rsidRDefault="00972243" w:rsidP="009268CE">
            <w:pPr>
              <w:ind w:firstLine="0"/>
              <w:rPr>
                <w:ins w:id="557" w:author="Vasy Medov" w:date="2026-03-18T20:13:00Z"/>
              </w:rPr>
            </w:pPr>
            <m:oMathPara>
              <m:oMath>
                <m:r>
                  <w:ins w:id="558" w:author="Vasy Medov" w:date="2026-03-18T20:13:00Z">
                    <w:rPr>
                      <w:rFonts w:ascii="Cambria Math" w:hAnsi="Cambria Math"/>
                    </w:rPr>
                    <m:t>2</m:t>
                  </w:ins>
                </m:r>
              </m:oMath>
            </m:oMathPara>
          </w:p>
        </w:tc>
        <w:tc>
          <w:tcPr>
            <w:tcW w:w="3686" w:type="dxa"/>
            <w:tcPrChange w:id="559" w:author="Vasy Medov" w:date="2026-03-18T20:15:00Z">
              <w:tcPr>
                <w:tcW w:w="2552" w:type="dxa"/>
              </w:tcPr>
            </w:tcPrChange>
          </w:tcPr>
          <w:p w14:paraId="7D45C162" w14:textId="77777777" w:rsidR="00972243" w:rsidRDefault="00972243" w:rsidP="009268CE">
            <w:pPr>
              <w:ind w:firstLine="0"/>
              <w:rPr>
                <w:ins w:id="560" w:author="Vasy Medov" w:date="2026-03-18T20:13:00Z"/>
              </w:rPr>
            </w:pPr>
            <m:oMathPara>
              <m:oMath>
                <m:r>
                  <w:ins w:id="561" w:author="Vasy Medov" w:date="2026-03-18T20:13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562" w:author="Vasy Medov" w:date="2026-03-18T20:13:00Z">
                    <w:rPr>
                      <w:rFonts w:ascii="Cambria Math" w:hAnsi="Cambria Math"/>
                      <w:lang w:val="en-US"/>
                    </w:rPr>
                    <m:t>.2</m:t>
                  </w:ins>
                </m:r>
              </m:oMath>
            </m:oMathPara>
          </w:p>
        </w:tc>
        <w:tc>
          <w:tcPr>
            <w:tcW w:w="4256" w:type="dxa"/>
            <w:tcPrChange w:id="563" w:author="Vasy Medov" w:date="2026-03-18T20:15:00Z">
              <w:tcPr>
                <w:tcW w:w="5390" w:type="dxa"/>
                <w:gridSpan w:val="2"/>
              </w:tcPr>
            </w:tcPrChange>
          </w:tcPr>
          <w:p w14:paraId="7818C289" w14:textId="45FB1BDD" w:rsidR="00972243" w:rsidRDefault="00B31241" w:rsidP="009268CE">
            <w:pPr>
              <w:ind w:firstLine="0"/>
              <w:rPr>
                <w:ins w:id="564" w:author="Vasy Medov" w:date="2026-03-18T20:13:00Z"/>
              </w:rPr>
            </w:pPr>
            <m:oMathPara>
              <m:oMath>
                <m:r>
                  <w:ins w:id="565" w:author="Vasy Medov" w:date="2026-03-18T20:40:00Z">
                    <w:rPr>
                      <w:rFonts w:ascii="Cambria Math" w:hAnsi="Cambria Math"/>
                    </w:rPr>
                    <m:t>9</m:t>
                  </w:ins>
                </m:r>
                <m:r>
                  <w:ins w:id="566" w:author="Vasy Medov" w:date="2026-03-18T20:40:00Z">
                    <w:rPr>
                      <w:rFonts w:ascii="Cambria Math" w:hAnsi="Cambria Math"/>
                      <w:lang w:val="en-US"/>
                    </w:rPr>
                    <m:t>.9840</m:t>
                  </w:ins>
                </m:r>
              </m:oMath>
            </m:oMathPara>
          </w:p>
        </w:tc>
      </w:tr>
      <w:tr w:rsidR="00972243" w14:paraId="1691087A" w14:textId="77777777" w:rsidTr="00972243">
        <w:trPr>
          <w:ins w:id="567" w:author="Vasy Medov" w:date="2026-03-18T20:13:00Z"/>
        </w:trPr>
        <w:tc>
          <w:tcPr>
            <w:tcW w:w="1271" w:type="dxa"/>
            <w:tcPrChange w:id="568" w:author="Vasy Medov" w:date="2026-03-18T20:15:00Z">
              <w:tcPr>
                <w:tcW w:w="1271" w:type="dxa"/>
              </w:tcPr>
            </w:tcPrChange>
          </w:tcPr>
          <w:p w14:paraId="408A8569" w14:textId="77777777" w:rsidR="00972243" w:rsidRDefault="00972243" w:rsidP="009268CE">
            <w:pPr>
              <w:ind w:firstLine="0"/>
              <w:rPr>
                <w:ins w:id="569" w:author="Vasy Medov" w:date="2026-03-18T20:13:00Z"/>
              </w:rPr>
            </w:pPr>
            <m:oMathPara>
              <m:oMath>
                <m:r>
                  <w:ins w:id="570" w:author="Vasy Medov" w:date="2026-03-18T20:13:00Z">
                    <w:rPr>
                      <w:rFonts w:ascii="Cambria Math" w:hAnsi="Cambria Math"/>
                    </w:rPr>
                    <m:t>3</m:t>
                  </w:ins>
                </m:r>
              </m:oMath>
            </m:oMathPara>
          </w:p>
        </w:tc>
        <w:tc>
          <w:tcPr>
            <w:tcW w:w="3686" w:type="dxa"/>
            <w:tcPrChange w:id="571" w:author="Vasy Medov" w:date="2026-03-18T20:15:00Z">
              <w:tcPr>
                <w:tcW w:w="2552" w:type="dxa"/>
              </w:tcPr>
            </w:tcPrChange>
          </w:tcPr>
          <w:p w14:paraId="1D2CF380" w14:textId="77777777" w:rsidR="00972243" w:rsidRDefault="00972243" w:rsidP="009268CE">
            <w:pPr>
              <w:ind w:firstLine="0"/>
              <w:rPr>
                <w:ins w:id="572" w:author="Vasy Medov" w:date="2026-03-18T20:13:00Z"/>
              </w:rPr>
            </w:pPr>
            <m:oMathPara>
              <m:oMath>
                <m:r>
                  <w:ins w:id="573" w:author="Vasy Medov" w:date="2026-03-18T20:13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574" w:author="Vasy Medov" w:date="2026-03-18T20:13:00Z">
                    <w:rPr>
                      <w:rFonts w:ascii="Cambria Math" w:hAnsi="Cambria Math"/>
                      <w:lang w:val="en-US"/>
                    </w:rPr>
                    <m:t>.3</m:t>
                  </w:ins>
                </m:r>
              </m:oMath>
            </m:oMathPara>
          </w:p>
        </w:tc>
        <w:tc>
          <w:tcPr>
            <w:tcW w:w="4256" w:type="dxa"/>
            <w:tcPrChange w:id="575" w:author="Vasy Medov" w:date="2026-03-18T20:15:00Z">
              <w:tcPr>
                <w:tcW w:w="5390" w:type="dxa"/>
                <w:gridSpan w:val="2"/>
              </w:tcPr>
            </w:tcPrChange>
          </w:tcPr>
          <w:p w14:paraId="60862D9F" w14:textId="3D17B2FC" w:rsidR="00972243" w:rsidRDefault="00972243" w:rsidP="009268CE">
            <w:pPr>
              <w:ind w:firstLine="0"/>
              <w:rPr>
                <w:ins w:id="576" w:author="Vasy Medov" w:date="2026-03-18T20:13:00Z"/>
              </w:rPr>
            </w:pPr>
            <m:oMathPara>
              <m:oMath>
                <m:r>
                  <w:ins w:id="577" w:author="Vasy Medov" w:date="2026-03-18T20:13:00Z">
                    <w:rPr>
                      <w:rFonts w:ascii="Cambria Math" w:hAnsi="Cambria Math"/>
                      <w:lang w:val="en-US"/>
                    </w:rPr>
                    <m:t>1</m:t>
                  </w:ins>
                </m:r>
                <m:r>
                  <w:ins w:id="578" w:author="Vasy Medov" w:date="2026-03-18T20:40:00Z">
                    <w:rPr>
                      <w:rFonts w:ascii="Cambria Math" w:hAnsi="Cambria Math"/>
                      <w:lang w:val="en-US"/>
                    </w:rPr>
                    <m:t>2.9410</m:t>
                  </w:ins>
                </m:r>
              </m:oMath>
            </m:oMathPara>
          </w:p>
        </w:tc>
      </w:tr>
      <w:tr w:rsidR="00972243" w14:paraId="1C57B0A7" w14:textId="77777777" w:rsidTr="00972243">
        <w:trPr>
          <w:ins w:id="579" w:author="Vasy Medov" w:date="2026-03-18T20:13:00Z"/>
        </w:trPr>
        <w:tc>
          <w:tcPr>
            <w:tcW w:w="1271" w:type="dxa"/>
            <w:tcPrChange w:id="580" w:author="Vasy Medov" w:date="2026-03-18T20:15:00Z">
              <w:tcPr>
                <w:tcW w:w="1271" w:type="dxa"/>
              </w:tcPr>
            </w:tcPrChange>
          </w:tcPr>
          <w:p w14:paraId="54FEF062" w14:textId="77777777" w:rsidR="00972243" w:rsidRDefault="00972243" w:rsidP="009268CE">
            <w:pPr>
              <w:ind w:firstLine="0"/>
              <w:rPr>
                <w:ins w:id="581" w:author="Vasy Medov" w:date="2026-03-18T20:13:00Z"/>
              </w:rPr>
            </w:pPr>
            <m:oMathPara>
              <m:oMath>
                <m:r>
                  <w:ins w:id="582" w:author="Vasy Medov" w:date="2026-03-18T20:13:00Z">
                    <w:rPr>
                      <w:rFonts w:ascii="Cambria Math" w:hAnsi="Cambria Math"/>
                    </w:rPr>
                    <m:t>4</m:t>
                  </w:ins>
                </m:r>
              </m:oMath>
            </m:oMathPara>
          </w:p>
        </w:tc>
        <w:tc>
          <w:tcPr>
            <w:tcW w:w="3686" w:type="dxa"/>
            <w:tcPrChange w:id="583" w:author="Vasy Medov" w:date="2026-03-18T20:15:00Z">
              <w:tcPr>
                <w:tcW w:w="2552" w:type="dxa"/>
              </w:tcPr>
            </w:tcPrChange>
          </w:tcPr>
          <w:p w14:paraId="5358C50E" w14:textId="77777777" w:rsidR="00972243" w:rsidRDefault="00972243" w:rsidP="009268CE">
            <w:pPr>
              <w:ind w:firstLine="0"/>
              <w:rPr>
                <w:ins w:id="584" w:author="Vasy Medov" w:date="2026-03-18T20:13:00Z"/>
              </w:rPr>
            </w:pPr>
            <m:oMathPara>
              <m:oMath>
                <m:r>
                  <w:ins w:id="585" w:author="Vasy Medov" w:date="2026-03-18T20:13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586" w:author="Vasy Medov" w:date="2026-03-18T20:13:00Z">
                    <w:rPr>
                      <w:rFonts w:ascii="Cambria Math" w:hAnsi="Cambria Math"/>
                      <w:lang w:val="en-US"/>
                    </w:rPr>
                    <m:t>.4</m:t>
                  </w:ins>
                </m:r>
              </m:oMath>
            </m:oMathPara>
          </w:p>
        </w:tc>
        <w:tc>
          <w:tcPr>
            <w:tcW w:w="4256" w:type="dxa"/>
            <w:tcPrChange w:id="587" w:author="Vasy Medov" w:date="2026-03-18T20:15:00Z">
              <w:tcPr>
                <w:tcW w:w="5390" w:type="dxa"/>
                <w:gridSpan w:val="2"/>
              </w:tcPr>
            </w:tcPrChange>
          </w:tcPr>
          <w:p w14:paraId="0F8C81AE" w14:textId="0028DAA7" w:rsidR="00972243" w:rsidRDefault="00972243" w:rsidP="009268CE">
            <w:pPr>
              <w:ind w:firstLine="0"/>
              <w:rPr>
                <w:ins w:id="588" w:author="Vasy Medov" w:date="2026-03-18T20:13:00Z"/>
              </w:rPr>
            </w:pPr>
            <m:oMathPara>
              <m:oMath>
                <m:r>
                  <w:ins w:id="589" w:author="Vasy Medov" w:date="2026-03-18T20:13:00Z">
                    <w:rPr>
                      <w:rFonts w:ascii="Cambria Math" w:hAnsi="Cambria Math"/>
                      <w:lang w:val="en-US"/>
                    </w:rPr>
                    <m:t>16</m:t>
                  </w:ins>
                </m:r>
                <m:r>
                  <w:ins w:id="590" w:author="Vasy Medov" w:date="2026-03-18T20:40:00Z">
                    <w:rPr>
                      <w:rFonts w:ascii="Cambria Math" w:hAnsi="Cambria Math"/>
                      <w:lang w:val="en-US"/>
                    </w:rPr>
                    <m:t>.2320</m:t>
                  </w:ins>
                </m:r>
              </m:oMath>
            </m:oMathPara>
          </w:p>
        </w:tc>
      </w:tr>
      <w:tr w:rsidR="00972243" w14:paraId="4F740BF6" w14:textId="77777777" w:rsidTr="00972243">
        <w:trPr>
          <w:ins w:id="591" w:author="Vasy Medov" w:date="2026-03-18T20:13:00Z"/>
        </w:trPr>
        <w:tc>
          <w:tcPr>
            <w:tcW w:w="1271" w:type="dxa"/>
            <w:tcPrChange w:id="592" w:author="Vasy Medov" w:date="2026-03-18T20:15:00Z">
              <w:tcPr>
                <w:tcW w:w="1271" w:type="dxa"/>
              </w:tcPr>
            </w:tcPrChange>
          </w:tcPr>
          <w:p w14:paraId="6B20B23C" w14:textId="77777777" w:rsidR="00972243" w:rsidRPr="00E07DDA" w:rsidRDefault="00972243" w:rsidP="009268CE">
            <w:pPr>
              <w:ind w:firstLine="0"/>
              <w:rPr>
                <w:ins w:id="593" w:author="Vasy Medov" w:date="2026-03-18T20:13:00Z"/>
                <w:i/>
                <w:lang w:val="en-US"/>
              </w:rPr>
            </w:pPr>
            <m:oMathPara>
              <m:oMath>
                <m:r>
                  <w:ins w:id="594" w:author="Vasy Medov" w:date="2026-03-18T20:13:00Z">
                    <w:rPr>
                      <w:rFonts w:ascii="Cambria Math" w:hAnsi="Cambria Math"/>
                    </w:rPr>
                    <m:t>5</m:t>
                  </w:ins>
                </m:r>
              </m:oMath>
            </m:oMathPara>
          </w:p>
        </w:tc>
        <w:tc>
          <w:tcPr>
            <w:tcW w:w="3686" w:type="dxa"/>
            <w:tcPrChange w:id="595" w:author="Vasy Medov" w:date="2026-03-18T20:15:00Z">
              <w:tcPr>
                <w:tcW w:w="2552" w:type="dxa"/>
              </w:tcPr>
            </w:tcPrChange>
          </w:tcPr>
          <w:p w14:paraId="60629125" w14:textId="77777777" w:rsidR="00972243" w:rsidRDefault="00972243" w:rsidP="009268CE">
            <w:pPr>
              <w:ind w:firstLine="0"/>
              <w:rPr>
                <w:ins w:id="596" w:author="Vasy Medov" w:date="2026-03-18T20:13:00Z"/>
              </w:rPr>
            </w:pPr>
            <m:oMathPara>
              <m:oMath>
                <m:r>
                  <w:ins w:id="597" w:author="Vasy Medov" w:date="2026-03-18T20:13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598" w:author="Vasy Medov" w:date="2026-03-18T20:13:00Z">
                    <w:rPr>
                      <w:rFonts w:ascii="Cambria Math" w:hAnsi="Cambria Math"/>
                      <w:lang w:val="en-US"/>
                    </w:rPr>
                    <m:t>.5</m:t>
                  </w:ins>
                </m:r>
              </m:oMath>
            </m:oMathPara>
          </w:p>
        </w:tc>
        <w:tc>
          <w:tcPr>
            <w:tcW w:w="4256" w:type="dxa"/>
            <w:tcPrChange w:id="599" w:author="Vasy Medov" w:date="2026-03-18T20:15:00Z">
              <w:tcPr>
                <w:tcW w:w="5390" w:type="dxa"/>
                <w:gridSpan w:val="2"/>
              </w:tcPr>
            </w:tcPrChange>
          </w:tcPr>
          <w:p w14:paraId="40672144" w14:textId="16879D92" w:rsidR="00972243" w:rsidRDefault="00B31241" w:rsidP="009268CE">
            <w:pPr>
              <w:ind w:firstLine="0"/>
              <w:rPr>
                <w:ins w:id="600" w:author="Vasy Medov" w:date="2026-03-18T20:13:00Z"/>
              </w:rPr>
            </w:pPr>
            <m:oMathPara>
              <m:oMath>
                <m:r>
                  <w:ins w:id="601" w:author="Vasy Medov" w:date="2026-03-18T20:40:00Z">
                    <w:rPr>
                      <w:rFonts w:ascii="Cambria Math" w:hAnsi="Cambria Math"/>
                    </w:rPr>
                    <m:t>1</m:t>
                  </w:ins>
                </m:r>
                <m:r>
                  <w:ins w:id="602" w:author="Vasy Medov" w:date="2026-03-18T20:40:00Z">
                    <w:rPr>
                      <w:rFonts w:ascii="Cambria Math" w:hAnsi="Cambria Math"/>
                      <w:lang w:val="en-US"/>
                    </w:rPr>
                    <m:t>9.8750</m:t>
                  </w:ins>
                </m:r>
              </m:oMath>
            </m:oMathPara>
          </w:p>
        </w:tc>
      </w:tr>
      <w:tr w:rsidR="00972243" w14:paraId="730906F2" w14:textId="77777777" w:rsidTr="00972243">
        <w:trPr>
          <w:ins w:id="603" w:author="Vasy Medov" w:date="2026-03-18T20:13:00Z"/>
        </w:trPr>
        <w:tc>
          <w:tcPr>
            <w:tcW w:w="1271" w:type="dxa"/>
            <w:tcPrChange w:id="604" w:author="Vasy Medov" w:date="2026-03-18T20:15:00Z">
              <w:tcPr>
                <w:tcW w:w="1271" w:type="dxa"/>
              </w:tcPr>
            </w:tcPrChange>
          </w:tcPr>
          <w:p w14:paraId="31FBC98A" w14:textId="77777777" w:rsidR="00972243" w:rsidRDefault="00972243" w:rsidP="009268CE">
            <w:pPr>
              <w:ind w:firstLine="0"/>
              <w:rPr>
                <w:ins w:id="605" w:author="Vasy Medov" w:date="2026-03-18T20:13:00Z"/>
              </w:rPr>
            </w:pPr>
            <m:oMathPara>
              <m:oMath>
                <m:r>
                  <w:ins w:id="606" w:author="Vasy Medov" w:date="2026-03-18T20:13:00Z">
                    <w:rPr>
                      <w:rFonts w:ascii="Cambria Math" w:hAnsi="Cambria Math"/>
                    </w:rPr>
                    <m:t>6</m:t>
                  </w:ins>
                </m:r>
              </m:oMath>
            </m:oMathPara>
          </w:p>
        </w:tc>
        <w:tc>
          <w:tcPr>
            <w:tcW w:w="3686" w:type="dxa"/>
            <w:tcPrChange w:id="607" w:author="Vasy Medov" w:date="2026-03-18T20:15:00Z">
              <w:tcPr>
                <w:tcW w:w="2552" w:type="dxa"/>
              </w:tcPr>
            </w:tcPrChange>
          </w:tcPr>
          <w:p w14:paraId="236F7F90" w14:textId="77777777" w:rsidR="00972243" w:rsidRPr="00E07DDA" w:rsidRDefault="00972243" w:rsidP="009268CE">
            <w:pPr>
              <w:ind w:firstLine="0"/>
              <w:rPr>
                <w:ins w:id="608" w:author="Vasy Medov" w:date="2026-03-18T20:13:00Z"/>
                <w:i/>
                <w:lang w:val="en-US"/>
              </w:rPr>
            </w:pPr>
            <m:oMathPara>
              <m:oMath>
                <m:r>
                  <w:ins w:id="609" w:author="Vasy Medov" w:date="2026-03-18T20:13:00Z">
                    <w:rPr>
                      <w:rFonts w:ascii="Cambria Math" w:hAnsi="Cambria Math"/>
                    </w:rPr>
                    <m:t>1.</m:t>
                  </w:ins>
                </m:r>
                <m:r>
                  <w:ins w:id="610" w:author="Vasy Medov" w:date="2026-03-18T20:13:00Z">
                    <w:rPr>
                      <w:rFonts w:ascii="Cambria Math" w:hAnsi="Cambria Math"/>
                      <w:lang w:val="en-US"/>
                    </w:rPr>
                    <m:t>6</m:t>
                  </w:ins>
                </m:r>
              </m:oMath>
            </m:oMathPara>
          </w:p>
        </w:tc>
        <w:tc>
          <w:tcPr>
            <w:tcW w:w="4256" w:type="dxa"/>
            <w:tcPrChange w:id="611" w:author="Vasy Medov" w:date="2026-03-18T20:15:00Z">
              <w:tcPr>
                <w:tcW w:w="5390" w:type="dxa"/>
                <w:gridSpan w:val="2"/>
              </w:tcPr>
            </w:tcPrChange>
          </w:tcPr>
          <w:p w14:paraId="077D7548" w14:textId="5FB0DA1D" w:rsidR="00972243" w:rsidRDefault="00972243" w:rsidP="009268CE">
            <w:pPr>
              <w:ind w:firstLine="0"/>
              <w:rPr>
                <w:ins w:id="612" w:author="Vasy Medov" w:date="2026-03-18T20:13:00Z"/>
              </w:rPr>
            </w:pPr>
            <m:oMathPara>
              <m:oMath>
                <m:r>
                  <w:ins w:id="613" w:author="Vasy Medov" w:date="2026-03-18T20:13:00Z">
                    <w:rPr>
                      <w:rFonts w:ascii="Cambria Math" w:hAnsi="Cambria Math"/>
                      <w:lang w:val="en-US"/>
                    </w:rPr>
                    <m:t>2</m:t>
                  </w:ins>
                </m:r>
                <m:r>
                  <w:ins w:id="614" w:author="Vasy Medov" w:date="2026-03-18T20:40:00Z">
                    <w:rPr>
                      <w:rFonts w:ascii="Cambria Math" w:hAnsi="Cambria Math"/>
                      <w:lang w:val="en-US"/>
                    </w:rPr>
                    <m:t>3.8880</m:t>
                  </w:ins>
                </m:r>
              </m:oMath>
            </m:oMathPara>
          </w:p>
        </w:tc>
      </w:tr>
      <w:tr w:rsidR="00972243" w14:paraId="4C632ACE" w14:textId="77777777" w:rsidTr="00972243">
        <w:trPr>
          <w:ins w:id="615" w:author="Vasy Medov" w:date="2026-03-18T20:13:00Z"/>
        </w:trPr>
        <w:tc>
          <w:tcPr>
            <w:tcW w:w="1271" w:type="dxa"/>
            <w:tcPrChange w:id="616" w:author="Vasy Medov" w:date="2026-03-18T20:15:00Z">
              <w:tcPr>
                <w:tcW w:w="1271" w:type="dxa"/>
              </w:tcPr>
            </w:tcPrChange>
          </w:tcPr>
          <w:p w14:paraId="3C5C702B" w14:textId="77777777" w:rsidR="00972243" w:rsidRDefault="00972243" w:rsidP="009268CE">
            <w:pPr>
              <w:ind w:firstLine="0"/>
              <w:rPr>
                <w:ins w:id="617" w:author="Vasy Medov" w:date="2026-03-18T20:13:00Z"/>
                <w:rFonts w:eastAsia="Calibri" w:cs="Times New Roman"/>
              </w:rPr>
            </w:pPr>
            <m:oMathPara>
              <m:oMath>
                <m:r>
                  <w:ins w:id="618" w:author="Vasy Medov" w:date="2026-03-18T20:13:00Z">
                    <w:rPr>
                      <w:rFonts w:ascii="Cambria Math" w:eastAsia="Calibri" w:hAnsi="Cambria Math" w:cs="Times New Roman"/>
                    </w:rPr>
                    <w:lastRenderedPageBreak/>
                    <m:t>7</m:t>
                  </w:ins>
                </m:r>
              </m:oMath>
            </m:oMathPara>
          </w:p>
        </w:tc>
        <w:tc>
          <w:tcPr>
            <w:tcW w:w="3686" w:type="dxa"/>
            <w:tcPrChange w:id="619" w:author="Vasy Medov" w:date="2026-03-18T20:15:00Z">
              <w:tcPr>
                <w:tcW w:w="2552" w:type="dxa"/>
              </w:tcPr>
            </w:tcPrChange>
          </w:tcPr>
          <w:p w14:paraId="4147FE02" w14:textId="77777777" w:rsidR="00972243" w:rsidRDefault="00972243" w:rsidP="009268CE">
            <w:pPr>
              <w:ind w:firstLine="0"/>
              <w:rPr>
                <w:ins w:id="620" w:author="Vasy Medov" w:date="2026-03-18T20:13:00Z"/>
                <w:rFonts w:eastAsia="Calibri" w:cs="Times New Roman"/>
                <w:lang w:val="en-US"/>
              </w:rPr>
            </w:pPr>
            <m:oMathPara>
              <m:oMath>
                <m:r>
                  <w:ins w:id="621" w:author="Vasy Medov" w:date="2026-03-18T20:13:00Z">
                    <w:rPr>
                      <w:rFonts w:ascii="Cambria Math" w:eastAsia="Calibri" w:hAnsi="Cambria Math" w:cs="Times New Roman"/>
                      <w:lang w:val="en-US"/>
                    </w:rPr>
                    <m:t>1.7</m:t>
                  </w:ins>
                </m:r>
              </m:oMath>
            </m:oMathPara>
          </w:p>
        </w:tc>
        <w:tc>
          <w:tcPr>
            <w:tcW w:w="4256" w:type="dxa"/>
            <w:tcPrChange w:id="622" w:author="Vasy Medov" w:date="2026-03-18T20:15:00Z">
              <w:tcPr>
                <w:tcW w:w="5390" w:type="dxa"/>
                <w:gridSpan w:val="2"/>
              </w:tcPr>
            </w:tcPrChange>
          </w:tcPr>
          <w:p w14:paraId="01E86B25" w14:textId="2D0F4921" w:rsidR="00972243" w:rsidRDefault="00972243" w:rsidP="009268CE">
            <w:pPr>
              <w:ind w:firstLine="0"/>
              <w:rPr>
                <w:ins w:id="623" w:author="Vasy Medov" w:date="2026-03-18T20:13:00Z"/>
                <w:rFonts w:eastAsia="Calibri" w:cs="Times New Roman"/>
                <w:lang w:val="en-US"/>
              </w:rPr>
            </w:pPr>
            <m:oMathPara>
              <m:oMath>
                <m:r>
                  <w:ins w:id="624" w:author="Vasy Medov" w:date="2026-03-18T20:13:00Z">
                    <w:rPr>
                      <w:rFonts w:ascii="Cambria Math" w:hAnsi="Cambria Math"/>
                      <w:lang w:val="en-US"/>
                    </w:rPr>
                    <m:t>2</m:t>
                  </w:ins>
                </m:r>
                <m:r>
                  <w:ins w:id="625" w:author="Vasy Medov" w:date="2026-03-18T20:40:00Z">
                    <w:rPr>
                      <w:rFonts w:ascii="Cambria Math" w:hAnsi="Cambria Math"/>
                      <w:lang w:val="en-US"/>
                    </w:rPr>
                    <m:t>8.2890</m:t>
                  </w:ins>
                </m:r>
              </m:oMath>
            </m:oMathPara>
          </w:p>
        </w:tc>
      </w:tr>
      <w:tr w:rsidR="00972243" w14:paraId="4BAAF887" w14:textId="77777777" w:rsidTr="00972243">
        <w:trPr>
          <w:ins w:id="626" w:author="Vasy Medov" w:date="2026-03-18T20:13:00Z"/>
        </w:trPr>
        <w:tc>
          <w:tcPr>
            <w:tcW w:w="1271" w:type="dxa"/>
            <w:tcPrChange w:id="627" w:author="Vasy Medov" w:date="2026-03-18T20:15:00Z">
              <w:tcPr>
                <w:tcW w:w="1271" w:type="dxa"/>
              </w:tcPr>
            </w:tcPrChange>
          </w:tcPr>
          <w:p w14:paraId="136DFBCE" w14:textId="77777777" w:rsidR="00972243" w:rsidRDefault="00972243" w:rsidP="009268CE">
            <w:pPr>
              <w:ind w:firstLine="0"/>
              <w:rPr>
                <w:ins w:id="628" w:author="Vasy Medov" w:date="2026-03-18T20:13:00Z"/>
                <w:rFonts w:eastAsia="Calibri" w:cs="Times New Roman"/>
              </w:rPr>
            </w:pPr>
            <m:oMathPara>
              <m:oMath>
                <m:r>
                  <w:ins w:id="629" w:author="Vasy Medov" w:date="2026-03-18T20:13:00Z">
                    <w:rPr>
                      <w:rFonts w:ascii="Cambria Math" w:eastAsia="Calibri" w:hAnsi="Cambria Math" w:cs="Times New Roman"/>
                    </w:rPr>
                    <m:t>8</m:t>
                  </w:ins>
                </m:r>
              </m:oMath>
            </m:oMathPara>
          </w:p>
        </w:tc>
        <w:tc>
          <w:tcPr>
            <w:tcW w:w="3686" w:type="dxa"/>
            <w:tcPrChange w:id="630" w:author="Vasy Medov" w:date="2026-03-18T20:15:00Z">
              <w:tcPr>
                <w:tcW w:w="2552" w:type="dxa"/>
              </w:tcPr>
            </w:tcPrChange>
          </w:tcPr>
          <w:p w14:paraId="7D61C594" w14:textId="77777777" w:rsidR="00972243" w:rsidRDefault="00972243" w:rsidP="009268CE">
            <w:pPr>
              <w:ind w:firstLine="0"/>
              <w:rPr>
                <w:ins w:id="631" w:author="Vasy Medov" w:date="2026-03-18T20:13:00Z"/>
                <w:rFonts w:eastAsia="Calibri" w:cs="Times New Roman"/>
                <w:lang w:val="en-US"/>
              </w:rPr>
            </w:pPr>
            <m:oMathPara>
              <m:oMath>
                <m:r>
                  <w:ins w:id="632" w:author="Vasy Medov" w:date="2026-03-18T20:13:00Z">
                    <w:rPr>
                      <w:rFonts w:ascii="Cambria Math" w:eastAsia="Calibri" w:hAnsi="Cambria Math" w:cs="Times New Roman"/>
                      <w:lang w:val="en-US"/>
                    </w:rPr>
                    <m:t>1.8</m:t>
                  </w:ins>
                </m:r>
              </m:oMath>
            </m:oMathPara>
          </w:p>
        </w:tc>
        <w:tc>
          <w:tcPr>
            <w:tcW w:w="4256" w:type="dxa"/>
            <w:tcPrChange w:id="633" w:author="Vasy Medov" w:date="2026-03-18T20:15:00Z">
              <w:tcPr>
                <w:tcW w:w="5390" w:type="dxa"/>
                <w:gridSpan w:val="2"/>
              </w:tcPr>
            </w:tcPrChange>
          </w:tcPr>
          <w:p w14:paraId="2AE5C45D" w14:textId="255804D4" w:rsidR="00972243" w:rsidRDefault="00972243" w:rsidP="009268CE">
            <w:pPr>
              <w:ind w:firstLine="0"/>
              <w:rPr>
                <w:ins w:id="634" w:author="Vasy Medov" w:date="2026-03-18T20:13:00Z"/>
                <w:rFonts w:eastAsia="Calibri" w:cs="Times New Roman"/>
                <w:lang w:val="en-US"/>
              </w:rPr>
            </w:pPr>
            <m:oMathPara>
              <m:oMath>
                <m:r>
                  <w:ins w:id="635" w:author="Vasy Medov" w:date="2026-03-18T20:13:00Z">
                    <w:rPr>
                      <w:rFonts w:ascii="Cambria Math" w:hAnsi="Cambria Math"/>
                      <w:lang w:val="en-US"/>
                    </w:rPr>
                    <m:t>3</m:t>
                  </w:ins>
                </m:r>
                <m:r>
                  <w:ins w:id="636" w:author="Vasy Medov" w:date="2026-03-18T20:40:00Z">
                    <w:rPr>
                      <w:rFonts w:ascii="Cambria Math" w:hAnsi="Cambria Math"/>
                      <w:lang w:val="en-US"/>
                    </w:rPr>
                    <m:t>3.0960</m:t>
                  </w:ins>
                </m:r>
              </m:oMath>
            </m:oMathPara>
          </w:p>
        </w:tc>
      </w:tr>
      <w:tr w:rsidR="00972243" w14:paraId="74426919" w14:textId="77777777" w:rsidTr="00972243">
        <w:trPr>
          <w:ins w:id="637" w:author="Vasy Medov" w:date="2026-03-18T20:13:00Z"/>
        </w:trPr>
        <w:tc>
          <w:tcPr>
            <w:tcW w:w="1271" w:type="dxa"/>
            <w:tcPrChange w:id="638" w:author="Vasy Medov" w:date="2026-03-18T20:15:00Z">
              <w:tcPr>
                <w:tcW w:w="1271" w:type="dxa"/>
              </w:tcPr>
            </w:tcPrChange>
          </w:tcPr>
          <w:p w14:paraId="790D3D96" w14:textId="77777777" w:rsidR="00972243" w:rsidRDefault="00972243" w:rsidP="009268CE">
            <w:pPr>
              <w:ind w:firstLine="0"/>
              <w:rPr>
                <w:ins w:id="639" w:author="Vasy Medov" w:date="2026-03-18T20:13:00Z"/>
                <w:rFonts w:eastAsia="Calibri" w:cs="Times New Roman"/>
              </w:rPr>
            </w:pPr>
            <m:oMathPara>
              <m:oMath>
                <m:r>
                  <w:ins w:id="640" w:author="Vasy Medov" w:date="2026-03-18T20:13:00Z">
                    <w:rPr>
                      <w:rFonts w:ascii="Cambria Math" w:eastAsia="Calibri" w:hAnsi="Cambria Math" w:cs="Times New Roman"/>
                    </w:rPr>
                    <m:t>9</m:t>
                  </w:ins>
                </m:r>
              </m:oMath>
            </m:oMathPara>
          </w:p>
        </w:tc>
        <w:tc>
          <w:tcPr>
            <w:tcW w:w="3686" w:type="dxa"/>
            <w:tcPrChange w:id="641" w:author="Vasy Medov" w:date="2026-03-18T20:15:00Z">
              <w:tcPr>
                <w:tcW w:w="2552" w:type="dxa"/>
              </w:tcPr>
            </w:tcPrChange>
          </w:tcPr>
          <w:p w14:paraId="0C00AEF0" w14:textId="77777777" w:rsidR="00972243" w:rsidRDefault="00972243" w:rsidP="009268CE">
            <w:pPr>
              <w:ind w:firstLine="0"/>
              <w:rPr>
                <w:ins w:id="642" w:author="Vasy Medov" w:date="2026-03-18T20:13:00Z"/>
                <w:rFonts w:eastAsia="Calibri" w:cs="Times New Roman"/>
                <w:lang w:val="en-US"/>
              </w:rPr>
            </w:pPr>
            <m:oMathPara>
              <m:oMath>
                <m:r>
                  <w:ins w:id="643" w:author="Vasy Medov" w:date="2026-03-18T20:13:00Z">
                    <w:rPr>
                      <w:rFonts w:ascii="Cambria Math" w:eastAsia="Calibri" w:hAnsi="Cambria Math" w:cs="Times New Roman"/>
                      <w:lang w:val="en-US"/>
                    </w:rPr>
                    <m:t>1.9</m:t>
                  </w:ins>
                </m:r>
              </m:oMath>
            </m:oMathPara>
          </w:p>
        </w:tc>
        <w:tc>
          <w:tcPr>
            <w:tcW w:w="4256" w:type="dxa"/>
            <w:tcPrChange w:id="644" w:author="Vasy Medov" w:date="2026-03-18T20:15:00Z">
              <w:tcPr>
                <w:tcW w:w="5390" w:type="dxa"/>
                <w:gridSpan w:val="2"/>
              </w:tcPr>
            </w:tcPrChange>
          </w:tcPr>
          <w:p w14:paraId="1143E204" w14:textId="0A873FC4" w:rsidR="00972243" w:rsidRDefault="00972243" w:rsidP="009268CE">
            <w:pPr>
              <w:ind w:firstLine="0"/>
              <w:rPr>
                <w:ins w:id="645" w:author="Vasy Medov" w:date="2026-03-18T20:13:00Z"/>
                <w:rFonts w:eastAsia="Calibri" w:cs="Times New Roman"/>
                <w:lang w:val="en-US"/>
              </w:rPr>
            </w:pPr>
            <m:oMathPara>
              <m:oMath>
                <m:r>
                  <w:ins w:id="646" w:author="Vasy Medov" w:date="2026-03-18T20:13:00Z">
                    <w:rPr>
                      <w:rFonts w:ascii="Cambria Math" w:hAnsi="Cambria Math"/>
                      <w:lang w:val="en-US"/>
                    </w:rPr>
                    <m:t>3</m:t>
                  </w:ins>
                </m:r>
                <m:r>
                  <w:ins w:id="647" w:author="Vasy Medov" w:date="2026-03-18T20:40:00Z">
                    <w:rPr>
                      <w:rFonts w:ascii="Cambria Math" w:hAnsi="Cambria Math"/>
                      <w:lang w:val="en-US"/>
                    </w:rPr>
                    <m:t>8.3270</m:t>
                  </w:ins>
                </m:r>
              </m:oMath>
            </m:oMathPara>
          </w:p>
        </w:tc>
      </w:tr>
      <w:tr w:rsidR="00972243" w14:paraId="1532E899" w14:textId="77777777" w:rsidTr="00972243">
        <w:trPr>
          <w:ins w:id="648" w:author="Vasy Medov" w:date="2026-03-18T20:13:00Z"/>
        </w:trPr>
        <w:tc>
          <w:tcPr>
            <w:tcW w:w="1271" w:type="dxa"/>
            <w:tcPrChange w:id="649" w:author="Vasy Medov" w:date="2026-03-18T20:15:00Z">
              <w:tcPr>
                <w:tcW w:w="1271" w:type="dxa"/>
              </w:tcPr>
            </w:tcPrChange>
          </w:tcPr>
          <w:p w14:paraId="32C6E662" w14:textId="77777777" w:rsidR="00972243" w:rsidRDefault="00972243" w:rsidP="009268CE">
            <w:pPr>
              <w:ind w:firstLine="0"/>
              <w:rPr>
                <w:ins w:id="650" w:author="Vasy Medov" w:date="2026-03-18T20:13:00Z"/>
                <w:rFonts w:eastAsia="Calibri" w:cs="Times New Roman"/>
              </w:rPr>
            </w:pPr>
            <m:oMathPara>
              <m:oMath>
                <m:r>
                  <w:ins w:id="651" w:author="Vasy Medov" w:date="2026-03-18T20:13:00Z">
                    <w:rPr>
                      <w:rFonts w:ascii="Cambria Math" w:eastAsia="Calibri" w:hAnsi="Cambria Math" w:cs="Times New Roman"/>
                    </w:rPr>
                    <m:t>1</m:t>
                  </w:ins>
                </m:r>
                <m:r>
                  <w:ins w:id="652" w:author="Vasy Medov" w:date="2026-03-18T20:13:00Z">
                    <w:rPr>
                      <w:rFonts w:ascii="Cambria Math" w:eastAsia="Calibri" w:hAnsi="Cambria Math" w:cs="Times New Roman"/>
                      <w:lang w:val="en-US"/>
                    </w:rPr>
                    <m:t>0</m:t>
                  </w:ins>
                </m:r>
              </m:oMath>
            </m:oMathPara>
          </w:p>
        </w:tc>
        <w:tc>
          <w:tcPr>
            <w:tcW w:w="3686" w:type="dxa"/>
            <w:tcPrChange w:id="653" w:author="Vasy Medov" w:date="2026-03-18T20:15:00Z">
              <w:tcPr>
                <w:tcW w:w="2552" w:type="dxa"/>
              </w:tcPr>
            </w:tcPrChange>
          </w:tcPr>
          <w:p w14:paraId="138112A6" w14:textId="77777777" w:rsidR="00972243" w:rsidRDefault="00972243" w:rsidP="009268CE">
            <w:pPr>
              <w:ind w:firstLine="0"/>
              <w:rPr>
                <w:ins w:id="654" w:author="Vasy Medov" w:date="2026-03-18T20:13:00Z"/>
                <w:rFonts w:eastAsia="Calibri" w:cs="Times New Roman"/>
                <w:lang w:val="en-US"/>
              </w:rPr>
            </w:pPr>
            <m:oMathPara>
              <m:oMath>
                <m:r>
                  <w:ins w:id="655" w:author="Vasy Medov" w:date="2026-03-18T20:13:00Z">
                    <w:rPr>
                      <w:rFonts w:ascii="Cambria Math" w:eastAsia="Calibri" w:hAnsi="Cambria Math" w:cs="Times New Roman"/>
                      <w:lang w:val="en-US"/>
                    </w:rPr>
                    <m:t>2</m:t>
                  </w:ins>
                </m:r>
              </m:oMath>
            </m:oMathPara>
          </w:p>
        </w:tc>
        <w:tc>
          <w:tcPr>
            <w:tcW w:w="4256" w:type="dxa"/>
            <w:tcPrChange w:id="656" w:author="Vasy Medov" w:date="2026-03-18T20:15:00Z">
              <w:tcPr>
                <w:tcW w:w="5390" w:type="dxa"/>
                <w:gridSpan w:val="2"/>
              </w:tcPr>
            </w:tcPrChange>
          </w:tcPr>
          <w:p w14:paraId="59B52400" w14:textId="77777777" w:rsidR="00972243" w:rsidRDefault="00972243" w:rsidP="009268CE">
            <w:pPr>
              <w:ind w:firstLine="0"/>
              <w:rPr>
                <w:ins w:id="657" w:author="Vasy Medov" w:date="2026-03-18T20:13:00Z"/>
                <w:rFonts w:eastAsia="Calibri" w:cs="Times New Roman"/>
                <w:lang w:val="en-US"/>
              </w:rPr>
            </w:pPr>
            <m:oMathPara>
              <m:oMath>
                <m:r>
                  <w:ins w:id="658" w:author="Vasy Medov" w:date="2026-03-18T20:13:00Z">
                    <w:rPr>
                      <w:rFonts w:ascii="Cambria Math" w:hAnsi="Cambria Math"/>
                      <w:lang w:val="en-US"/>
                    </w:rPr>
                    <m:t>44</m:t>
                  </w:ins>
                </m:r>
              </m:oMath>
            </m:oMathPara>
          </w:p>
        </w:tc>
      </w:tr>
    </w:tbl>
    <w:p w14:paraId="7B47AB22" w14:textId="77777777" w:rsidR="00972243" w:rsidRPr="00972243" w:rsidRDefault="00972243" w:rsidP="00972243">
      <w:pPr>
        <w:ind w:firstLine="0"/>
        <w:rPr>
          <w:lang w:val="en-US"/>
          <w:rPrChange w:id="659" w:author="Vasy Medov" w:date="2026-03-18T20:13:00Z">
            <w:rPr/>
          </w:rPrChange>
        </w:rPr>
        <w:pPrChange w:id="660" w:author="Vasy Medov" w:date="2026-03-18T20:13:00Z">
          <w:pPr>
            <w:pStyle w:val="2"/>
          </w:pPr>
        </w:pPrChange>
      </w:pPr>
    </w:p>
    <w:p w14:paraId="34C61165" w14:textId="1DE83ED8" w:rsidR="00B008BC" w:rsidRPr="00E10268" w:rsidRDefault="00E10268" w:rsidP="00B008BC">
      <w:pPr>
        <w:ind w:firstLine="0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I≈h*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10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9</m:t>
                  </m:r>
                </m:sup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 w14:paraId="0B7EB3B5" w14:textId="2EC409BD" w:rsidR="00E10268" w:rsidRPr="00E10268" w:rsidDel="00972243" w:rsidRDefault="00E10268" w:rsidP="00E10268">
      <w:pPr>
        <w:ind w:firstLine="0"/>
        <w:rPr>
          <w:del w:id="661" w:author="Vasy Medov" w:date="2026-03-18T20:13:00Z"/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I≈0.1*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5+44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+7.343+10.00</m:t>
              </m:r>
              <m:r>
                <w:ins w:id="662" w:author="Vasy Medov" w:date="2026-03-18T20:11:00Z">
                  <w:rPr>
                    <w:rFonts w:ascii="Cambria Math" w:hAnsi="Cambria Math"/>
                    <w:lang w:val="en-US"/>
                  </w:rPr>
                  <m:t>8</m:t>
                </w:ins>
              </m:r>
              <m:r>
                <w:del w:id="663" w:author="Vasy Medov" w:date="2026-03-18T20:11:00Z">
                  <w:rPr>
                    <w:rFonts w:ascii="Cambria Math" w:hAnsi="Cambria Math"/>
                    <w:lang w:val="en-US"/>
                  </w:rPr>
                  <m:t>9</m:t>
                </w:del>
              </m:r>
              <m:r>
                <w:rPr>
                  <w:rFonts w:ascii="Cambria Math" w:hAnsi="Cambria Math"/>
                  <w:lang w:val="en-US"/>
                </w:rPr>
                <m:t>+13.019+16.400+20.175+24.368+29.003+34.104+39.695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w:del w:id="664" w:author="Vasy Medov" w:date="2026-03-18T20:12:00Z">
              <m:rPr>
                <m:sty m:val="bi"/>
              </m:rPr>
              <w:rPr>
                <w:rFonts w:ascii="Cambria Math" w:hAnsi="Cambria Math"/>
                <w:lang w:val="en-US"/>
              </w:rPr>
              <m:t>194.115</m:t>
            </w:del>
          </m:r>
          <m:r>
            <w:ins w:id="665" w:author="Vasy Medov" w:date="2026-03-18T20:12:00Z">
              <m:rPr>
                <m:sty m:val="bi"/>
              </m:rPr>
              <w:rPr>
                <w:rFonts w:ascii="Cambria Math" w:hAnsi="Cambria Math"/>
                <w:lang w:val="en-US"/>
              </w:rPr>
              <m:t>21.</m:t>
            </w:ins>
          </m:r>
          <m:r>
            <w:ins w:id="666" w:author="Vasy Medov" w:date="2026-03-18T20:41:00Z">
              <m:rPr>
                <m:sty m:val="bi"/>
              </m:rPr>
              <w:rPr>
                <w:rFonts w:ascii="Cambria Math" w:hAnsi="Cambria Math"/>
                <w:lang w:val="en-US"/>
              </w:rPr>
              <m:t>4475</m:t>
            </w:ins>
          </m:r>
        </m:oMath>
      </m:oMathPara>
    </w:p>
    <w:p w14:paraId="3C0D42D2" w14:textId="77777777" w:rsidR="00E10268" w:rsidRPr="00E07DDA" w:rsidRDefault="00E10268" w:rsidP="00B008BC">
      <w:pPr>
        <w:ind w:firstLine="0"/>
        <w:rPr>
          <w:lang w:val="en-US"/>
        </w:rPr>
      </w:pPr>
    </w:p>
    <w:p w14:paraId="687B5719" w14:textId="5A79AB8A" w:rsidR="00B008BC" w:rsidDel="00B31241" w:rsidRDefault="00B008BC" w:rsidP="00B008BC">
      <w:pPr>
        <w:pStyle w:val="2"/>
        <w:rPr>
          <w:del w:id="667" w:author="Vasy Medov" w:date="2026-03-18T20:41:00Z"/>
        </w:rPr>
      </w:pPr>
      <w:bookmarkStart w:id="668" w:name="_Toc224771497"/>
      <w:r>
        <w:t>Формула Симпсона</w:t>
      </w:r>
      <w:bookmarkEnd w:id="668"/>
    </w:p>
    <w:p w14:paraId="5EC9582F" w14:textId="77777777" w:rsidR="00B008BC" w:rsidRPr="00B31241" w:rsidRDefault="00B008BC" w:rsidP="00B31241">
      <w:pPr>
        <w:pStyle w:val="2"/>
        <w:rPr>
          <w:ins w:id="669" w:author="Vasy Medov" w:date="2026-03-18T20:24:00Z"/>
          <w:lang w:val="en-US"/>
        </w:rPr>
        <w:pPrChange w:id="670" w:author="Vasy Medov" w:date="2026-03-18T20:41:00Z">
          <w:pPr>
            <w:ind w:firstLine="0"/>
          </w:pPr>
        </w:pPrChange>
      </w:pPr>
      <w:del w:id="671" w:author="Vasy Medov" w:date="2026-03-18T20:41:00Z">
        <w:r w:rsidDel="00B31241">
          <w:delText>Ф</w:delText>
        </w:r>
      </w:del>
    </w:p>
    <w:p w14:paraId="670EDED3" w14:textId="4D1CC83F" w:rsidR="006A2446" w:rsidRPr="006A2446" w:rsidRDefault="006A2446" w:rsidP="006A2446">
      <w:pPr>
        <w:ind w:firstLine="0"/>
        <w:rPr>
          <w:ins w:id="672" w:author="Vasy Medov" w:date="2026-03-18T20:24:00Z"/>
          <w:lang w:val="en-US"/>
        </w:rPr>
      </w:pPr>
      <m:oMathPara>
        <m:oMath>
          <m:r>
            <w:ins w:id="673" w:author="Vasy Medov" w:date="2026-03-18T20:24:00Z">
              <w:rPr>
                <w:rFonts w:ascii="Cambria Math" w:hAnsi="Cambria Math"/>
                <w:lang w:val="en-US"/>
              </w:rPr>
              <m:t>I≈</m:t>
            </w:ins>
          </m:r>
          <m:f>
            <m:fPr>
              <m:ctrlPr>
                <w:ins w:id="674" w:author="Vasy Medov" w:date="2026-03-18T20:24:00Z">
                  <w:rPr>
                    <w:rFonts w:ascii="Cambria Math" w:hAnsi="Cambria Math"/>
                    <w:i/>
                    <w:lang w:val="en-US"/>
                  </w:rPr>
                </w:ins>
              </m:ctrlPr>
            </m:fPr>
            <m:num>
              <m:r>
                <w:ins w:id="675" w:author="Vasy Medov" w:date="2026-03-18T20:24:00Z">
                  <w:rPr>
                    <w:rFonts w:ascii="Cambria Math" w:hAnsi="Cambria Math"/>
                    <w:lang w:val="en-US"/>
                  </w:rPr>
                  <m:t>h</m:t>
                </w:ins>
              </m:r>
            </m:num>
            <m:den>
              <m:r>
                <w:ins w:id="676" w:author="Vasy Medov" w:date="2026-03-18T20:24:00Z">
                  <w:rPr>
                    <w:rFonts w:ascii="Cambria Math" w:hAnsi="Cambria Math"/>
                    <w:lang w:val="en-US"/>
                  </w:rPr>
                  <m:t>3</m:t>
                </w:ins>
              </m:r>
            </m:den>
          </m:f>
          <m:r>
            <w:ins w:id="677" w:author="Vasy Medov" w:date="2026-03-18T20:24:00Z">
              <w:rPr>
                <w:rFonts w:ascii="Cambria Math" w:hAnsi="Cambria Math"/>
                <w:lang w:val="en-US"/>
              </w:rPr>
              <m:t>*</m:t>
            </w:ins>
          </m:r>
          <m:d>
            <m:dPr>
              <m:ctrlPr>
                <w:ins w:id="678" w:author="Vasy Medov" w:date="2026-03-18T20:24:00Z">
                  <w:rPr>
                    <w:rFonts w:ascii="Cambria Math" w:hAnsi="Cambria Math"/>
                    <w:i/>
                    <w:lang w:val="en-US"/>
                  </w:rPr>
                </w:ins>
              </m:ctrlPr>
            </m:dPr>
            <m:e>
              <m:r>
                <w:ins w:id="679" w:author="Vasy Medov" w:date="2026-03-18T20:24:00Z">
                  <w:rPr>
                    <w:rFonts w:ascii="Cambria Math" w:hAnsi="Cambria Math"/>
                    <w:lang w:val="en-US"/>
                  </w:rPr>
                  <m:t>f</m:t>
                </w:ins>
              </m:r>
              <m:d>
                <m:dPr>
                  <m:ctrlPr>
                    <w:ins w:id="680" w:author="Vasy Medov" w:date="2026-03-18T20:24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dPr>
                <m:e>
                  <m:sSub>
                    <m:sSubPr>
                      <m:ctrlPr>
                        <w:ins w:id="681" w:author="Vasy Medov" w:date="2026-03-18T20:24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sSubPr>
                    <m:e>
                      <m:r>
                        <w:ins w:id="682" w:author="Vasy Medov" w:date="2026-03-18T20:24:00Z">
                          <w:rPr>
                            <w:rFonts w:ascii="Cambria Math" w:hAnsi="Cambria Math"/>
                            <w:lang w:val="en-US"/>
                          </w:rPr>
                          <m:t>x</m:t>
                        </w:ins>
                      </m:r>
                    </m:e>
                    <m:sub>
                      <m:r>
                        <w:ins w:id="683" w:author="Vasy Medov" w:date="2026-03-18T20:24:00Z">
                          <w:rPr>
                            <w:rFonts w:ascii="Cambria Math" w:hAnsi="Cambria Math"/>
                            <w:lang w:val="en-US"/>
                          </w:rPr>
                          <m:t>0</m:t>
                        </w:ins>
                      </m:r>
                    </m:sub>
                  </m:sSub>
                </m:e>
              </m:d>
              <m:r>
                <w:ins w:id="684" w:author="Vasy Medov" w:date="2026-03-18T20:24:00Z">
                  <w:rPr>
                    <w:rFonts w:ascii="Cambria Math" w:hAnsi="Cambria Math"/>
                    <w:lang w:val="en-US"/>
                  </w:rPr>
                  <m:t>+4</m:t>
                </w:ins>
              </m:r>
              <m:r>
                <w:ins w:id="685" w:author="Vasy Medov" w:date="2026-03-18T20:26:00Z">
                  <w:rPr>
                    <w:rFonts w:ascii="Cambria Math" w:hAnsi="Cambria Math"/>
                    <w:lang w:val="en-US"/>
                  </w:rPr>
                  <m:t>*</m:t>
                </w:ins>
              </m:r>
              <m:nary>
                <m:naryPr>
                  <m:chr m:val="∑"/>
                  <m:limLoc m:val="subSup"/>
                  <m:ctrlPr>
                    <w:ins w:id="686" w:author="Vasy Medov" w:date="2026-03-18T20:26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naryPr>
                <m:sub>
                  <m:r>
                    <w:ins w:id="687" w:author="Vasy Medov" w:date="2026-03-18T20:26:00Z">
                      <w:rPr>
                        <w:rFonts w:ascii="Cambria Math" w:hAnsi="Cambria Math"/>
                        <w:lang w:val="en-US"/>
                      </w:rPr>
                      <m:t>0</m:t>
                    </w:ins>
                  </m:r>
                </m:sub>
                <m:sup>
                  <m:r>
                    <w:ins w:id="688" w:author="Vasy Medov" w:date="2026-03-18T20:26:00Z">
                      <w:rPr>
                        <w:rFonts w:ascii="Cambria Math" w:hAnsi="Cambria Math"/>
                        <w:lang w:val="en-US"/>
                      </w:rPr>
                      <m:t>4</m:t>
                    </w:ins>
                  </m:r>
                </m:sup>
                <m:e>
                  <m:r>
                    <w:ins w:id="689" w:author="Vasy Medov" w:date="2026-03-18T20:26:00Z">
                      <w:rPr>
                        <w:rFonts w:ascii="Cambria Math" w:hAnsi="Cambria Math"/>
                        <w:lang w:val="en-US"/>
                      </w:rPr>
                      <m:t>f</m:t>
                    </w:ins>
                  </m:r>
                  <m:d>
                    <m:dPr>
                      <m:ctrlPr>
                        <w:ins w:id="690" w:author="Vasy Medov" w:date="2026-03-18T20:26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dPr>
                    <m:e>
                      <m:sSub>
                        <m:sSubPr>
                          <m:ctrlPr>
                            <w:ins w:id="691" w:author="Vasy Medov" w:date="2026-03-18T20:26:00Z"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w:ins>
                          </m:ctrlPr>
                        </m:sSubPr>
                        <m:e>
                          <m:r>
                            <w:ins w:id="692" w:author="Vasy Medov" w:date="2026-03-18T20:26:00Z"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w:ins>
                          </m:r>
                        </m:e>
                        <m:sub>
                          <m:r>
                            <w:ins w:id="693" w:author="Vasy Medov" w:date="2026-03-18T20:26:00Z"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w:ins>
                          </m:r>
                          <m:r>
                            <w:ins w:id="694" w:author="Vasy Medov" w:date="2026-03-18T20:26:00Z">
                              <w:rPr>
                                <w:rFonts w:ascii="Cambria Math" w:hAnsi="Cambria Math"/>
                                <w:lang w:val="en-US"/>
                              </w:rPr>
                              <m:t>k+1</m:t>
                            </w:ins>
                          </m:r>
                        </m:sub>
                      </m:sSub>
                    </m:e>
                  </m:d>
                  <m:r>
                    <w:ins w:id="695" w:author="Vasy Medov" w:date="2026-03-18T20:26:00Z">
                      <w:rPr>
                        <w:rFonts w:ascii="Cambria Math" w:hAnsi="Cambria Math"/>
                        <w:lang w:val="en-US"/>
                      </w:rPr>
                      <m:t>)</m:t>
                    </w:ins>
                  </m:r>
                  <m:r>
                    <w:ins w:id="696" w:author="Vasy Medov" w:date="2026-03-18T20:26:00Z">
                      <w:rPr>
                        <w:rFonts w:ascii="Cambria Math" w:hAnsi="Cambria Math"/>
                        <w:lang w:val="en-US"/>
                      </w:rPr>
                      <m:t>+</m:t>
                    </w:ins>
                  </m:r>
                </m:e>
              </m:nary>
              <m:r>
                <w:ins w:id="697" w:author="Vasy Medov" w:date="2026-03-18T20:27:00Z">
                  <w:rPr>
                    <w:rFonts w:ascii="Cambria Math" w:hAnsi="Cambria Math"/>
                    <w:lang w:val="en-US"/>
                  </w:rPr>
                  <m:t>4*</m:t>
                </w:ins>
              </m:r>
              <m:nary>
                <m:naryPr>
                  <m:chr m:val="∑"/>
                  <m:limLoc m:val="subSup"/>
                  <m:ctrlPr>
                    <w:ins w:id="698" w:author="Vasy Medov" w:date="2026-03-18T20:27:00Z">
                      <w:rPr>
                        <w:rFonts w:ascii="Cambria Math" w:hAnsi="Cambria Math"/>
                        <w:i/>
                        <w:lang w:val="en-US"/>
                      </w:rPr>
                    </w:ins>
                  </m:ctrlPr>
                </m:naryPr>
                <m:sub>
                  <m:r>
                    <w:ins w:id="699" w:author="Vasy Medov" w:date="2026-03-18T20:27:00Z">
                      <w:rPr>
                        <w:rFonts w:ascii="Cambria Math" w:hAnsi="Cambria Math"/>
                        <w:lang w:val="en-US"/>
                      </w:rPr>
                      <m:t>1</m:t>
                    </w:ins>
                  </m:r>
                </m:sub>
                <m:sup>
                  <m:r>
                    <w:ins w:id="700" w:author="Vasy Medov" w:date="2026-03-18T20:27:00Z">
                      <w:rPr>
                        <w:rFonts w:ascii="Cambria Math" w:hAnsi="Cambria Math"/>
                        <w:lang w:val="en-US"/>
                      </w:rPr>
                      <m:t>4</m:t>
                    </w:ins>
                  </m:r>
                </m:sup>
                <m:e>
                  <m:r>
                    <w:ins w:id="701" w:author="Vasy Medov" w:date="2026-03-18T20:27:00Z">
                      <w:rPr>
                        <w:rFonts w:ascii="Cambria Math" w:hAnsi="Cambria Math"/>
                        <w:lang w:val="en-US"/>
                      </w:rPr>
                      <m:t>f</m:t>
                    </w:ins>
                  </m:r>
                  <m:d>
                    <m:dPr>
                      <m:ctrlPr>
                        <w:ins w:id="702" w:author="Vasy Medov" w:date="2026-03-18T20:27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dPr>
                    <m:e>
                      <m:sSub>
                        <m:sSubPr>
                          <m:ctrlPr>
                            <w:ins w:id="703" w:author="Vasy Medov" w:date="2026-03-18T20:27:00Z"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w:ins>
                          </m:ctrlPr>
                        </m:sSubPr>
                        <m:e>
                          <m:r>
                            <w:ins w:id="704" w:author="Vasy Medov" w:date="2026-03-18T20:27:00Z"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w:ins>
                          </m:r>
                        </m:e>
                        <m:sub>
                          <m:r>
                            <w:ins w:id="705" w:author="Vasy Medov" w:date="2026-03-18T20:27:00Z">
                              <w:rPr>
                                <w:rFonts w:ascii="Cambria Math" w:hAnsi="Cambria Math"/>
                                <w:lang w:val="en-US"/>
                              </w:rPr>
                              <m:t>2k</m:t>
                            </w:ins>
                          </m:r>
                        </m:sub>
                      </m:sSub>
                    </m:e>
                  </m:d>
                  <m:r>
                    <w:ins w:id="706" w:author="Vasy Medov" w:date="2026-03-18T20:27:00Z">
                      <w:rPr>
                        <w:rFonts w:ascii="Cambria Math" w:hAnsi="Cambria Math"/>
                        <w:lang w:val="en-US"/>
                      </w:rPr>
                      <m:t>)+</m:t>
                    </w:ins>
                  </m:r>
                  <m:r>
                    <w:ins w:id="707" w:author="Vasy Medov" w:date="2026-03-18T20:27:00Z">
                      <w:rPr>
                        <w:rFonts w:ascii="Cambria Math" w:hAnsi="Cambria Math"/>
                        <w:lang w:val="en-US"/>
                      </w:rPr>
                      <m:t>f(</m:t>
                    </w:ins>
                  </m:r>
                  <m:sSub>
                    <m:sSubPr>
                      <m:ctrlPr>
                        <w:ins w:id="708" w:author="Vasy Medov" w:date="2026-03-18T20:27:00Z">
                          <w:rPr>
                            <w:rFonts w:ascii="Cambria Math" w:hAnsi="Cambria Math"/>
                            <w:i/>
                            <w:lang w:val="en-US"/>
                          </w:rPr>
                        </w:ins>
                      </m:ctrlPr>
                    </m:sSubPr>
                    <m:e>
                      <m:r>
                        <w:ins w:id="709" w:author="Vasy Medov" w:date="2026-03-18T20:27:00Z">
                          <w:rPr>
                            <w:rFonts w:ascii="Cambria Math" w:hAnsi="Cambria Math"/>
                            <w:lang w:val="en-US"/>
                          </w:rPr>
                          <m:t>x</m:t>
                        </w:ins>
                      </m:r>
                    </m:e>
                    <m:sub>
                      <m:r>
                        <w:ins w:id="710" w:author="Vasy Medov" w:date="2026-03-18T20:27:00Z">
                          <w:rPr>
                            <w:rFonts w:ascii="Cambria Math" w:hAnsi="Cambria Math"/>
                            <w:lang w:val="en-US"/>
                          </w:rPr>
                          <m:t>10</m:t>
                        </w:ins>
                      </m:r>
                    </m:sub>
                  </m:sSub>
                  <m:r>
                    <w:ins w:id="711" w:author="Vasy Medov" w:date="2026-03-18T20:27:00Z">
                      <w:rPr>
                        <w:rFonts w:ascii="Cambria Math" w:hAnsi="Cambria Math"/>
                        <w:lang w:val="en-US"/>
                      </w:rPr>
                      <m:t>)</m:t>
                    </w:ins>
                  </m:r>
                </m:e>
              </m:nary>
            </m:e>
          </m:d>
        </m:oMath>
      </m:oMathPara>
    </w:p>
    <w:p w14:paraId="6094EF01" w14:textId="1D56FD7E" w:rsidR="006A2446" w:rsidRPr="006A2446" w:rsidRDefault="002545EA" w:rsidP="00B008BC">
      <w:pPr>
        <w:ind w:firstLine="0"/>
        <w:rPr>
          <w:lang w:val="en-US"/>
          <w:rPrChange w:id="712" w:author="Vasy Medov" w:date="2026-03-18T20:24:00Z">
            <w:rPr/>
          </w:rPrChange>
        </w:rPr>
      </w:pPr>
      <m:oMathPara>
        <m:oMath>
          <m:r>
            <w:ins w:id="713" w:author="Vasy Medov" w:date="2026-03-18T20:28:00Z">
              <w:rPr>
                <w:rFonts w:ascii="Cambria Math" w:hAnsi="Cambria Math"/>
                <w:lang w:val="en-US"/>
              </w:rPr>
              <m:t>I≈</m:t>
            </w:ins>
          </m:r>
          <m:f>
            <m:fPr>
              <m:ctrlPr>
                <w:ins w:id="714" w:author="Vasy Medov" w:date="2026-03-18T20:28:00Z">
                  <w:rPr>
                    <w:rFonts w:ascii="Cambria Math" w:hAnsi="Cambria Math"/>
                    <w:i/>
                    <w:lang w:val="en-US"/>
                  </w:rPr>
                </w:ins>
              </m:ctrlPr>
            </m:fPr>
            <m:num>
              <m:r>
                <w:ins w:id="715" w:author="Vasy Medov" w:date="2026-03-18T20:28:00Z">
                  <w:rPr>
                    <w:rFonts w:ascii="Cambria Math" w:hAnsi="Cambria Math"/>
                    <w:lang w:val="en-US"/>
                  </w:rPr>
                  <m:t>0.1</m:t>
                </w:ins>
              </m:r>
            </m:num>
            <m:den>
              <m:r>
                <w:ins w:id="716" w:author="Vasy Medov" w:date="2026-03-18T20:28:00Z">
                  <w:rPr>
                    <w:rFonts w:ascii="Cambria Math" w:hAnsi="Cambria Math"/>
                    <w:lang w:val="en-US"/>
                  </w:rPr>
                  <m:t>3</m:t>
                </w:ins>
              </m:r>
            </m:den>
          </m:f>
          <m:r>
            <w:ins w:id="717" w:author="Vasy Medov" w:date="2026-03-18T20:28:00Z">
              <w:rPr>
                <w:rFonts w:ascii="Cambria Math" w:hAnsi="Cambria Math"/>
                <w:lang w:val="en-US"/>
              </w:rPr>
              <m:t>*</m:t>
            </w:ins>
          </m:r>
          <m:d>
            <m:dPr>
              <m:ctrlPr>
                <w:ins w:id="718" w:author="Vasy Medov" w:date="2026-03-18T20:28:00Z">
                  <w:rPr>
                    <w:rFonts w:ascii="Cambria Math" w:hAnsi="Cambria Math"/>
                    <w:i/>
                    <w:lang w:val="en-US"/>
                  </w:rPr>
                </w:ins>
              </m:ctrlPr>
            </m:dPr>
            <m:e>
              <m:r>
                <w:ins w:id="719" w:author="Vasy Medov" w:date="2026-03-18T20:28:00Z">
                  <w:rPr>
                    <w:rFonts w:ascii="Cambria Math" w:hAnsi="Cambria Math"/>
                    <w:lang w:val="en-US"/>
                  </w:rPr>
                  <m:t>5+4*109.235+2*84.88+44</m:t>
                </w:ins>
              </m:r>
            </m:e>
          </m:d>
          <m:r>
            <w:ins w:id="720" w:author="Vasy Medov" w:date="2026-03-18T20:28:00Z">
              <w:rPr>
                <w:rFonts w:ascii="Cambria Math" w:hAnsi="Cambria Math"/>
                <w:lang w:val="en-US"/>
              </w:rPr>
              <m:t>=</m:t>
            </w:ins>
          </m:r>
          <m:r>
            <w:ins w:id="721" w:author="Vasy Medov" w:date="2026-03-18T20:28:00Z">
              <m:rPr>
                <m:sty m:val="bi"/>
              </m:rPr>
              <w:rPr>
                <w:rFonts w:ascii="Cambria Math" w:hAnsi="Cambria Math"/>
                <w:lang w:val="en-US"/>
              </w:rPr>
              <m:t>21.</m:t>
            </w:ins>
          </m:r>
          <m:r>
            <w:ins w:id="722" w:author="Vasy Medov" w:date="2026-03-18T20:43:00Z">
              <m:rPr>
                <m:sty m:val="bi"/>
              </m:rPr>
              <w:rPr>
                <w:rFonts w:ascii="Cambria Math" w:hAnsi="Cambria Math"/>
                <w:lang w:val="en-US"/>
              </w:rPr>
              <m:t>41667</m:t>
            </w:ins>
          </m:r>
        </m:oMath>
      </m:oMathPara>
    </w:p>
    <w:p w14:paraId="780DB4BB" w14:textId="1CB1AA41" w:rsidR="00B008BC" w:rsidDel="0075524F" w:rsidRDefault="00B008BC" w:rsidP="00B008BC">
      <w:pPr>
        <w:pStyle w:val="2"/>
        <w:rPr>
          <w:del w:id="723" w:author="Vasy Medov" w:date="2026-03-18T20:52:00Z"/>
        </w:rPr>
      </w:pPr>
      <w:bookmarkStart w:id="724" w:name="_Toc224771498"/>
      <w:r>
        <w:t>Сравнение результатов</w:t>
      </w:r>
      <w:bookmarkEnd w:id="724"/>
    </w:p>
    <w:p w14:paraId="10E10221" w14:textId="77777777" w:rsidR="0075524F" w:rsidRPr="0075524F" w:rsidRDefault="00B008BC" w:rsidP="0075524F">
      <w:pPr>
        <w:pStyle w:val="2"/>
        <w:rPr>
          <w:ins w:id="725" w:author="Vasy Medov" w:date="2026-03-18T20:52:00Z"/>
          <w:lang w:val="en-US"/>
          <w:rPrChange w:id="726" w:author="Vasy Medov" w:date="2026-03-18T20:52:00Z">
            <w:rPr>
              <w:ins w:id="727" w:author="Vasy Medov" w:date="2026-03-18T20:52:00Z"/>
            </w:rPr>
          </w:rPrChange>
        </w:rPr>
        <w:pPrChange w:id="728" w:author="Vasy Medov" w:date="2026-03-18T20:52:00Z">
          <w:pPr>
            <w:ind w:firstLine="0"/>
          </w:pPr>
        </w:pPrChange>
      </w:pPr>
      <w:del w:id="729" w:author="Vasy Medov" w:date="2026-03-18T20:52:00Z">
        <w:r w:rsidDel="0075524F">
          <w:delText>Ф</w:delText>
        </w:r>
      </w:del>
    </w:p>
    <w:tbl>
      <w:tblPr>
        <w:tblStyle w:val="ab"/>
        <w:tblW w:w="9209" w:type="dxa"/>
        <w:tblLook w:val="04A0" w:firstRow="1" w:lastRow="0" w:firstColumn="1" w:lastColumn="0" w:noHBand="0" w:noVBand="1"/>
        <w:tblPrChange w:id="730" w:author="Vasy Medov" w:date="2026-03-18T21:05:00Z">
          <w:tblPr>
            <w:tblStyle w:val="ab"/>
            <w:tblW w:w="9580" w:type="dxa"/>
            <w:tblLook w:val="04A0" w:firstRow="1" w:lastRow="0" w:firstColumn="1" w:lastColumn="0" w:noHBand="0" w:noVBand="1"/>
          </w:tblPr>
        </w:tblPrChange>
      </w:tblPr>
      <w:tblGrid>
        <w:gridCol w:w="2972"/>
        <w:gridCol w:w="2126"/>
        <w:gridCol w:w="4111"/>
        <w:tblGridChange w:id="731">
          <w:tblGrid>
            <w:gridCol w:w="2830"/>
            <w:gridCol w:w="142"/>
            <w:gridCol w:w="1962"/>
            <w:gridCol w:w="164"/>
            <w:gridCol w:w="2159"/>
            <w:gridCol w:w="1952"/>
          </w:tblGrid>
        </w:tblGridChange>
      </w:tblGrid>
      <w:tr w:rsidR="0075524F" w14:paraId="4C65A9CB" w14:textId="77777777" w:rsidTr="009F5ABE">
        <w:trPr>
          <w:ins w:id="732" w:author="Vasy Medov" w:date="2026-03-18T20:52:00Z"/>
          <w:trPrChange w:id="733" w:author="Vasy Medov" w:date="2026-03-18T21:05:00Z">
            <w:trPr>
              <w:gridAfter w:val="0"/>
            </w:trPr>
          </w:trPrChange>
        </w:trPr>
        <w:tc>
          <w:tcPr>
            <w:tcW w:w="2972" w:type="dxa"/>
            <w:vAlign w:val="center"/>
            <w:tcPrChange w:id="734" w:author="Vasy Medov" w:date="2026-03-18T21:05:00Z">
              <w:tcPr>
                <w:tcW w:w="2830" w:type="dxa"/>
                <w:vAlign w:val="center"/>
              </w:tcPr>
            </w:tcPrChange>
          </w:tcPr>
          <w:p w14:paraId="4551FCF7" w14:textId="791EE640" w:rsidR="0075524F" w:rsidRPr="0075524F" w:rsidRDefault="0075524F" w:rsidP="0075524F">
            <w:pPr>
              <w:ind w:firstLine="0"/>
              <w:jc w:val="center"/>
              <w:rPr>
                <w:ins w:id="735" w:author="Vasy Medov" w:date="2026-03-18T20:52:00Z"/>
                <w:b/>
                <w:bCs/>
                <w:rPrChange w:id="736" w:author="Vasy Medov" w:date="2026-03-18T20:54:00Z">
                  <w:rPr>
                    <w:ins w:id="737" w:author="Vasy Medov" w:date="2026-03-18T20:52:00Z"/>
                  </w:rPr>
                </w:rPrChange>
              </w:rPr>
              <w:pPrChange w:id="738" w:author="Vasy Medov" w:date="2026-03-18T20:56:00Z">
                <w:pPr>
                  <w:ind w:firstLine="0"/>
                </w:pPr>
              </w:pPrChange>
            </w:pPr>
            <w:ins w:id="739" w:author="Vasy Medov" w:date="2026-03-18T20:53:00Z">
              <w:r w:rsidRPr="0075524F">
                <w:rPr>
                  <w:b/>
                  <w:bCs/>
                  <w:rPrChange w:id="740" w:author="Vasy Medov" w:date="2026-03-18T20:54:00Z">
                    <w:rPr/>
                  </w:rPrChange>
                </w:rPr>
                <w:t>Метод</w:t>
              </w:r>
            </w:ins>
          </w:p>
        </w:tc>
        <w:tc>
          <w:tcPr>
            <w:tcW w:w="2126" w:type="dxa"/>
            <w:vAlign w:val="center"/>
            <w:tcPrChange w:id="741" w:author="Vasy Medov" w:date="2026-03-18T21:05:00Z">
              <w:tcPr>
                <w:tcW w:w="2104" w:type="dxa"/>
                <w:gridSpan w:val="2"/>
                <w:vAlign w:val="center"/>
              </w:tcPr>
            </w:tcPrChange>
          </w:tcPr>
          <w:p w14:paraId="75626EF6" w14:textId="0A94AC8A" w:rsidR="0075524F" w:rsidRPr="009F5ABE" w:rsidRDefault="0075524F" w:rsidP="0075524F">
            <w:pPr>
              <w:ind w:firstLine="0"/>
              <w:jc w:val="center"/>
              <w:rPr>
                <w:ins w:id="742" w:author="Vasy Medov" w:date="2026-03-18T20:52:00Z"/>
                <w:b/>
                <w:bCs/>
                <w:rPrChange w:id="743" w:author="Vasy Medov" w:date="2026-03-18T21:07:00Z">
                  <w:rPr>
                    <w:ins w:id="744" w:author="Vasy Medov" w:date="2026-03-18T20:52:00Z"/>
                  </w:rPr>
                </w:rPrChange>
              </w:rPr>
              <w:pPrChange w:id="745" w:author="Vasy Medov" w:date="2026-03-18T20:56:00Z">
                <w:pPr>
                  <w:ind w:firstLine="0"/>
                </w:pPr>
              </w:pPrChange>
            </w:pPr>
            <w:ins w:id="746" w:author="Vasy Medov" w:date="2026-03-18T20:55:00Z">
              <w:r w:rsidRPr="009F5ABE">
                <w:rPr>
                  <w:b/>
                  <w:bCs/>
                  <w:rPrChange w:id="747" w:author="Vasy Medov" w:date="2026-03-18T21:07:00Z">
                    <w:rPr/>
                  </w:rPrChange>
                </w:rPr>
                <w:t>Результат</w:t>
              </w:r>
            </w:ins>
          </w:p>
        </w:tc>
        <w:tc>
          <w:tcPr>
            <w:tcW w:w="4111" w:type="dxa"/>
            <w:vAlign w:val="center"/>
            <w:tcPrChange w:id="748" w:author="Vasy Medov" w:date="2026-03-18T21:05:00Z">
              <w:tcPr>
                <w:tcW w:w="2323" w:type="dxa"/>
                <w:gridSpan w:val="2"/>
                <w:vAlign w:val="center"/>
              </w:tcPr>
            </w:tcPrChange>
          </w:tcPr>
          <w:p w14:paraId="5C47CE66" w14:textId="711F27DA" w:rsidR="0075524F" w:rsidRPr="009F5ABE" w:rsidRDefault="0075524F" w:rsidP="0075524F">
            <w:pPr>
              <w:ind w:firstLine="0"/>
              <w:jc w:val="center"/>
              <w:rPr>
                <w:ins w:id="749" w:author="Vasy Medov" w:date="2026-03-18T20:52:00Z"/>
                <w:b/>
                <w:bCs/>
                <w:rPrChange w:id="750" w:author="Vasy Medov" w:date="2026-03-18T21:07:00Z">
                  <w:rPr>
                    <w:ins w:id="751" w:author="Vasy Medov" w:date="2026-03-18T20:52:00Z"/>
                  </w:rPr>
                </w:rPrChange>
              </w:rPr>
              <w:pPrChange w:id="752" w:author="Vasy Medov" w:date="2026-03-18T20:56:00Z">
                <w:pPr>
                  <w:ind w:firstLine="0"/>
                </w:pPr>
              </w:pPrChange>
            </w:pPr>
            <w:ins w:id="753" w:author="Vasy Medov" w:date="2026-03-18T20:55:00Z">
              <w:r w:rsidRPr="009F5ABE">
                <w:rPr>
                  <w:b/>
                  <w:bCs/>
                  <w:rPrChange w:id="754" w:author="Vasy Medov" w:date="2026-03-18T21:07:00Z">
                    <w:rPr/>
                  </w:rPrChange>
                </w:rPr>
                <w:t>Относительная погрешность</w:t>
              </w:r>
            </w:ins>
          </w:p>
        </w:tc>
      </w:tr>
      <w:tr w:rsidR="0075524F" w14:paraId="7C0E7B25" w14:textId="77777777" w:rsidTr="009F5ABE">
        <w:trPr>
          <w:ins w:id="755" w:author="Vasy Medov" w:date="2026-03-18T20:52:00Z"/>
          <w:trPrChange w:id="756" w:author="Vasy Medov" w:date="2026-03-18T21:05:00Z">
            <w:trPr>
              <w:gridAfter w:val="0"/>
            </w:trPr>
          </w:trPrChange>
        </w:trPr>
        <w:tc>
          <w:tcPr>
            <w:tcW w:w="2972" w:type="dxa"/>
            <w:tcPrChange w:id="757" w:author="Vasy Medov" w:date="2026-03-18T21:05:00Z">
              <w:tcPr>
                <w:tcW w:w="2830" w:type="dxa"/>
              </w:tcPr>
            </w:tcPrChange>
          </w:tcPr>
          <w:p w14:paraId="732FA33D" w14:textId="3170D822" w:rsidR="0075524F" w:rsidRPr="0075524F" w:rsidRDefault="0075524F" w:rsidP="00B008BC">
            <w:pPr>
              <w:ind w:firstLine="0"/>
              <w:rPr>
                <w:ins w:id="758" w:author="Vasy Medov" w:date="2026-03-18T20:52:00Z"/>
              </w:rPr>
            </w:pPr>
            <w:ins w:id="759" w:author="Vasy Medov" w:date="2026-03-18T20:53:00Z">
              <w:r>
                <w:t>Точное значение</w:t>
              </w:r>
            </w:ins>
          </w:p>
        </w:tc>
        <w:tc>
          <w:tcPr>
            <w:tcW w:w="2126" w:type="dxa"/>
            <w:vAlign w:val="center"/>
            <w:tcPrChange w:id="760" w:author="Vasy Medov" w:date="2026-03-18T21:05:00Z">
              <w:tcPr>
                <w:tcW w:w="2104" w:type="dxa"/>
                <w:gridSpan w:val="2"/>
              </w:tcPr>
            </w:tcPrChange>
          </w:tcPr>
          <w:p w14:paraId="05965AD8" w14:textId="34570515" w:rsidR="0075524F" w:rsidRPr="009F5ABE" w:rsidRDefault="009F5ABE" w:rsidP="009F5ABE">
            <w:pPr>
              <w:ind w:firstLine="0"/>
              <w:jc w:val="center"/>
              <w:rPr>
                <w:ins w:id="761" w:author="Vasy Medov" w:date="2026-03-18T20:52:00Z"/>
                <w:lang w:val="en-US"/>
                <w:rPrChange w:id="762" w:author="Vasy Medov" w:date="2026-03-18T21:02:00Z">
                  <w:rPr>
                    <w:ins w:id="763" w:author="Vasy Medov" w:date="2026-03-18T20:52:00Z"/>
                  </w:rPr>
                </w:rPrChange>
              </w:rPr>
              <w:pPrChange w:id="764" w:author="Vasy Medov" w:date="2026-03-18T21:02:00Z">
                <w:pPr>
                  <w:ind w:firstLine="0"/>
                </w:pPr>
              </w:pPrChange>
            </w:pPr>
            <w:ins w:id="765" w:author="Vasy Medov" w:date="2026-03-18T21:02:00Z">
              <w:r>
                <w:t>21</w:t>
              </w:r>
              <w:r>
                <w:rPr>
                  <w:lang w:val="en-US"/>
                </w:rPr>
                <w:t>.4166667</w:t>
              </w:r>
            </w:ins>
          </w:p>
        </w:tc>
        <w:tc>
          <w:tcPr>
            <w:tcW w:w="4111" w:type="dxa"/>
            <w:vAlign w:val="center"/>
            <w:tcPrChange w:id="766" w:author="Vasy Medov" w:date="2026-03-18T21:05:00Z">
              <w:tcPr>
                <w:tcW w:w="2323" w:type="dxa"/>
                <w:gridSpan w:val="2"/>
              </w:tcPr>
            </w:tcPrChange>
          </w:tcPr>
          <w:p w14:paraId="7427B15C" w14:textId="69FCDA8D" w:rsidR="0075524F" w:rsidRPr="009F5ABE" w:rsidRDefault="009F5ABE" w:rsidP="009F5ABE">
            <w:pPr>
              <w:ind w:firstLine="0"/>
              <w:jc w:val="center"/>
              <w:rPr>
                <w:ins w:id="767" w:author="Vasy Medov" w:date="2026-03-18T20:52:00Z"/>
                <w:lang w:val="en-US"/>
                <w:rPrChange w:id="768" w:author="Vasy Medov" w:date="2026-03-18T21:04:00Z">
                  <w:rPr>
                    <w:ins w:id="769" w:author="Vasy Medov" w:date="2026-03-18T20:52:00Z"/>
                  </w:rPr>
                </w:rPrChange>
              </w:rPr>
              <w:pPrChange w:id="770" w:author="Vasy Medov" w:date="2026-03-18T21:02:00Z">
                <w:pPr>
                  <w:ind w:firstLine="0"/>
                </w:pPr>
              </w:pPrChange>
            </w:pPr>
            <w:ins w:id="771" w:author="Vasy Medov" w:date="2026-03-18T21:05:00Z">
              <w:r>
                <w:rPr>
                  <w:lang w:val="en-US"/>
                </w:rPr>
                <w:t>0</w:t>
              </w:r>
            </w:ins>
          </w:p>
        </w:tc>
      </w:tr>
      <w:tr w:rsidR="0075524F" w14:paraId="5BC6F8A6" w14:textId="77777777" w:rsidTr="009F5ABE">
        <w:trPr>
          <w:ins w:id="772" w:author="Vasy Medov" w:date="2026-03-18T20:53:00Z"/>
          <w:trPrChange w:id="773" w:author="Vasy Medov" w:date="2026-03-18T21:05:00Z">
            <w:trPr>
              <w:gridAfter w:val="0"/>
            </w:trPr>
          </w:trPrChange>
        </w:trPr>
        <w:tc>
          <w:tcPr>
            <w:tcW w:w="2972" w:type="dxa"/>
            <w:tcPrChange w:id="774" w:author="Vasy Medov" w:date="2026-03-18T21:05:00Z">
              <w:tcPr>
                <w:tcW w:w="2830" w:type="dxa"/>
              </w:tcPr>
            </w:tcPrChange>
          </w:tcPr>
          <w:p w14:paraId="1758F7FE" w14:textId="3E336A22" w:rsidR="0075524F" w:rsidRDefault="0075524F" w:rsidP="00B008BC">
            <w:pPr>
              <w:ind w:firstLine="0"/>
              <w:rPr>
                <w:ins w:id="775" w:author="Vasy Medov" w:date="2026-03-18T20:53:00Z"/>
              </w:rPr>
            </w:pPr>
            <w:ins w:id="776" w:author="Vasy Medov" w:date="2026-03-18T20:53:00Z">
              <w:r>
                <w:t>Ньютона-</w:t>
              </w:r>
            </w:ins>
            <w:proofErr w:type="spellStart"/>
            <w:ins w:id="777" w:author="Vasy Medov" w:date="2026-03-18T20:54:00Z">
              <w:r>
                <w:t>Котеса</w:t>
              </w:r>
            </w:ins>
            <w:proofErr w:type="spellEnd"/>
          </w:p>
        </w:tc>
        <w:tc>
          <w:tcPr>
            <w:tcW w:w="2126" w:type="dxa"/>
            <w:vAlign w:val="center"/>
            <w:tcPrChange w:id="778" w:author="Vasy Medov" w:date="2026-03-18T21:05:00Z">
              <w:tcPr>
                <w:tcW w:w="2104" w:type="dxa"/>
                <w:gridSpan w:val="2"/>
              </w:tcPr>
            </w:tcPrChange>
          </w:tcPr>
          <w:p w14:paraId="4B2E91B5" w14:textId="1730C1B8" w:rsidR="0075524F" w:rsidRPr="009F5ABE" w:rsidRDefault="009F5ABE" w:rsidP="009F5ABE">
            <w:pPr>
              <w:ind w:firstLine="0"/>
              <w:jc w:val="center"/>
              <w:rPr>
                <w:ins w:id="779" w:author="Vasy Medov" w:date="2026-03-18T20:53:00Z"/>
                <w:lang w:val="en-US"/>
                <w:rPrChange w:id="780" w:author="Vasy Medov" w:date="2026-03-18T21:02:00Z">
                  <w:rPr>
                    <w:ins w:id="781" w:author="Vasy Medov" w:date="2026-03-18T20:53:00Z"/>
                  </w:rPr>
                </w:rPrChange>
              </w:rPr>
              <w:pPrChange w:id="782" w:author="Vasy Medov" w:date="2026-03-18T21:02:00Z">
                <w:pPr>
                  <w:ind w:firstLine="0"/>
                </w:pPr>
              </w:pPrChange>
            </w:pPr>
            <w:ins w:id="783" w:author="Vasy Medov" w:date="2026-03-18T21:02:00Z">
              <w:r>
                <w:rPr>
                  <w:lang w:val="en-US"/>
                </w:rPr>
                <w:t>21.41667</w:t>
              </w:r>
            </w:ins>
          </w:p>
        </w:tc>
        <w:tc>
          <w:tcPr>
            <w:tcW w:w="4111" w:type="dxa"/>
            <w:vAlign w:val="center"/>
            <w:tcPrChange w:id="784" w:author="Vasy Medov" w:date="2026-03-18T21:05:00Z">
              <w:tcPr>
                <w:tcW w:w="2323" w:type="dxa"/>
                <w:gridSpan w:val="2"/>
              </w:tcPr>
            </w:tcPrChange>
          </w:tcPr>
          <w:p w14:paraId="54989CB4" w14:textId="53FB4625" w:rsidR="0075524F" w:rsidRDefault="009F5ABE" w:rsidP="009F5ABE">
            <w:pPr>
              <w:ind w:firstLine="0"/>
              <w:jc w:val="center"/>
              <w:rPr>
                <w:ins w:id="785" w:author="Vasy Medov" w:date="2026-03-18T20:53:00Z"/>
              </w:rPr>
              <w:pPrChange w:id="786" w:author="Vasy Medov" w:date="2026-03-18T21:02:00Z">
                <w:pPr>
                  <w:ind w:firstLine="0"/>
                </w:pPr>
              </w:pPrChange>
            </w:pPr>
            <w:ins w:id="787" w:author="Vasy Medov" w:date="2026-03-18T21:05:00Z">
              <w:r w:rsidRPr="009F5ABE">
                <w:t>0.000000155642023</w:t>
              </w:r>
            </w:ins>
          </w:p>
        </w:tc>
      </w:tr>
      <w:tr w:rsidR="0075524F" w14:paraId="41E08F8C" w14:textId="77777777" w:rsidTr="009F5ABE">
        <w:trPr>
          <w:ins w:id="788" w:author="Vasy Medov" w:date="2026-03-18T20:52:00Z"/>
          <w:trPrChange w:id="789" w:author="Vasy Medov" w:date="2026-03-18T21:05:00Z">
            <w:trPr>
              <w:gridAfter w:val="0"/>
            </w:trPr>
          </w:trPrChange>
        </w:trPr>
        <w:tc>
          <w:tcPr>
            <w:tcW w:w="2972" w:type="dxa"/>
            <w:tcPrChange w:id="790" w:author="Vasy Medov" w:date="2026-03-18T21:05:00Z">
              <w:tcPr>
                <w:tcW w:w="2830" w:type="dxa"/>
              </w:tcPr>
            </w:tcPrChange>
          </w:tcPr>
          <w:p w14:paraId="52972CC8" w14:textId="01A7463B" w:rsidR="0075524F" w:rsidRDefault="0075524F" w:rsidP="00B008BC">
            <w:pPr>
              <w:ind w:firstLine="0"/>
              <w:rPr>
                <w:ins w:id="791" w:author="Vasy Medov" w:date="2026-03-18T20:52:00Z"/>
              </w:rPr>
            </w:pPr>
            <w:ins w:id="792" w:author="Vasy Medov" w:date="2026-03-18T20:53:00Z">
              <w:r>
                <w:t>Ср.</w:t>
              </w:r>
            </w:ins>
            <w:ins w:id="793" w:author="Vasy Medov" w:date="2026-03-18T20:54:00Z">
              <w:r>
                <w:t xml:space="preserve"> п</w:t>
              </w:r>
            </w:ins>
            <w:ins w:id="794" w:author="Vasy Medov" w:date="2026-03-18T20:53:00Z">
              <w:r>
                <w:t>рямоугольников</w:t>
              </w:r>
            </w:ins>
          </w:p>
        </w:tc>
        <w:tc>
          <w:tcPr>
            <w:tcW w:w="2126" w:type="dxa"/>
            <w:vAlign w:val="center"/>
            <w:tcPrChange w:id="795" w:author="Vasy Medov" w:date="2026-03-18T21:05:00Z">
              <w:tcPr>
                <w:tcW w:w="2104" w:type="dxa"/>
                <w:gridSpan w:val="2"/>
              </w:tcPr>
            </w:tcPrChange>
          </w:tcPr>
          <w:p w14:paraId="0C9DD5B1" w14:textId="2D12CD3B" w:rsidR="0075524F" w:rsidRPr="009F5ABE" w:rsidRDefault="009F5ABE" w:rsidP="009F5ABE">
            <w:pPr>
              <w:ind w:firstLine="0"/>
              <w:jc w:val="center"/>
              <w:rPr>
                <w:ins w:id="796" w:author="Vasy Medov" w:date="2026-03-18T20:52:00Z"/>
                <w:lang w:val="en-US"/>
                <w:rPrChange w:id="797" w:author="Vasy Medov" w:date="2026-03-18T21:02:00Z">
                  <w:rPr>
                    <w:ins w:id="798" w:author="Vasy Medov" w:date="2026-03-18T20:52:00Z"/>
                  </w:rPr>
                </w:rPrChange>
              </w:rPr>
              <w:pPrChange w:id="799" w:author="Vasy Medov" w:date="2026-03-18T21:02:00Z">
                <w:pPr>
                  <w:ind w:firstLine="0"/>
                </w:pPr>
              </w:pPrChange>
            </w:pPr>
            <w:ins w:id="800" w:author="Vasy Medov" w:date="2026-03-18T21:02:00Z">
              <w:r>
                <w:rPr>
                  <w:lang w:val="en-US"/>
                </w:rPr>
                <w:t>21.70125</w:t>
              </w:r>
            </w:ins>
          </w:p>
        </w:tc>
        <w:tc>
          <w:tcPr>
            <w:tcW w:w="4111" w:type="dxa"/>
            <w:vAlign w:val="center"/>
            <w:tcPrChange w:id="801" w:author="Vasy Medov" w:date="2026-03-18T21:05:00Z">
              <w:tcPr>
                <w:tcW w:w="2323" w:type="dxa"/>
                <w:gridSpan w:val="2"/>
              </w:tcPr>
            </w:tcPrChange>
          </w:tcPr>
          <w:p w14:paraId="1E1BA365" w14:textId="24158EA4" w:rsidR="0075524F" w:rsidRDefault="009F5ABE" w:rsidP="009F5ABE">
            <w:pPr>
              <w:ind w:firstLine="0"/>
              <w:jc w:val="center"/>
              <w:rPr>
                <w:ins w:id="802" w:author="Vasy Medov" w:date="2026-03-18T20:52:00Z"/>
              </w:rPr>
              <w:pPrChange w:id="803" w:author="Vasy Medov" w:date="2026-03-18T21:02:00Z">
                <w:pPr>
                  <w:ind w:firstLine="0"/>
                </w:pPr>
              </w:pPrChange>
            </w:pPr>
            <w:ins w:id="804" w:author="Vasy Medov" w:date="2026-03-18T21:05:00Z">
              <w:r w:rsidRPr="009F5ABE">
                <w:t>0.013287937743191</w:t>
              </w:r>
            </w:ins>
          </w:p>
        </w:tc>
      </w:tr>
      <w:tr w:rsidR="0075524F" w14:paraId="5181F6E3" w14:textId="77777777" w:rsidTr="009F5ABE">
        <w:trPr>
          <w:ins w:id="805" w:author="Vasy Medov" w:date="2026-03-18T20:52:00Z"/>
          <w:trPrChange w:id="806" w:author="Vasy Medov" w:date="2026-03-18T21:05:00Z">
            <w:trPr>
              <w:gridAfter w:val="0"/>
            </w:trPr>
          </w:trPrChange>
        </w:trPr>
        <w:tc>
          <w:tcPr>
            <w:tcW w:w="2972" w:type="dxa"/>
            <w:tcPrChange w:id="807" w:author="Vasy Medov" w:date="2026-03-18T21:05:00Z">
              <w:tcPr>
                <w:tcW w:w="2830" w:type="dxa"/>
              </w:tcPr>
            </w:tcPrChange>
          </w:tcPr>
          <w:p w14:paraId="5EEFC0CE" w14:textId="10548600" w:rsidR="0075524F" w:rsidRDefault="0075524F" w:rsidP="00B008BC">
            <w:pPr>
              <w:ind w:firstLine="0"/>
              <w:rPr>
                <w:ins w:id="808" w:author="Vasy Medov" w:date="2026-03-18T20:52:00Z"/>
              </w:rPr>
            </w:pPr>
            <w:ins w:id="809" w:author="Vasy Medov" w:date="2026-03-18T20:53:00Z">
              <w:r>
                <w:t>Трапеций</w:t>
              </w:r>
            </w:ins>
          </w:p>
        </w:tc>
        <w:tc>
          <w:tcPr>
            <w:tcW w:w="2126" w:type="dxa"/>
            <w:vAlign w:val="center"/>
            <w:tcPrChange w:id="810" w:author="Vasy Medov" w:date="2026-03-18T21:05:00Z">
              <w:tcPr>
                <w:tcW w:w="2104" w:type="dxa"/>
                <w:gridSpan w:val="2"/>
              </w:tcPr>
            </w:tcPrChange>
          </w:tcPr>
          <w:p w14:paraId="2EC47B99" w14:textId="663EE62F" w:rsidR="0075524F" w:rsidRPr="009F5ABE" w:rsidRDefault="009F5ABE" w:rsidP="009F5ABE">
            <w:pPr>
              <w:ind w:firstLine="0"/>
              <w:jc w:val="center"/>
              <w:rPr>
                <w:ins w:id="811" w:author="Vasy Medov" w:date="2026-03-18T20:52:00Z"/>
                <w:lang w:val="en-US"/>
                <w:rPrChange w:id="812" w:author="Vasy Medov" w:date="2026-03-18T21:02:00Z">
                  <w:rPr>
                    <w:ins w:id="813" w:author="Vasy Medov" w:date="2026-03-18T20:52:00Z"/>
                  </w:rPr>
                </w:rPrChange>
              </w:rPr>
              <w:pPrChange w:id="814" w:author="Vasy Medov" w:date="2026-03-18T21:02:00Z">
                <w:pPr>
                  <w:ind w:firstLine="0"/>
                </w:pPr>
              </w:pPrChange>
            </w:pPr>
            <w:ins w:id="815" w:author="Vasy Medov" w:date="2026-03-18T21:02:00Z">
              <w:r>
                <w:rPr>
                  <w:lang w:val="en-US"/>
                </w:rPr>
                <w:t>21.4475</w:t>
              </w:r>
            </w:ins>
          </w:p>
        </w:tc>
        <w:tc>
          <w:tcPr>
            <w:tcW w:w="4111" w:type="dxa"/>
            <w:vAlign w:val="center"/>
            <w:tcPrChange w:id="816" w:author="Vasy Medov" w:date="2026-03-18T21:05:00Z">
              <w:tcPr>
                <w:tcW w:w="2323" w:type="dxa"/>
                <w:gridSpan w:val="2"/>
              </w:tcPr>
            </w:tcPrChange>
          </w:tcPr>
          <w:p w14:paraId="42C6717A" w14:textId="5301DCAA" w:rsidR="0075524F" w:rsidRDefault="009F5ABE" w:rsidP="009F5ABE">
            <w:pPr>
              <w:ind w:firstLine="0"/>
              <w:jc w:val="center"/>
              <w:rPr>
                <w:ins w:id="817" w:author="Vasy Medov" w:date="2026-03-18T20:52:00Z"/>
              </w:rPr>
              <w:pPrChange w:id="818" w:author="Vasy Medov" w:date="2026-03-18T21:02:00Z">
                <w:pPr>
                  <w:ind w:firstLine="0"/>
                </w:pPr>
              </w:pPrChange>
            </w:pPr>
            <w:ins w:id="819" w:author="Vasy Medov" w:date="2026-03-18T21:05:00Z">
              <w:r w:rsidRPr="009F5ABE">
                <w:t>0.001439688715953</w:t>
              </w:r>
            </w:ins>
          </w:p>
        </w:tc>
      </w:tr>
      <w:tr w:rsidR="0075524F" w14:paraId="3E2DFB82" w14:textId="77777777" w:rsidTr="009F5ABE">
        <w:trPr>
          <w:ins w:id="820" w:author="Vasy Medov" w:date="2026-03-18T20:52:00Z"/>
          <w:trPrChange w:id="821" w:author="Vasy Medov" w:date="2026-03-18T21:05:00Z">
            <w:trPr>
              <w:gridAfter w:val="0"/>
            </w:trPr>
          </w:trPrChange>
        </w:trPr>
        <w:tc>
          <w:tcPr>
            <w:tcW w:w="2972" w:type="dxa"/>
            <w:tcPrChange w:id="822" w:author="Vasy Medov" w:date="2026-03-18T21:05:00Z">
              <w:tcPr>
                <w:tcW w:w="2830" w:type="dxa"/>
              </w:tcPr>
            </w:tcPrChange>
          </w:tcPr>
          <w:p w14:paraId="01E93E55" w14:textId="02490FE0" w:rsidR="0075524F" w:rsidRDefault="0075524F" w:rsidP="00B008BC">
            <w:pPr>
              <w:ind w:firstLine="0"/>
              <w:rPr>
                <w:ins w:id="823" w:author="Vasy Medov" w:date="2026-03-18T20:52:00Z"/>
              </w:rPr>
            </w:pPr>
            <w:ins w:id="824" w:author="Vasy Medov" w:date="2026-03-18T20:53:00Z">
              <w:r>
                <w:t>Симпсона</w:t>
              </w:r>
            </w:ins>
          </w:p>
        </w:tc>
        <w:tc>
          <w:tcPr>
            <w:tcW w:w="2126" w:type="dxa"/>
            <w:vAlign w:val="center"/>
            <w:tcPrChange w:id="825" w:author="Vasy Medov" w:date="2026-03-18T21:05:00Z">
              <w:tcPr>
                <w:tcW w:w="2104" w:type="dxa"/>
                <w:gridSpan w:val="2"/>
              </w:tcPr>
            </w:tcPrChange>
          </w:tcPr>
          <w:p w14:paraId="6C08EA83" w14:textId="18F63262" w:rsidR="0075524F" w:rsidRPr="009F5ABE" w:rsidRDefault="009F5ABE" w:rsidP="009F5ABE">
            <w:pPr>
              <w:ind w:firstLine="0"/>
              <w:jc w:val="center"/>
              <w:rPr>
                <w:ins w:id="826" w:author="Vasy Medov" w:date="2026-03-18T20:52:00Z"/>
                <w:lang w:val="en-US"/>
                <w:rPrChange w:id="827" w:author="Vasy Medov" w:date="2026-03-18T21:02:00Z">
                  <w:rPr>
                    <w:ins w:id="828" w:author="Vasy Medov" w:date="2026-03-18T20:52:00Z"/>
                  </w:rPr>
                </w:rPrChange>
              </w:rPr>
              <w:pPrChange w:id="829" w:author="Vasy Medov" w:date="2026-03-18T21:02:00Z">
                <w:pPr>
                  <w:ind w:firstLine="0"/>
                </w:pPr>
              </w:pPrChange>
            </w:pPr>
            <w:ins w:id="830" w:author="Vasy Medov" w:date="2026-03-18T21:02:00Z">
              <w:r>
                <w:rPr>
                  <w:lang w:val="en-US"/>
                </w:rPr>
                <w:t>21.41667</w:t>
              </w:r>
            </w:ins>
          </w:p>
        </w:tc>
        <w:tc>
          <w:tcPr>
            <w:tcW w:w="4111" w:type="dxa"/>
            <w:vAlign w:val="center"/>
            <w:tcPrChange w:id="831" w:author="Vasy Medov" w:date="2026-03-18T21:05:00Z">
              <w:tcPr>
                <w:tcW w:w="2323" w:type="dxa"/>
                <w:gridSpan w:val="2"/>
              </w:tcPr>
            </w:tcPrChange>
          </w:tcPr>
          <w:p w14:paraId="2D19A72B" w14:textId="09F6090D" w:rsidR="0075524F" w:rsidRDefault="009F5ABE" w:rsidP="009F5ABE">
            <w:pPr>
              <w:ind w:firstLine="0"/>
              <w:jc w:val="center"/>
              <w:rPr>
                <w:ins w:id="832" w:author="Vasy Medov" w:date="2026-03-18T20:52:00Z"/>
              </w:rPr>
              <w:pPrChange w:id="833" w:author="Vasy Medov" w:date="2026-03-18T21:02:00Z">
                <w:pPr>
                  <w:ind w:firstLine="0"/>
                </w:pPr>
              </w:pPrChange>
            </w:pPr>
            <w:ins w:id="834" w:author="Vasy Medov" w:date="2026-03-18T21:05:00Z">
              <w:r w:rsidRPr="009F5ABE">
                <w:t>0.000000155642023</w:t>
              </w:r>
            </w:ins>
          </w:p>
        </w:tc>
      </w:tr>
    </w:tbl>
    <w:p w14:paraId="40DB5408" w14:textId="50A09C8A" w:rsidR="00B008BC" w:rsidRPr="009F5ABE" w:rsidDel="009F5ABE" w:rsidRDefault="00B008BC" w:rsidP="00B008BC">
      <w:pPr>
        <w:ind w:firstLine="0"/>
        <w:rPr>
          <w:del w:id="835" w:author="Vasy Medov" w:date="2026-03-18T21:07:00Z"/>
          <w:lang w:val="en-US"/>
          <w:rPrChange w:id="836" w:author="Vasy Medov" w:date="2026-03-18T21:07:00Z">
            <w:rPr>
              <w:del w:id="837" w:author="Vasy Medov" w:date="2026-03-18T21:07:00Z"/>
            </w:rPr>
          </w:rPrChange>
        </w:rPr>
      </w:pPr>
    </w:p>
    <w:p w14:paraId="53C5B9C2" w14:textId="77777777" w:rsidR="00B008BC" w:rsidRDefault="00B008BC" w:rsidP="00E07DDA">
      <w:pPr>
        <w:ind w:firstLine="0"/>
      </w:pPr>
    </w:p>
    <w:p w14:paraId="16F8DF9D" w14:textId="2F1ED542" w:rsidR="00F12CF4" w:rsidRPr="00E07DDA" w:rsidRDefault="00F12CF4" w:rsidP="00997FAD">
      <w:pPr>
        <w:pStyle w:val="10"/>
      </w:pPr>
      <w:bookmarkStart w:id="838" w:name="_Toc224771499"/>
      <w:r>
        <w:t>Результат работы</w:t>
      </w:r>
      <w:bookmarkEnd w:id="838"/>
    </w:p>
    <w:p w14:paraId="139A2752" w14:textId="0FF55AC3" w:rsidR="0083525E" w:rsidDel="006F2931" w:rsidRDefault="006F2931" w:rsidP="006F2931">
      <w:pPr>
        <w:pStyle w:val="10"/>
        <w:rPr>
          <w:del w:id="839" w:author="Vasy Medov" w:date="2026-03-19T00:31:00Z"/>
          <w:lang w:val="en-US"/>
        </w:rPr>
        <w:pPrChange w:id="840" w:author="Vasy Medov" w:date="2026-03-19T00:31:00Z">
          <w:pPr>
            <w:pStyle w:val="10"/>
          </w:pPr>
        </w:pPrChange>
      </w:pPr>
      <w:ins w:id="841" w:author="Vasy Medov" w:date="2026-03-19T00:31:00Z">
        <w:r w:rsidRPr="006F2931">
          <w:rPr>
            <w:lang w:val="en-US"/>
          </w:rPr>
          <w:lastRenderedPageBreak/>
          <w:drawing>
            <wp:inline distT="0" distB="0" distL="0" distR="0" wp14:anchorId="52A79B51" wp14:editId="02FE6046">
              <wp:extent cx="4639322" cy="3658111"/>
              <wp:effectExtent l="0" t="0" r="0" b="0"/>
              <wp:docPr id="12" name="Рисунок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39322" cy="365811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842" w:author="Vasy Medov" w:date="2026-03-19T00:31:00Z">
        <w:r w:rsidR="00B008BC" w:rsidRPr="00B008BC" w:rsidDel="006F2931">
          <w:rPr>
            <w:noProof/>
            <w:lang w:val="en-US"/>
          </w:rPr>
          <w:drawing>
            <wp:inline distT="0" distB="0" distL="0" distR="0" wp14:anchorId="4184351A" wp14:editId="6BB58E89">
              <wp:extent cx="3200847" cy="3305636"/>
              <wp:effectExtent l="0" t="0" r="0" b="0"/>
              <wp:docPr id="4" name="Рисунок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00847" cy="33056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0903363" w14:textId="77777777" w:rsidR="006F2931" w:rsidRPr="006F2931" w:rsidRDefault="006F2931" w:rsidP="006F2931">
      <w:pPr>
        <w:jc w:val="center"/>
        <w:rPr>
          <w:ins w:id="843" w:author="Vasy Medov" w:date="2026-03-19T00:31:00Z"/>
          <w:lang w:val="en-US"/>
        </w:rPr>
      </w:pPr>
    </w:p>
    <w:p w14:paraId="26DCBD06" w14:textId="08071AC2" w:rsidR="00F936BB" w:rsidRDefault="00F94CC9" w:rsidP="00997FAD">
      <w:pPr>
        <w:pStyle w:val="10"/>
      </w:pPr>
      <w:bookmarkStart w:id="844" w:name="_Toc224771500"/>
      <w:r>
        <w:t>Вывод</w:t>
      </w:r>
      <w:bookmarkEnd w:id="844"/>
    </w:p>
    <w:p w14:paraId="71421161" w14:textId="77B75E87" w:rsidR="00E44B34" w:rsidRDefault="00E65B10" w:rsidP="00E07DDA">
      <w:r>
        <w:t>Проделав данную лабораторную работу</w:t>
      </w:r>
      <w:r w:rsidR="0084418A">
        <w:t xml:space="preserve"> №</w:t>
      </w:r>
      <w:del w:id="845" w:author="Vasy Medov" w:date="2026-03-18T21:07:00Z">
        <w:r w:rsidR="00CB5B58" w:rsidDel="0000623D">
          <w:delText>2</w:delText>
        </w:r>
      </w:del>
      <w:ins w:id="846" w:author="Vasy Medov" w:date="2026-03-18T21:07:00Z">
        <w:r w:rsidR="0000623D" w:rsidRPr="0000623D">
          <w:rPr>
            <w:rPrChange w:id="847" w:author="Vasy Medov" w:date="2026-03-18T21:07:00Z">
              <w:rPr>
                <w:lang w:val="en-US"/>
              </w:rPr>
            </w:rPrChange>
          </w:rPr>
          <w:t>3</w:t>
        </w:r>
      </w:ins>
      <w:r w:rsidRPr="00E65B10">
        <w:rPr>
          <w:b/>
          <w:bCs/>
        </w:rPr>
        <w:t xml:space="preserve"> </w:t>
      </w:r>
      <w:r>
        <w:t xml:space="preserve">я </w:t>
      </w:r>
      <w:r w:rsidR="0083525E">
        <w:t xml:space="preserve">изучил </w:t>
      </w:r>
      <w:r w:rsidR="00CB5B58">
        <w:t xml:space="preserve">способы </w:t>
      </w:r>
      <w:del w:id="848" w:author="Vasy Medov" w:date="2026-03-18T21:07:00Z">
        <w:r w:rsidR="00CB5B58" w:rsidDel="0000623D">
          <w:delText xml:space="preserve">решения </w:delText>
        </w:r>
      </w:del>
      <w:ins w:id="849" w:author="Vasy Medov" w:date="2026-03-18T21:07:00Z">
        <w:r w:rsidR="0000623D">
          <w:t>вычисления определенного интеграла</w:t>
        </w:r>
      </w:ins>
      <w:ins w:id="850" w:author="Vasy Medov" w:date="2026-03-18T21:08:00Z">
        <w:r w:rsidR="0000623D">
          <w:t xml:space="preserve"> различными методами</w:t>
        </w:r>
      </w:ins>
      <w:del w:id="851" w:author="Vasy Medov" w:date="2026-03-18T21:07:00Z">
        <w:r w:rsidR="00CB5B58" w:rsidDel="0000623D">
          <w:delText>нелинейных</w:delText>
        </w:r>
      </w:del>
      <w:del w:id="852" w:author="Vasy Medov" w:date="2026-03-18T21:08:00Z">
        <w:r w:rsidR="00CB5B58" w:rsidDel="0000623D">
          <w:delText xml:space="preserve"> уравнений и систем уравнений, применил различные методы нахождения корней</w:delText>
        </w:r>
      </w:del>
      <w:r w:rsidR="0083525E">
        <w:t>, реализовал численны</w:t>
      </w:r>
      <w:r w:rsidR="00CB5B58">
        <w:t>е</w:t>
      </w:r>
      <w:r w:rsidR="0083525E">
        <w:t xml:space="preserve"> метод</w:t>
      </w:r>
      <w:r w:rsidR="00CB5B58">
        <w:t>ы</w:t>
      </w:r>
      <w:del w:id="853" w:author="Vasy Medov" w:date="2026-03-18T21:09:00Z">
        <w:r w:rsidR="0083525E" w:rsidDel="0000623D">
          <w:delText xml:space="preserve"> </w:delText>
        </w:r>
        <w:r w:rsidR="00CB5B58" w:rsidDel="0000623D">
          <w:delText>и</w:delText>
        </w:r>
      </w:del>
      <w:r w:rsidR="00CB5B58">
        <w:t xml:space="preserve"> </w:t>
      </w:r>
      <w:del w:id="854" w:author="Vasy Medov" w:date="2026-03-18T21:08:00Z">
        <w:r w:rsidR="00CB5B58" w:rsidDel="0000623D">
          <w:delText xml:space="preserve">графический интерфейс с просмотром графика </w:delText>
        </w:r>
      </w:del>
      <w:r w:rsidR="0083525E">
        <w:t xml:space="preserve">на языке </w:t>
      </w:r>
      <w:r w:rsidR="0083525E">
        <w:rPr>
          <w:lang w:val="en-US"/>
        </w:rPr>
        <w:t>Python</w:t>
      </w:r>
      <w:r w:rsidR="00D909A8" w:rsidRPr="00D909A8">
        <w:t>.</w:t>
      </w:r>
    </w:p>
    <w:p w14:paraId="4FE3A882" w14:textId="02316813" w:rsidR="00E44B34" w:rsidRPr="00E07DDA" w:rsidRDefault="00C05AAC" w:rsidP="00E07DDA">
      <w:pPr>
        <w:ind w:firstLine="0"/>
        <w:jc w:val="center"/>
      </w:pPr>
      <w:r>
        <w:rPr>
          <w:noProof/>
        </w:rPr>
        <w:drawing>
          <wp:inline distT="0" distB="0" distL="0" distR="0" wp14:anchorId="3C724C36" wp14:editId="0CB4E0C1">
            <wp:extent cx="1649672" cy="2932974"/>
            <wp:effectExtent l="0" t="0" r="825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9467" cy="296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B34" w:rsidRPr="00E07DDA" w:rsidSect="00D307BC">
      <w:footerReference w:type="default" r:id="rId15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5BBE2" w14:textId="77777777" w:rsidR="00D10520" w:rsidRDefault="00D10520" w:rsidP="00997FAD">
      <w:r>
        <w:separator/>
      </w:r>
    </w:p>
    <w:p w14:paraId="3C65A25F" w14:textId="77777777" w:rsidR="00D10520" w:rsidRDefault="00D10520" w:rsidP="00997FAD"/>
    <w:p w14:paraId="2212E51D" w14:textId="77777777" w:rsidR="00D10520" w:rsidRDefault="00D10520" w:rsidP="00997FAD"/>
    <w:p w14:paraId="49EC51C4" w14:textId="77777777" w:rsidR="00D10520" w:rsidRDefault="00D10520" w:rsidP="00997FAD"/>
  </w:endnote>
  <w:endnote w:type="continuationSeparator" w:id="0">
    <w:p w14:paraId="2FC93EF2" w14:textId="77777777" w:rsidR="00D10520" w:rsidRDefault="00D10520" w:rsidP="00997FAD">
      <w:r>
        <w:continuationSeparator/>
      </w:r>
    </w:p>
    <w:p w14:paraId="56808CD3" w14:textId="77777777" w:rsidR="00D10520" w:rsidRDefault="00D10520" w:rsidP="00997FAD"/>
    <w:p w14:paraId="1CA75C5C" w14:textId="77777777" w:rsidR="00D10520" w:rsidRDefault="00D10520" w:rsidP="00997FAD"/>
    <w:p w14:paraId="5B8F09DD" w14:textId="77777777" w:rsidR="00D10520" w:rsidRDefault="00D10520" w:rsidP="00997F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7839737"/>
      <w:docPartObj>
        <w:docPartGallery w:val="Page Numbers (Bottom of Page)"/>
        <w:docPartUnique/>
      </w:docPartObj>
    </w:sdtPr>
    <w:sdtContent>
      <w:p w14:paraId="56EFAED7" w14:textId="08D75FD4" w:rsidR="00143469" w:rsidRPr="00E503A2" w:rsidRDefault="00143469" w:rsidP="00C36731">
        <w:pPr>
          <w:pStyle w:val="a6"/>
          <w:jc w:val="center"/>
        </w:pPr>
        <w:r w:rsidRPr="00E503A2">
          <w:fldChar w:fldCharType="begin"/>
        </w:r>
        <w:r w:rsidRPr="00E503A2">
          <w:instrText>PAGE   \* MERGEFORMAT</w:instrText>
        </w:r>
        <w:r w:rsidRPr="00E503A2">
          <w:fldChar w:fldCharType="separate"/>
        </w:r>
        <w:r w:rsidRPr="00E503A2">
          <w:t>2</w:t>
        </w:r>
        <w:r w:rsidRPr="00E503A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A51F5" w14:textId="77777777" w:rsidR="00D10520" w:rsidRDefault="00D10520" w:rsidP="00997FAD">
      <w:r>
        <w:separator/>
      </w:r>
    </w:p>
    <w:p w14:paraId="4C07094E" w14:textId="77777777" w:rsidR="00D10520" w:rsidRDefault="00D10520" w:rsidP="00997FAD"/>
    <w:p w14:paraId="44FCE55B" w14:textId="77777777" w:rsidR="00D10520" w:rsidRDefault="00D10520" w:rsidP="00997FAD"/>
    <w:p w14:paraId="34F79CBD" w14:textId="77777777" w:rsidR="00D10520" w:rsidRDefault="00D10520" w:rsidP="00997FAD"/>
  </w:footnote>
  <w:footnote w:type="continuationSeparator" w:id="0">
    <w:p w14:paraId="5F4C2B7F" w14:textId="77777777" w:rsidR="00D10520" w:rsidRDefault="00D10520" w:rsidP="00997FAD">
      <w:r>
        <w:continuationSeparator/>
      </w:r>
    </w:p>
    <w:p w14:paraId="082D92AA" w14:textId="77777777" w:rsidR="00D10520" w:rsidRDefault="00D10520" w:rsidP="00997FAD"/>
    <w:p w14:paraId="576029F8" w14:textId="77777777" w:rsidR="00D10520" w:rsidRDefault="00D10520" w:rsidP="00997FAD"/>
    <w:p w14:paraId="1F37015D" w14:textId="77777777" w:rsidR="00D10520" w:rsidRDefault="00D10520" w:rsidP="00997F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AB0252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AC50E4"/>
    <w:multiLevelType w:val="hybridMultilevel"/>
    <w:tmpl w:val="A71ECF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0E021E"/>
    <w:multiLevelType w:val="hybridMultilevel"/>
    <w:tmpl w:val="53181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37FEA"/>
    <w:multiLevelType w:val="hybridMultilevel"/>
    <w:tmpl w:val="1D2C8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66D5496"/>
    <w:multiLevelType w:val="hybridMultilevel"/>
    <w:tmpl w:val="479EEBAC"/>
    <w:lvl w:ilvl="0" w:tplc="6F12649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DB4A15"/>
    <w:multiLevelType w:val="hybridMultilevel"/>
    <w:tmpl w:val="7CC86F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EE24194"/>
    <w:multiLevelType w:val="hybridMultilevel"/>
    <w:tmpl w:val="1812B3B2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7" w15:restartNumberingAfterBreak="0">
    <w:nsid w:val="33FC193B"/>
    <w:multiLevelType w:val="hybridMultilevel"/>
    <w:tmpl w:val="40046A8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6D40E2"/>
    <w:multiLevelType w:val="hybridMultilevel"/>
    <w:tmpl w:val="A18C00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F07BCD"/>
    <w:multiLevelType w:val="hybridMultilevel"/>
    <w:tmpl w:val="7D3AAB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E11CF2"/>
    <w:multiLevelType w:val="hybridMultilevel"/>
    <w:tmpl w:val="3ADC6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5C653D"/>
    <w:multiLevelType w:val="hybridMultilevel"/>
    <w:tmpl w:val="4F3ACE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6EF586A"/>
    <w:multiLevelType w:val="hybridMultilevel"/>
    <w:tmpl w:val="088AF62A"/>
    <w:lvl w:ilvl="0" w:tplc="41A6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ADB496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EFD683F"/>
    <w:multiLevelType w:val="hybridMultilevel"/>
    <w:tmpl w:val="2A86A284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34E7575"/>
    <w:multiLevelType w:val="hybridMultilevel"/>
    <w:tmpl w:val="6AC8E01A"/>
    <w:lvl w:ilvl="0" w:tplc="E5744B90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267FA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F0270D6"/>
    <w:multiLevelType w:val="hybridMultilevel"/>
    <w:tmpl w:val="292CE2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9968AE"/>
    <w:multiLevelType w:val="hybridMultilevel"/>
    <w:tmpl w:val="E09EB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196505">
    <w:abstractNumId w:val="3"/>
  </w:num>
  <w:num w:numId="2" w16cid:durableId="1124615822">
    <w:abstractNumId w:val="10"/>
  </w:num>
  <w:num w:numId="3" w16cid:durableId="1521115697">
    <w:abstractNumId w:val="18"/>
  </w:num>
  <w:num w:numId="4" w16cid:durableId="1703675565">
    <w:abstractNumId w:val="14"/>
  </w:num>
  <w:num w:numId="5" w16cid:durableId="795637087">
    <w:abstractNumId w:val="5"/>
  </w:num>
  <w:num w:numId="6" w16cid:durableId="1210535966">
    <w:abstractNumId w:val="17"/>
  </w:num>
  <w:num w:numId="7" w16cid:durableId="2143843107">
    <w:abstractNumId w:val="8"/>
  </w:num>
  <w:num w:numId="8" w16cid:durableId="1474785134">
    <w:abstractNumId w:val="4"/>
  </w:num>
  <w:num w:numId="9" w16cid:durableId="494035411">
    <w:abstractNumId w:val="12"/>
  </w:num>
  <w:num w:numId="10" w16cid:durableId="1594626180">
    <w:abstractNumId w:val="6"/>
  </w:num>
  <w:num w:numId="11" w16cid:durableId="545600938">
    <w:abstractNumId w:val="11"/>
  </w:num>
  <w:num w:numId="12" w16cid:durableId="1228301027">
    <w:abstractNumId w:val="15"/>
  </w:num>
  <w:num w:numId="13" w16cid:durableId="1662193865">
    <w:abstractNumId w:val="2"/>
  </w:num>
  <w:num w:numId="14" w16cid:durableId="796526825">
    <w:abstractNumId w:val="0"/>
  </w:num>
  <w:num w:numId="15" w16cid:durableId="119223599">
    <w:abstractNumId w:val="1"/>
  </w:num>
  <w:num w:numId="16" w16cid:durableId="237981122">
    <w:abstractNumId w:val="13"/>
  </w:num>
  <w:num w:numId="17" w16cid:durableId="575818439">
    <w:abstractNumId w:val="16"/>
  </w:num>
  <w:num w:numId="18" w16cid:durableId="170800419">
    <w:abstractNumId w:val="9"/>
  </w:num>
  <w:num w:numId="19" w16cid:durableId="86586788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asy Medov">
    <w15:presenceInfo w15:providerId="Windows Live" w15:userId="191c402eba1bd9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A2"/>
    <w:rsid w:val="0000623D"/>
    <w:rsid w:val="000075D7"/>
    <w:rsid w:val="00010A50"/>
    <w:rsid w:val="00030C3E"/>
    <w:rsid w:val="00034D3C"/>
    <w:rsid w:val="000638F4"/>
    <w:rsid w:val="000857EA"/>
    <w:rsid w:val="0008761B"/>
    <w:rsid w:val="000C2DD5"/>
    <w:rsid w:val="000E61FB"/>
    <w:rsid w:val="000F4D89"/>
    <w:rsid w:val="00100194"/>
    <w:rsid w:val="00104AC3"/>
    <w:rsid w:val="0010626C"/>
    <w:rsid w:val="00114710"/>
    <w:rsid w:val="001158F8"/>
    <w:rsid w:val="00124B25"/>
    <w:rsid w:val="0013347A"/>
    <w:rsid w:val="00143469"/>
    <w:rsid w:val="00151F47"/>
    <w:rsid w:val="001564B9"/>
    <w:rsid w:val="001567BD"/>
    <w:rsid w:val="00185AE4"/>
    <w:rsid w:val="001B1500"/>
    <w:rsid w:val="001C19E3"/>
    <w:rsid w:val="001C5439"/>
    <w:rsid w:val="001D48BF"/>
    <w:rsid w:val="0020203D"/>
    <w:rsid w:val="00236735"/>
    <w:rsid w:val="00242679"/>
    <w:rsid w:val="002462B5"/>
    <w:rsid w:val="002545EA"/>
    <w:rsid w:val="0026445B"/>
    <w:rsid w:val="002713F9"/>
    <w:rsid w:val="00271F63"/>
    <w:rsid w:val="00274737"/>
    <w:rsid w:val="00297724"/>
    <w:rsid w:val="002A2DF0"/>
    <w:rsid w:val="002A5542"/>
    <w:rsid w:val="002B3BA4"/>
    <w:rsid w:val="002B3DB0"/>
    <w:rsid w:val="002C1B33"/>
    <w:rsid w:val="002C4CB2"/>
    <w:rsid w:val="002D4AC7"/>
    <w:rsid w:val="002F067F"/>
    <w:rsid w:val="003063B9"/>
    <w:rsid w:val="00320815"/>
    <w:rsid w:val="00325DC5"/>
    <w:rsid w:val="00332D16"/>
    <w:rsid w:val="00335145"/>
    <w:rsid w:val="003E381E"/>
    <w:rsid w:val="003E3B0E"/>
    <w:rsid w:val="003E58D0"/>
    <w:rsid w:val="003E780F"/>
    <w:rsid w:val="00407408"/>
    <w:rsid w:val="00410D7D"/>
    <w:rsid w:val="004124C0"/>
    <w:rsid w:val="00421AC9"/>
    <w:rsid w:val="00446438"/>
    <w:rsid w:val="0045310D"/>
    <w:rsid w:val="00457530"/>
    <w:rsid w:val="00493A88"/>
    <w:rsid w:val="004C1830"/>
    <w:rsid w:val="004E221C"/>
    <w:rsid w:val="004F6331"/>
    <w:rsid w:val="005440BC"/>
    <w:rsid w:val="00551F23"/>
    <w:rsid w:val="00553393"/>
    <w:rsid w:val="005608E9"/>
    <w:rsid w:val="00571C7F"/>
    <w:rsid w:val="0057407E"/>
    <w:rsid w:val="00575E4F"/>
    <w:rsid w:val="00591B4A"/>
    <w:rsid w:val="0059427A"/>
    <w:rsid w:val="005962A7"/>
    <w:rsid w:val="00596583"/>
    <w:rsid w:val="005C11C1"/>
    <w:rsid w:val="005C215A"/>
    <w:rsid w:val="005D5524"/>
    <w:rsid w:val="005E6E0F"/>
    <w:rsid w:val="006038B3"/>
    <w:rsid w:val="00610697"/>
    <w:rsid w:val="00612714"/>
    <w:rsid w:val="0062471D"/>
    <w:rsid w:val="00654932"/>
    <w:rsid w:val="00655A25"/>
    <w:rsid w:val="006965A3"/>
    <w:rsid w:val="006976F7"/>
    <w:rsid w:val="006A2446"/>
    <w:rsid w:val="006B0840"/>
    <w:rsid w:val="006C1CC1"/>
    <w:rsid w:val="006D1EEE"/>
    <w:rsid w:val="006F27D5"/>
    <w:rsid w:val="006F2931"/>
    <w:rsid w:val="0070320E"/>
    <w:rsid w:val="007227D9"/>
    <w:rsid w:val="007349F2"/>
    <w:rsid w:val="007462E5"/>
    <w:rsid w:val="0075524F"/>
    <w:rsid w:val="007844D2"/>
    <w:rsid w:val="00785B3E"/>
    <w:rsid w:val="007B12C7"/>
    <w:rsid w:val="007D09A3"/>
    <w:rsid w:val="007D33AB"/>
    <w:rsid w:val="007F15F4"/>
    <w:rsid w:val="0080072A"/>
    <w:rsid w:val="008036B1"/>
    <w:rsid w:val="00805145"/>
    <w:rsid w:val="00820AC5"/>
    <w:rsid w:val="00824D74"/>
    <w:rsid w:val="0083525E"/>
    <w:rsid w:val="0084418A"/>
    <w:rsid w:val="008632E8"/>
    <w:rsid w:val="00863F6A"/>
    <w:rsid w:val="008644A6"/>
    <w:rsid w:val="0086624D"/>
    <w:rsid w:val="00884845"/>
    <w:rsid w:val="00891540"/>
    <w:rsid w:val="00897A54"/>
    <w:rsid w:val="008A719B"/>
    <w:rsid w:val="008B2358"/>
    <w:rsid w:val="008C342D"/>
    <w:rsid w:val="008C5F60"/>
    <w:rsid w:val="008C676C"/>
    <w:rsid w:val="008D615B"/>
    <w:rsid w:val="008E64D7"/>
    <w:rsid w:val="008F0B30"/>
    <w:rsid w:val="008F46F1"/>
    <w:rsid w:val="008F621C"/>
    <w:rsid w:val="00910208"/>
    <w:rsid w:val="00931846"/>
    <w:rsid w:val="00942AD2"/>
    <w:rsid w:val="00945325"/>
    <w:rsid w:val="00952B53"/>
    <w:rsid w:val="00961223"/>
    <w:rsid w:val="00961BDF"/>
    <w:rsid w:val="009716E4"/>
    <w:rsid w:val="00972243"/>
    <w:rsid w:val="009745E5"/>
    <w:rsid w:val="00994599"/>
    <w:rsid w:val="00997FAD"/>
    <w:rsid w:val="009A5225"/>
    <w:rsid w:val="009C3FEE"/>
    <w:rsid w:val="009C6BF2"/>
    <w:rsid w:val="009D7C20"/>
    <w:rsid w:val="009E482D"/>
    <w:rsid w:val="009F5ABE"/>
    <w:rsid w:val="009F6649"/>
    <w:rsid w:val="00A20CF3"/>
    <w:rsid w:val="00A252F8"/>
    <w:rsid w:val="00A35023"/>
    <w:rsid w:val="00A4552E"/>
    <w:rsid w:val="00A73944"/>
    <w:rsid w:val="00A87873"/>
    <w:rsid w:val="00A87B5C"/>
    <w:rsid w:val="00AD5ABA"/>
    <w:rsid w:val="00AE042A"/>
    <w:rsid w:val="00AE0D88"/>
    <w:rsid w:val="00AF057F"/>
    <w:rsid w:val="00B0013D"/>
    <w:rsid w:val="00B008BC"/>
    <w:rsid w:val="00B25A9B"/>
    <w:rsid w:val="00B31241"/>
    <w:rsid w:val="00B404C7"/>
    <w:rsid w:val="00B41E55"/>
    <w:rsid w:val="00B4417A"/>
    <w:rsid w:val="00B668DF"/>
    <w:rsid w:val="00B8169F"/>
    <w:rsid w:val="00B906C5"/>
    <w:rsid w:val="00B914A1"/>
    <w:rsid w:val="00BC7EF8"/>
    <w:rsid w:val="00C05AAC"/>
    <w:rsid w:val="00C36731"/>
    <w:rsid w:val="00C40EFB"/>
    <w:rsid w:val="00C45A67"/>
    <w:rsid w:val="00C662C7"/>
    <w:rsid w:val="00C86163"/>
    <w:rsid w:val="00C879A0"/>
    <w:rsid w:val="00CA7A2C"/>
    <w:rsid w:val="00CB5B58"/>
    <w:rsid w:val="00CE1740"/>
    <w:rsid w:val="00CE186C"/>
    <w:rsid w:val="00CE5482"/>
    <w:rsid w:val="00CE7934"/>
    <w:rsid w:val="00CF2C31"/>
    <w:rsid w:val="00D020F6"/>
    <w:rsid w:val="00D10520"/>
    <w:rsid w:val="00D10727"/>
    <w:rsid w:val="00D130E3"/>
    <w:rsid w:val="00D307BC"/>
    <w:rsid w:val="00D326B0"/>
    <w:rsid w:val="00D47559"/>
    <w:rsid w:val="00D85764"/>
    <w:rsid w:val="00D909A8"/>
    <w:rsid w:val="00DA792B"/>
    <w:rsid w:val="00DB02EF"/>
    <w:rsid w:val="00DB4167"/>
    <w:rsid w:val="00DC5A16"/>
    <w:rsid w:val="00DD2049"/>
    <w:rsid w:val="00DE0040"/>
    <w:rsid w:val="00E07DDA"/>
    <w:rsid w:val="00E10268"/>
    <w:rsid w:val="00E158A1"/>
    <w:rsid w:val="00E23456"/>
    <w:rsid w:val="00E25DF2"/>
    <w:rsid w:val="00E30528"/>
    <w:rsid w:val="00E3126C"/>
    <w:rsid w:val="00E43DB4"/>
    <w:rsid w:val="00E44B34"/>
    <w:rsid w:val="00E503A2"/>
    <w:rsid w:val="00E60C78"/>
    <w:rsid w:val="00E65B10"/>
    <w:rsid w:val="00E7132B"/>
    <w:rsid w:val="00E73209"/>
    <w:rsid w:val="00EA07AB"/>
    <w:rsid w:val="00EB4B8C"/>
    <w:rsid w:val="00EC5E37"/>
    <w:rsid w:val="00ED3E1A"/>
    <w:rsid w:val="00EF2A6A"/>
    <w:rsid w:val="00F07C6C"/>
    <w:rsid w:val="00F12CF4"/>
    <w:rsid w:val="00F26BB3"/>
    <w:rsid w:val="00F41C6A"/>
    <w:rsid w:val="00F51E6A"/>
    <w:rsid w:val="00F570EC"/>
    <w:rsid w:val="00F61209"/>
    <w:rsid w:val="00F737E8"/>
    <w:rsid w:val="00F74732"/>
    <w:rsid w:val="00F936BB"/>
    <w:rsid w:val="00F93F4A"/>
    <w:rsid w:val="00F94CC9"/>
    <w:rsid w:val="00F97375"/>
    <w:rsid w:val="00FB53AA"/>
    <w:rsid w:val="00FC14B8"/>
    <w:rsid w:val="00FD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73D38"/>
  <w15:chartTrackingRefBased/>
  <w15:docId w15:val="{A9EBEBA6-3956-41D5-BB0C-9C3D3EFC3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A2446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F936BB"/>
    <w:pPr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0"/>
    <w:next w:val="a0"/>
    <w:link w:val="20"/>
    <w:uiPriority w:val="9"/>
    <w:unhideWhenUsed/>
    <w:qFormat/>
    <w:rsid w:val="00EB4B8C"/>
    <w:pPr>
      <w:ind w:left="709" w:firstLine="0"/>
      <w:outlineLvl w:val="1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503A2"/>
  </w:style>
  <w:style w:type="paragraph" w:styleId="a6">
    <w:name w:val="footer"/>
    <w:basedOn w:val="a0"/>
    <w:link w:val="a7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503A2"/>
  </w:style>
  <w:style w:type="paragraph" w:styleId="a8">
    <w:name w:val="No Spacing"/>
    <w:qFormat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Standard">
    <w:name w:val="Standard"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customStyle="1" w:styleId="11">
    <w:name w:val="Заголовок 1 Знак"/>
    <w:basedOn w:val="a1"/>
    <w:link w:val="10"/>
    <w:uiPriority w:val="9"/>
    <w:rsid w:val="00F936BB"/>
    <w:rPr>
      <w:rFonts w:ascii="Times New Roman" w:hAnsi="Times New Roman"/>
      <w:b/>
      <w:bCs/>
      <w:sz w:val="36"/>
      <w:szCs w:val="36"/>
    </w:rPr>
  </w:style>
  <w:style w:type="paragraph" w:styleId="a9">
    <w:name w:val="TOC Heading"/>
    <w:basedOn w:val="10"/>
    <w:next w:val="a0"/>
    <w:uiPriority w:val="39"/>
    <w:unhideWhenUsed/>
    <w:qFormat/>
    <w:rsid w:val="00F936BB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">
    <w:name w:val="toc 1"/>
    <w:basedOn w:val="a0"/>
    <w:next w:val="a0"/>
    <w:autoRedefine/>
    <w:uiPriority w:val="39"/>
    <w:unhideWhenUsed/>
    <w:rsid w:val="00EB4B8C"/>
    <w:pPr>
      <w:numPr>
        <w:numId w:val="12"/>
      </w:numPr>
      <w:tabs>
        <w:tab w:val="right" w:leader="dot" w:pos="9344"/>
      </w:tabs>
      <w:spacing w:after="100"/>
    </w:pPr>
  </w:style>
  <w:style w:type="character" w:styleId="aa">
    <w:name w:val="Hyperlink"/>
    <w:basedOn w:val="a1"/>
    <w:uiPriority w:val="99"/>
    <w:unhideWhenUsed/>
    <w:rsid w:val="00F936BB"/>
    <w:rPr>
      <w:color w:val="0563C1" w:themeColor="hyperlink"/>
      <w:u w:val="single"/>
    </w:rPr>
  </w:style>
  <w:style w:type="table" w:styleId="ab">
    <w:name w:val="Table Grid"/>
    <w:basedOn w:val="a2"/>
    <w:uiPriority w:val="39"/>
    <w:rsid w:val="00594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sid w:val="00E30528"/>
    <w:rPr>
      <w:color w:val="808080"/>
    </w:rPr>
  </w:style>
  <w:style w:type="paragraph" w:styleId="HTML">
    <w:name w:val="HTML Preformatted"/>
    <w:basedOn w:val="a0"/>
    <w:link w:val="HTML0"/>
    <w:uiPriority w:val="99"/>
    <w:semiHidden/>
    <w:unhideWhenUsed/>
    <w:rsid w:val="00010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10A5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List Paragraph"/>
    <w:basedOn w:val="a0"/>
    <w:uiPriority w:val="34"/>
    <w:qFormat/>
    <w:rsid w:val="00E65B10"/>
    <w:pPr>
      <w:ind w:left="720"/>
      <w:contextualSpacing/>
    </w:pPr>
  </w:style>
  <w:style w:type="character" w:customStyle="1" w:styleId="linewrapper">
    <w:name w:val="line_wrapper"/>
    <w:basedOn w:val="a1"/>
    <w:rsid w:val="002F067F"/>
  </w:style>
  <w:style w:type="character" w:styleId="ae">
    <w:name w:val="Unresolved Mention"/>
    <w:basedOn w:val="a1"/>
    <w:uiPriority w:val="99"/>
    <w:semiHidden/>
    <w:unhideWhenUsed/>
    <w:rsid w:val="007349F2"/>
    <w:rPr>
      <w:color w:val="605E5C"/>
      <w:shd w:val="clear" w:color="auto" w:fill="E1DFDD"/>
    </w:rPr>
  </w:style>
  <w:style w:type="paragraph" w:styleId="21">
    <w:name w:val="toc 2"/>
    <w:basedOn w:val="a0"/>
    <w:next w:val="a0"/>
    <w:autoRedefine/>
    <w:uiPriority w:val="39"/>
    <w:unhideWhenUsed/>
    <w:rsid w:val="00EB4B8C"/>
    <w:pPr>
      <w:tabs>
        <w:tab w:val="right" w:leader="dot" w:pos="9344"/>
      </w:tabs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0"/>
    <w:next w:val="a0"/>
    <w:autoRedefine/>
    <w:uiPriority w:val="39"/>
    <w:unhideWhenUsed/>
    <w:rsid w:val="00143469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EB4B8C"/>
    <w:rPr>
      <w:rFonts w:ascii="Times New Roman" w:hAnsi="Times New Roman"/>
      <w:b/>
      <w:bCs/>
      <w:sz w:val="28"/>
    </w:rPr>
  </w:style>
  <w:style w:type="character" w:styleId="af">
    <w:name w:val="FollowedHyperlink"/>
    <w:basedOn w:val="a1"/>
    <w:uiPriority w:val="99"/>
    <w:semiHidden/>
    <w:unhideWhenUsed/>
    <w:rsid w:val="00891540"/>
    <w:rPr>
      <w:color w:val="954F72" w:themeColor="followedHyperlink"/>
      <w:u w:val="single"/>
    </w:rPr>
  </w:style>
  <w:style w:type="paragraph" w:styleId="af0">
    <w:name w:val="Revision"/>
    <w:hidden/>
    <w:uiPriority w:val="99"/>
    <w:semiHidden/>
    <w:rsid w:val="00E23456"/>
    <w:pPr>
      <w:spacing w:after="0" w:line="240" w:lineRule="auto"/>
    </w:pPr>
    <w:rPr>
      <w:rFonts w:ascii="Times New Roman" w:hAnsi="Times New Roman"/>
      <w:sz w:val="28"/>
    </w:rPr>
  </w:style>
  <w:style w:type="paragraph" w:styleId="a">
    <w:name w:val="List Bullet"/>
    <w:basedOn w:val="a0"/>
    <w:uiPriority w:val="99"/>
    <w:unhideWhenUsed/>
    <w:rsid w:val="006976F7"/>
    <w:pPr>
      <w:numPr>
        <w:numId w:val="14"/>
      </w:numPr>
      <w:contextualSpacing/>
    </w:pPr>
  </w:style>
  <w:style w:type="paragraph" w:styleId="af1">
    <w:name w:val="Normal (Web)"/>
    <w:basedOn w:val="a0"/>
    <w:uiPriority w:val="99"/>
    <w:semiHidden/>
    <w:unhideWhenUsed/>
    <w:rsid w:val="006976F7"/>
    <w:rPr>
      <w:rFonts w:cs="Times New Roman"/>
      <w:sz w:val="24"/>
      <w:szCs w:val="24"/>
    </w:rPr>
  </w:style>
  <w:style w:type="paragraph" w:customStyle="1" w:styleId="af2">
    <w:name w:val="Код"/>
    <w:basedOn w:val="a0"/>
    <w:link w:val="af3"/>
    <w:qFormat/>
    <w:rsid w:val="00571C7F"/>
    <w:pPr>
      <w:spacing w:after="0" w:line="240" w:lineRule="auto"/>
    </w:pPr>
    <w:rPr>
      <w:color w:val="833C0B" w:themeColor="accent2" w:themeShade="80"/>
      <w:sz w:val="24"/>
      <w:lang w:val="en-US"/>
    </w:rPr>
  </w:style>
  <w:style w:type="character" w:customStyle="1" w:styleId="af3">
    <w:name w:val="Код Знак"/>
    <w:basedOn w:val="a1"/>
    <w:link w:val="af2"/>
    <w:rsid w:val="00571C7F"/>
    <w:rPr>
      <w:rFonts w:ascii="Times New Roman" w:hAnsi="Times New Roman"/>
      <w:color w:val="833C0B" w:themeColor="accent2" w:themeShade="8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2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5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1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5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9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2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1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76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3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5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8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09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5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9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3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0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5432917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7202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3481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466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1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2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5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5975880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5556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1193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33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5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2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5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1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37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8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7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43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6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mitrylesnoy/ITMO-study-labs/blob/develop-branch/Computation%20math/Comp_lab_3/compute.py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5CF48-F31C-4CC3-A2F2-4F08AC9B9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10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</dc:creator>
  <cp:keywords/>
  <dc:description/>
  <cp:lastModifiedBy>Vasy Medov</cp:lastModifiedBy>
  <cp:revision>13</cp:revision>
  <cp:lastPrinted>2026-03-18T21:34:00Z</cp:lastPrinted>
  <dcterms:created xsi:type="dcterms:W3CDTF">2026-03-18T13:53:00Z</dcterms:created>
  <dcterms:modified xsi:type="dcterms:W3CDTF">2026-03-18T21:34:00Z</dcterms:modified>
</cp:coreProperties>
</file>