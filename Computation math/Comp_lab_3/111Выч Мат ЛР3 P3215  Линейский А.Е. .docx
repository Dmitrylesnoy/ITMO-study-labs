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56990B27" w:rsidR="00242679" w:rsidRPr="008F46F1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8F46F1" w:rsidRPr="00E07DDA">
        <w:rPr>
          <w:b/>
          <w:bCs/>
        </w:rPr>
        <w:t>3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178447396" w:displacedByCustomXml="next"/>
    <w:bookmarkStart w:id="1" w:name="_Toc178448813" w:displacedByCustomXml="next"/>
    <w:bookmarkStart w:id="2" w:name="_Toc178448935" w:displacedByCustomXml="next"/>
    <w:bookmarkStart w:id="3" w:name="_Toc182062724" w:displacedByCustomXml="next"/>
    <w:bookmarkStart w:id="4" w:name="_Toc222415931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682A702" w14:textId="77777777" w:rsidR="0045310D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4DBDB6" w14:textId="3D1688E1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1" w:history="1">
            <w:r w:rsidR="0045310D" w:rsidRPr="007D48FC">
              <w:rPr>
                <w:rStyle w:val="aa"/>
                <w:noProof/>
              </w:rPr>
              <w:t>Содержание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_Toc222415931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2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1A73BB9F" w14:textId="2E64F0B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2" w:history="1">
            <w:r w:rsidR="0045310D" w:rsidRPr="007D48FC">
              <w:rPr>
                <w:rStyle w:val="aa"/>
                <w:noProof/>
              </w:rPr>
              <w:t>Цель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_Toc222415932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3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4F187B2" w14:textId="2373932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3" w:history="1">
            <w:r w:rsidR="0045310D" w:rsidRPr="007D48FC">
              <w:rPr>
                <w:rStyle w:val="aa"/>
                <w:noProof/>
              </w:rPr>
              <w:t>Описание метода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_Toc222415933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20EF95B4" w14:textId="23E066E8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4" w:history="1">
            <w:r w:rsidR="0045310D" w:rsidRPr="007D48FC">
              <w:rPr>
                <w:rStyle w:val="aa"/>
                <w:noProof/>
              </w:rPr>
              <w:t>Исходный код программы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_Toc222415934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8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224ECC4C" w14:textId="72D89471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5" w:history="1">
            <w:r w:rsidR="0045310D" w:rsidRPr="007D48FC">
              <w:rPr>
                <w:rStyle w:val="aa"/>
                <w:noProof/>
              </w:rPr>
              <w:t>Результат работы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_Toc222415935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15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44003209" w14:textId="79C39BCC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6" w:history="1">
            <w:r w:rsidR="0045310D" w:rsidRPr="007D48FC">
              <w:rPr>
                <w:rStyle w:val="aa"/>
                <w:noProof/>
              </w:rPr>
              <w:t>Вывод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_Toc222415936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15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RDefault="00F936BB" w:rsidP="00F936BB">
      <w:pPr>
        <w:pStyle w:val="a8"/>
      </w:pPr>
    </w:p>
    <w:p w14:paraId="1C8E8578" w14:textId="77777777" w:rsidR="00F936BB" w:rsidRDefault="00F936BB" w:rsidP="00F936BB">
      <w:pPr>
        <w:pStyle w:val="a8"/>
      </w:pPr>
    </w:p>
    <w:p w14:paraId="22A30C23" w14:textId="77777777" w:rsidR="00F936BB" w:rsidRDefault="00F936BB" w:rsidP="00F936BB">
      <w:pPr>
        <w:pStyle w:val="a8"/>
      </w:pPr>
    </w:p>
    <w:p w14:paraId="64154F63" w14:textId="77777777" w:rsidR="00F936BB" w:rsidRDefault="00F936BB" w:rsidP="00F936BB">
      <w:pPr>
        <w:pStyle w:val="a8"/>
      </w:pPr>
    </w:p>
    <w:p w14:paraId="20937D68" w14:textId="77777777" w:rsidR="00F936BB" w:rsidRDefault="00F936BB" w:rsidP="00F936BB">
      <w:pPr>
        <w:pStyle w:val="a8"/>
      </w:pPr>
    </w:p>
    <w:p w14:paraId="553EBC99" w14:textId="77777777" w:rsidR="00F936BB" w:rsidRDefault="00F936BB" w:rsidP="00F936BB">
      <w:pPr>
        <w:pStyle w:val="a8"/>
      </w:pPr>
    </w:p>
    <w:p w14:paraId="62D60DCD" w14:textId="77777777" w:rsidR="00F936BB" w:rsidRDefault="00F936BB" w:rsidP="00F936BB">
      <w:pPr>
        <w:pStyle w:val="a8"/>
      </w:pPr>
    </w:p>
    <w:p w14:paraId="48DC519B" w14:textId="77777777" w:rsidR="00F936BB" w:rsidRDefault="00F936BB" w:rsidP="00F936BB">
      <w:pPr>
        <w:pStyle w:val="a8"/>
      </w:pPr>
    </w:p>
    <w:p w14:paraId="473382DF" w14:textId="77777777" w:rsidR="00F936BB" w:rsidRDefault="00F936BB" w:rsidP="00F936BB">
      <w:pPr>
        <w:pStyle w:val="a8"/>
      </w:pPr>
    </w:p>
    <w:p w14:paraId="1E307D81" w14:textId="77777777" w:rsidR="00F936BB" w:rsidRDefault="00F936BB" w:rsidP="00F936BB">
      <w:pPr>
        <w:pStyle w:val="a8"/>
      </w:pPr>
    </w:p>
    <w:p w14:paraId="454B8532" w14:textId="77777777" w:rsidR="00F936BB" w:rsidRDefault="00F936BB" w:rsidP="00F936BB">
      <w:pPr>
        <w:pStyle w:val="a8"/>
      </w:pPr>
    </w:p>
    <w:p w14:paraId="7D41A601" w14:textId="77777777" w:rsidR="00F936BB" w:rsidRDefault="00F936BB" w:rsidP="00F936BB">
      <w:pPr>
        <w:pStyle w:val="a8"/>
      </w:pPr>
    </w:p>
    <w:p w14:paraId="5A8A6235" w14:textId="77777777" w:rsidR="00F936BB" w:rsidRDefault="00F936BB" w:rsidP="00F936BB">
      <w:pPr>
        <w:pStyle w:val="a8"/>
      </w:pPr>
    </w:p>
    <w:p w14:paraId="09E67030" w14:textId="77777777" w:rsidR="00F936BB" w:rsidRDefault="00F936BB" w:rsidP="00F936BB">
      <w:pPr>
        <w:pStyle w:val="a8"/>
      </w:pPr>
    </w:p>
    <w:p w14:paraId="686A8840" w14:textId="77777777" w:rsidR="00F936BB" w:rsidRDefault="00F936BB" w:rsidP="00F936BB">
      <w:pPr>
        <w:pStyle w:val="a8"/>
      </w:pPr>
    </w:p>
    <w:p w14:paraId="0CBE27C2" w14:textId="6A4B572F" w:rsidR="00F936BB" w:rsidRDefault="00F936BB" w:rsidP="00F936BB">
      <w:pPr>
        <w:pStyle w:val="a8"/>
      </w:pPr>
    </w:p>
    <w:p w14:paraId="2B41765D" w14:textId="77777777" w:rsidR="008036B1" w:rsidRDefault="008036B1" w:rsidP="00F936BB">
      <w:pPr>
        <w:pStyle w:val="a8"/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4F10288D" w14:textId="18FAEDD8" w:rsidR="00F936BB" w:rsidRPr="00E23456" w:rsidRDefault="00E23456" w:rsidP="00997FAD">
      <w:pPr>
        <w:pStyle w:val="10"/>
      </w:pPr>
      <w:bookmarkStart w:id="5" w:name="_Toc222415932"/>
      <w:r>
        <w:t>Цель</w:t>
      </w:r>
      <w:bookmarkEnd w:id="5"/>
    </w:p>
    <w:p w14:paraId="2FCFE577" w14:textId="1967C66F" w:rsidR="00C40EFB" w:rsidRPr="00C40EFB" w:rsidRDefault="008F46F1" w:rsidP="00E23456">
      <w:r>
        <w:t>Н</w:t>
      </w:r>
      <w:r w:rsidRPr="008F46F1">
        <w:t>айти приближенное значение определенного интеграла с требуемой точностью различными численными методами</w:t>
      </w:r>
      <w:r w:rsidR="00C40EFB" w:rsidRPr="00C40EFB">
        <w:t>, выполнить программную реализацию методов</w:t>
      </w:r>
      <w:r w:rsidR="00C40EFB">
        <w:t xml:space="preserve"> на языке </w:t>
      </w:r>
      <w:r w:rsidR="00C40EFB">
        <w:rPr>
          <w:lang w:val="en-US"/>
        </w:rPr>
        <w:t>Python</w:t>
      </w:r>
      <w:r w:rsidR="00C40EFB" w:rsidRPr="00C40EFB">
        <w:t>.</w:t>
      </w:r>
    </w:p>
    <w:p w14:paraId="0EC01A00" w14:textId="7FCD7323" w:rsidR="00F570EC" w:rsidRPr="00C40EFB" w:rsidRDefault="00C40EFB" w:rsidP="00E23456">
      <w:pPr>
        <w:pStyle w:val="10"/>
      </w:pPr>
      <w:r>
        <w:t>Порядок выполнения работы</w:t>
      </w:r>
    </w:p>
    <w:p w14:paraId="5EED3DE9" w14:textId="3D344706" w:rsidR="003E780F" w:rsidRDefault="008F46F1" w:rsidP="003E780F">
      <w:pPr>
        <w:pStyle w:val="ad"/>
        <w:numPr>
          <w:ilvl w:val="0"/>
          <w:numId w:val="16"/>
        </w:numPr>
      </w:pPr>
      <w:r>
        <w:t xml:space="preserve">Программная </w:t>
      </w:r>
      <w:r w:rsidR="003E780F">
        <w:t>реализация задачи</w:t>
      </w:r>
    </w:p>
    <w:p w14:paraId="306841BE" w14:textId="0592C40A" w:rsidR="008F46F1" w:rsidRDefault="008F46F1" w:rsidP="00E07DDA">
      <w:pPr>
        <w:pStyle w:val="ad"/>
        <w:numPr>
          <w:ilvl w:val="1"/>
          <w:numId w:val="16"/>
        </w:numPr>
      </w:pPr>
      <w:r>
        <w:t xml:space="preserve"> Блок-схемы численных методов</w:t>
      </w:r>
    </w:p>
    <w:p w14:paraId="2545B02A" w14:textId="149CCF26" w:rsidR="003E780F" w:rsidRDefault="008F46F1" w:rsidP="00E07DDA">
      <w:pPr>
        <w:pStyle w:val="ad"/>
        <w:numPr>
          <w:ilvl w:val="1"/>
          <w:numId w:val="17"/>
        </w:numPr>
      </w:pPr>
      <w:r>
        <w:t xml:space="preserve"> Реализация численных методов и функций</w:t>
      </w:r>
    </w:p>
    <w:p w14:paraId="547AB5CB" w14:textId="11C407AD" w:rsidR="003E780F" w:rsidRDefault="008F46F1" w:rsidP="003E780F">
      <w:pPr>
        <w:pStyle w:val="ad"/>
        <w:numPr>
          <w:ilvl w:val="0"/>
          <w:numId w:val="17"/>
        </w:numPr>
      </w:pPr>
      <w:r>
        <w:t>Вычислительная</w:t>
      </w:r>
      <w:r w:rsidR="003E780F">
        <w:t xml:space="preserve"> реализация задачи</w:t>
      </w:r>
    </w:p>
    <w:p w14:paraId="2FB753FF" w14:textId="0C57AE2B" w:rsidR="003E780F" w:rsidRDefault="003E780F" w:rsidP="003E780F">
      <w:pPr>
        <w:pStyle w:val="ad"/>
        <w:numPr>
          <w:ilvl w:val="1"/>
          <w:numId w:val="17"/>
        </w:numPr>
      </w:pPr>
      <w:r>
        <w:t xml:space="preserve"> </w:t>
      </w:r>
      <w:r w:rsidR="008F46F1">
        <w:t>Точное вычисление интеграла</w:t>
      </w:r>
    </w:p>
    <w:p w14:paraId="398F90CA" w14:textId="35468191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Ньютона-</w:t>
      </w:r>
      <w:proofErr w:type="spellStart"/>
      <w:r>
        <w:t>Котеса</w:t>
      </w:r>
      <w:proofErr w:type="spellEnd"/>
    </w:p>
    <w:p w14:paraId="6C9F43BF" w14:textId="000DF394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средних прямоугольников</w:t>
      </w:r>
    </w:p>
    <w:p w14:paraId="4B61DEF3" w14:textId="11E3E7B9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трапеции</w:t>
      </w:r>
    </w:p>
    <w:p w14:paraId="6A79C391" w14:textId="65806C1B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Симпсона</w:t>
      </w:r>
    </w:p>
    <w:p w14:paraId="5069615C" w14:textId="68A3BE8A" w:rsidR="008F46F1" w:rsidRDefault="008F46F1" w:rsidP="003E780F">
      <w:pPr>
        <w:pStyle w:val="ad"/>
        <w:numPr>
          <w:ilvl w:val="1"/>
          <w:numId w:val="17"/>
        </w:numPr>
      </w:pPr>
      <w:r>
        <w:t xml:space="preserve"> Сравнение полученных результатов</w:t>
      </w:r>
    </w:p>
    <w:p w14:paraId="06E45072" w14:textId="77777777" w:rsidR="00FD6783" w:rsidRDefault="00FD6783" w:rsidP="00FD6783">
      <w:pPr>
        <w:pStyle w:val="ad"/>
        <w:ind w:left="792" w:firstLine="0"/>
      </w:pPr>
    </w:p>
    <w:p w14:paraId="0B7CAF24" w14:textId="2CF916A8" w:rsidR="00DC5A16" w:rsidRDefault="00994599" w:rsidP="00DC5A16">
      <w:pPr>
        <w:pStyle w:val="10"/>
      </w:pPr>
      <w:r>
        <w:t>Блок</w:t>
      </w:r>
      <w:r w:rsidR="00FD6783">
        <w:t>-</w:t>
      </w:r>
      <w:r>
        <w:t>схемы численных методов</w:t>
      </w:r>
    </w:p>
    <w:p w14:paraId="41FE7694" w14:textId="69B19455" w:rsidR="00994599" w:rsidRDefault="00655A25" w:rsidP="00655A25">
      <w:pPr>
        <w:pStyle w:val="2"/>
      </w:pPr>
      <w:r>
        <w:t>Метод</w:t>
      </w:r>
      <w:r w:rsidR="008F46F1">
        <w:t>ы прямоугольников</w:t>
      </w:r>
    </w:p>
    <w:p w14:paraId="739FCF81" w14:textId="7D024514" w:rsidR="00325DC5" w:rsidRDefault="008F46F1" w:rsidP="00E07DDA">
      <w:pPr>
        <w:ind w:firstLine="0"/>
      </w:pPr>
      <w:r>
        <w:t>ф</w:t>
      </w:r>
    </w:p>
    <w:p w14:paraId="5677BACE" w14:textId="205D1092" w:rsidR="00325DC5" w:rsidRDefault="00942AD2" w:rsidP="00942AD2">
      <w:pPr>
        <w:pStyle w:val="2"/>
      </w:pPr>
      <w:r>
        <w:t xml:space="preserve">Метод </w:t>
      </w:r>
      <w:r w:rsidR="008F46F1">
        <w:t>трапеций</w:t>
      </w:r>
    </w:p>
    <w:p w14:paraId="49C399D4" w14:textId="5DAEAC94" w:rsidR="008B2358" w:rsidRPr="008F46F1" w:rsidRDefault="008F46F1" w:rsidP="00E07DDA">
      <w:pPr>
        <w:ind w:firstLine="0"/>
      </w:pPr>
      <w:r>
        <w:t>ф</w:t>
      </w:r>
    </w:p>
    <w:p w14:paraId="5AE5459E" w14:textId="63AA58ED" w:rsidR="00655A25" w:rsidRPr="00E07DDA" w:rsidRDefault="00655A25" w:rsidP="00655A25">
      <w:pPr>
        <w:pStyle w:val="2"/>
      </w:pPr>
      <w:r>
        <w:t xml:space="preserve">Метод </w:t>
      </w:r>
      <w:r w:rsidR="008F46F1">
        <w:t>Симпсона</w:t>
      </w:r>
    </w:p>
    <w:p w14:paraId="4128E8C8" w14:textId="072A9CE0" w:rsidR="008B2358" w:rsidRDefault="008F46F1" w:rsidP="00E07DDA">
      <w:pPr>
        <w:ind w:firstLine="0"/>
      </w:pPr>
      <w:r>
        <w:t>ф</w:t>
      </w:r>
    </w:p>
    <w:p w14:paraId="18A0F9E3" w14:textId="5A63271D" w:rsidR="008B2358" w:rsidRPr="006965A3" w:rsidRDefault="008B2358" w:rsidP="00E07DDA">
      <w:pPr>
        <w:spacing w:line="259" w:lineRule="auto"/>
        <w:ind w:firstLine="0"/>
        <w:jc w:val="left"/>
      </w:pPr>
      <w:r>
        <w:br w:type="page"/>
      </w:r>
    </w:p>
    <w:p w14:paraId="6B79044C" w14:textId="6C481802" w:rsidR="00994599" w:rsidRPr="00E07DDA" w:rsidRDefault="00994599" w:rsidP="00994599">
      <w:pPr>
        <w:pStyle w:val="10"/>
      </w:pPr>
      <w:r>
        <w:lastRenderedPageBreak/>
        <w:t>Исходный код вычислительных методов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:rsidRPr="00E07DDA" w14:paraId="62CEBA0F" w14:textId="77777777" w:rsidTr="00571C7F">
        <w:tc>
          <w:tcPr>
            <w:tcW w:w="9344" w:type="dxa"/>
          </w:tcPr>
          <w:p w14:paraId="6334C1FF" w14:textId="77777777" w:rsidR="00571C7F" w:rsidRPr="00E07DDA" w:rsidRDefault="00571C7F" w:rsidP="00571C7F">
            <w:pPr>
              <w:pStyle w:val="af2"/>
            </w:pPr>
          </w:p>
          <w:p w14:paraId="694D718E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t>def</w:t>
            </w:r>
            <w:r w:rsidRPr="00E07DDA">
              <w:t xml:space="preserve"> </w:t>
            </w:r>
            <w:proofErr w:type="spellStart"/>
            <w:r w:rsidRPr="00E07DDA">
              <w:t>left_rectangles</w:t>
            </w:r>
            <w:proofErr w:type="spellEnd"/>
            <w:r w:rsidRPr="00E07DDA">
              <w:t>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5B0A56BC" w14:textId="77777777" w:rsidR="008F46F1" w:rsidRPr="00E07DDA" w:rsidRDefault="008F46F1" w:rsidP="008F46F1">
            <w:pPr>
              <w:pStyle w:val="af2"/>
            </w:pPr>
            <w:r w:rsidRPr="00E07DDA">
              <w:t>    result = 0</w:t>
            </w:r>
          </w:p>
          <w:p w14:paraId="36AE57B1" w14:textId="77777777" w:rsidR="008F46F1" w:rsidRPr="00E07DDA" w:rsidRDefault="008F46F1" w:rsidP="008F46F1">
            <w:pPr>
              <w:pStyle w:val="af2"/>
            </w:pPr>
            <w:r w:rsidRPr="00E07DDA">
              <w:t>    h = (</w:t>
            </w:r>
            <w:r w:rsidRPr="00E07DDA">
              <w:rPr>
                <w:i/>
                <w:iCs/>
              </w:rPr>
              <w:t>b</w:t>
            </w:r>
            <w:r w:rsidRPr="00E07DDA">
              <w:t>-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) / </w:t>
            </w:r>
            <w:r w:rsidRPr="00E07DDA">
              <w:rPr>
                <w:i/>
                <w:iCs/>
              </w:rPr>
              <w:t>n</w:t>
            </w:r>
          </w:p>
          <w:p w14:paraId="596702A2" w14:textId="77777777" w:rsidR="008F46F1" w:rsidRPr="00E07DDA" w:rsidRDefault="008F46F1" w:rsidP="008F46F1">
            <w:pPr>
              <w:pStyle w:val="af2"/>
            </w:pPr>
            <w:r w:rsidRPr="00E07DDA">
              <w:t xml:space="preserve">    for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in </w:t>
            </w:r>
            <w:r w:rsidRPr="00E07DDA">
              <w:rPr>
                <w:u w:val="single"/>
              </w:rPr>
              <w:t>range</w:t>
            </w:r>
            <w:r w:rsidRPr="00E07DDA">
              <w:t>(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5FDCD8D1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result += h * 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proofErr w:type="spellStart"/>
            <w:r w:rsidRPr="00E07DDA">
              <w:rPr>
                <w:i/>
                <w:iCs/>
              </w:rPr>
              <w:t>a</w:t>
            </w:r>
            <w:r w:rsidRPr="00E07DDA">
              <w:t>+h</w:t>
            </w:r>
            <w:proofErr w:type="spellEnd"/>
            <w:r w:rsidRPr="00E07DDA">
              <w:t>*</w:t>
            </w:r>
            <w:proofErr w:type="spellStart"/>
            <w:r w:rsidRPr="00E07DDA">
              <w:t>i</w:t>
            </w:r>
            <w:proofErr w:type="spellEnd"/>
            <w:r w:rsidRPr="00E07DDA">
              <w:t>)    </w:t>
            </w:r>
          </w:p>
          <w:p w14:paraId="3676AD35" w14:textId="77777777" w:rsidR="008F46F1" w:rsidRPr="00E07DDA" w:rsidRDefault="008F46F1" w:rsidP="008F46F1">
            <w:pPr>
              <w:pStyle w:val="af2"/>
            </w:pPr>
            <w:r w:rsidRPr="00E07DDA">
              <w:t>    return result</w:t>
            </w:r>
          </w:p>
          <w:p w14:paraId="01DF9796" w14:textId="77777777" w:rsidR="008F46F1" w:rsidRPr="00E07DDA" w:rsidRDefault="008F46F1" w:rsidP="008F46F1">
            <w:pPr>
              <w:pStyle w:val="af2"/>
            </w:pPr>
          </w:p>
          <w:p w14:paraId="79C6F3FC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t>def</w:t>
            </w:r>
            <w:r w:rsidRPr="00E07DDA">
              <w:t xml:space="preserve"> </w:t>
            </w:r>
            <w:proofErr w:type="spellStart"/>
            <w:r w:rsidRPr="00E07DDA">
              <w:t>right_rectangles</w:t>
            </w:r>
            <w:proofErr w:type="spellEnd"/>
            <w:r w:rsidRPr="00E07DDA">
              <w:t>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608B07FA" w14:textId="77777777" w:rsidR="008F46F1" w:rsidRPr="00E07DDA" w:rsidRDefault="008F46F1" w:rsidP="008F46F1">
            <w:pPr>
              <w:pStyle w:val="af2"/>
            </w:pPr>
            <w:r w:rsidRPr="00E07DDA">
              <w:t>    result = 0</w:t>
            </w:r>
          </w:p>
          <w:p w14:paraId="50BDF549" w14:textId="77777777" w:rsidR="008F46F1" w:rsidRPr="00E07DDA" w:rsidRDefault="008F46F1" w:rsidP="008F46F1">
            <w:pPr>
              <w:pStyle w:val="af2"/>
            </w:pPr>
            <w:r w:rsidRPr="00E07DDA">
              <w:t>    h = (</w:t>
            </w:r>
            <w:r w:rsidRPr="00E07DDA">
              <w:rPr>
                <w:i/>
                <w:iCs/>
              </w:rPr>
              <w:t>b</w:t>
            </w:r>
            <w:r w:rsidRPr="00E07DDA">
              <w:t>-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) / </w:t>
            </w:r>
            <w:r w:rsidRPr="00E07DDA">
              <w:rPr>
                <w:i/>
                <w:iCs/>
              </w:rPr>
              <w:t>n</w:t>
            </w:r>
          </w:p>
          <w:p w14:paraId="2277C7D7" w14:textId="77777777" w:rsidR="008F46F1" w:rsidRPr="00E07DDA" w:rsidRDefault="008F46F1" w:rsidP="008F46F1">
            <w:pPr>
              <w:pStyle w:val="af2"/>
            </w:pPr>
            <w:r w:rsidRPr="00E07DDA">
              <w:t xml:space="preserve">    for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in </w:t>
            </w:r>
            <w:r w:rsidRPr="00E07DDA">
              <w:rPr>
                <w:u w:val="single"/>
              </w:rPr>
              <w:t>range</w:t>
            </w:r>
            <w:r w:rsidRPr="00E07DDA">
              <w:t>(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): </w:t>
            </w:r>
          </w:p>
          <w:p w14:paraId="683A402B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result += h * 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proofErr w:type="spellStart"/>
            <w:r w:rsidRPr="00E07DDA">
              <w:rPr>
                <w:i/>
                <w:iCs/>
              </w:rPr>
              <w:t>a</w:t>
            </w:r>
            <w:r w:rsidRPr="00E07DDA">
              <w:t>+h</w:t>
            </w:r>
            <w:proofErr w:type="spellEnd"/>
            <w:r w:rsidRPr="00E07DDA">
              <w:t>*(i+1))</w:t>
            </w:r>
          </w:p>
          <w:p w14:paraId="1DBCB340" w14:textId="77777777" w:rsidR="008F46F1" w:rsidRPr="00E07DDA" w:rsidRDefault="008F46F1" w:rsidP="008F46F1">
            <w:pPr>
              <w:pStyle w:val="af2"/>
            </w:pPr>
            <w:r w:rsidRPr="00E07DDA">
              <w:t>    return result</w:t>
            </w:r>
          </w:p>
          <w:p w14:paraId="6B355ADD" w14:textId="77777777" w:rsidR="008F46F1" w:rsidRPr="00E07DDA" w:rsidRDefault="008F46F1" w:rsidP="008F46F1">
            <w:pPr>
              <w:pStyle w:val="af2"/>
            </w:pPr>
          </w:p>
          <w:p w14:paraId="78EBCE76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t>def</w:t>
            </w:r>
            <w:r w:rsidRPr="00E07DDA">
              <w:t xml:space="preserve"> </w:t>
            </w:r>
            <w:proofErr w:type="spellStart"/>
            <w:r w:rsidRPr="00E07DDA">
              <w:t>center_rectangles</w:t>
            </w:r>
            <w:proofErr w:type="spellEnd"/>
            <w:r w:rsidRPr="00E07DDA">
              <w:t>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095C8094" w14:textId="77777777" w:rsidR="008F46F1" w:rsidRPr="00E07DDA" w:rsidRDefault="008F46F1" w:rsidP="008F46F1">
            <w:pPr>
              <w:pStyle w:val="af2"/>
            </w:pPr>
            <w:r w:rsidRPr="00E07DDA">
              <w:t>    result = 0</w:t>
            </w:r>
          </w:p>
          <w:p w14:paraId="3CBD5D0C" w14:textId="77777777" w:rsidR="008F46F1" w:rsidRPr="00E07DDA" w:rsidRDefault="008F46F1" w:rsidP="008F46F1">
            <w:pPr>
              <w:pStyle w:val="af2"/>
            </w:pPr>
            <w:r w:rsidRPr="00E07DDA">
              <w:t>    h = (</w:t>
            </w:r>
            <w:r w:rsidRPr="00E07DDA">
              <w:rPr>
                <w:i/>
                <w:iCs/>
              </w:rPr>
              <w:t>b</w:t>
            </w:r>
            <w:r w:rsidRPr="00E07DDA">
              <w:t>-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) / </w:t>
            </w:r>
            <w:r w:rsidRPr="00E07DDA">
              <w:rPr>
                <w:i/>
                <w:iCs/>
              </w:rPr>
              <w:t>n</w:t>
            </w:r>
          </w:p>
          <w:p w14:paraId="47A76070" w14:textId="77777777" w:rsidR="008F46F1" w:rsidRPr="00E07DDA" w:rsidRDefault="008F46F1" w:rsidP="008F46F1">
            <w:pPr>
              <w:pStyle w:val="af2"/>
            </w:pPr>
            <w:r w:rsidRPr="00E07DDA">
              <w:t xml:space="preserve">    for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in </w:t>
            </w:r>
            <w:r w:rsidRPr="00E07DDA">
              <w:rPr>
                <w:u w:val="single"/>
              </w:rPr>
              <w:t>range</w:t>
            </w:r>
            <w:r w:rsidRPr="00E07DDA">
              <w:t>(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7B2B82AC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result += h * 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proofErr w:type="spellStart"/>
            <w:r w:rsidRPr="00E07DDA">
              <w:rPr>
                <w:i/>
                <w:iCs/>
              </w:rPr>
              <w:t>a</w:t>
            </w:r>
            <w:r w:rsidRPr="00E07DDA">
              <w:t>+h</w:t>
            </w:r>
            <w:proofErr w:type="spellEnd"/>
            <w:r w:rsidRPr="00E07DDA">
              <w:t>/2 + h*</w:t>
            </w:r>
            <w:proofErr w:type="spellStart"/>
            <w:r w:rsidRPr="00E07DDA">
              <w:t>i</w:t>
            </w:r>
            <w:proofErr w:type="spellEnd"/>
            <w:r w:rsidRPr="00E07DDA">
              <w:t>)</w:t>
            </w:r>
          </w:p>
          <w:p w14:paraId="4F410675" w14:textId="77777777" w:rsidR="008F46F1" w:rsidRPr="00E07DDA" w:rsidRDefault="008F46F1" w:rsidP="008F46F1">
            <w:pPr>
              <w:pStyle w:val="af2"/>
            </w:pPr>
            <w:r w:rsidRPr="00E07DDA">
              <w:t>    return result</w:t>
            </w:r>
          </w:p>
          <w:p w14:paraId="0CA187A8" w14:textId="77777777" w:rsidR="008F46F1" w:rsidRPr="00E07DDA" w:rsidRDefault="008F46F1" w:rsidP="008F46F1">
            <w:pPr>
              <w:pStyle w:val="af2"/>
            </w:pPr>
          </w:p>
          <w:p w14:paraId="2BDDE0A5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t>def</w:t>
            </w:r>
            <w:r w:rsidRPr="00E07DDA">
              <w:t xml:space="preserve"> trapezoid(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n</w:t>
            </w:r>
            <w:r w:rsidRPr="00E07DDA">
              <w:t>):  # If n&lt;3 ?</w:t>
            </w:r>
          </w:p>
          <w:p w14:paraId="79FFDEA6" w14:textId="77777777" w:rsidR="008F46F1" w:rsidRPr="00E07DDA" w:rsidRDefault="008F46F1" w:rsidP="008F46F1">
            <w:pPr>
              <w:pStyle w:val="af2"/>
            </w:pPr>
            <w:r w:rsidRPr="00E07DDA">
              <w:t xml:space="preserve">    if 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 &lt; 1:</w:t>
            </w:r>
          </w:p>
          <w:p w14:paraId="680D75CC" w14:textId="77777777" w:rsidR="008F46F1" w:rsidRPr="00E07DDA" w:rsidRDefault="008F46F1" w:rsidP="008F46F1">
            <w:pPr>
              <w:pStyle w:val="af2"/>
            </w:pPr>
            <w:r w:rsidRPr="00E07DDA">
              <w:t>        return 0</w:t>
            </w:r>
          </w:p>
          <w:p w14:paraId="676CF7BC" w14:textId="77777777" w:rsidR="008F46F1" w:rsidRPr="00E07DDA" w:rsidRDefault="008F46F1" w:rsidP="008F46F1">
            <w:pPr>
              <w:pStyle w:val="af2"/>
            </w:pPr>
            <w:r w:rsidRPr="00E07DDA">
              <w:t xml:space="preserve">    </w:t>
            </w:r>
          </w:p>
          <w:p w14:paraId="5A68E553" w14:textId="77777777" w:rsidR="008F46F1" w:rsidRPr="00E07DDA" w:rsidRDefault="008F46F1" w:rsidP="008F46F1">
            <w:pPr>
              <w:pStyle w:val="af2"/>
            </w:pPr>
            <w:r w:rsidRPr="00E07DDA">
              <w:t>    result = 0</w:t>
            </w:r>
          </w:p>
          <w:p w14:paraId="05328EED" w14:textId="77777777" w:rsidR="008F46F1" w:rsidRPr="00E07DDA" w:rsidRDefault="008F46F1" w:rsidP="008F46F1">
            <w:pPr>
              <w:pStyle w:val="af2"/>
            </w:pPr>
            <w:r w:rsidRPr="00E07DDA">
              <w:t>    h = (</w:t>
            </w:r>
            <w:r w:rsidRPr="00E07DDA">
              <w:rPr>
                <w:i/>
                <w:iCs/>
              </w:rPr>
              <w:t>b</w:t>
            </w:r>
            <w:r w:rsidRPr="00E07DDA">
              <w:t>-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) / </w:t>
            </w:r>
            <w:r w:rsidRPr="00E07DDA">
              <w:rPr>
                <w:i/>
                <w:iCs/>
              </w:rPr>
              <w:t>n</w:t>
            </w:r>
          </w:p>
          <w:p w14:paraId="7FA1D18B" w14:textId="77777777" w:rsidR="008F46F1" w:rsidRPr="00E07DDA" w:rsidRDefault="008F46F1" w:rsidP="008F46F1">
            <w:pPr>
              <w:pStyle w:val="af2"/>
            </w:pPr>
            <w:r w:rsidRPr="00E07DDA">
              <w:t xml:space="preserve">    for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in </w:t>
            </w:r>
            <w:r w:rsidRPr="00E07DDA">
              <w:rPr>
                <w:u w:val="single"/>
              </w:rPr>
              <w:t>range</w:t>
            </w:r>
            <w:r w:rsidRPr="00E07DDA">
              <w:t xml:space="preserve">(1, 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7DF0AB37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result += 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proofErr w:type="spellStart"/>
            <w:r w:rsidRPr="00E07DDA">
              <w:rPr>
                <w:i/>
                <w:iCs/>
              </w:rPr>
              <w:t>a</w:t>
            </w:r>
            <w:r w:rsidRPr="00E07DDA">
              <w:t>+h</w:t>
            </w:r>
            <w:proofErr w:type="spellEnd"/>
            <w:r w:rsidRPr="00E07DDA">
              <w:t>*</w:t>
            </w:r>
            <w:proofErr w:type="spellStart"/>
            <w:r w:rsidRPr="00E07DDA">
              <w:t>i</w:t>
            </w:r>
            <w:proofErr w:type="spellEnd"/>
            <w:r w:rsidRPr="00E07DDA">
              <w:t>)        </w:t>
            </w:r>
          </w:p>
          <w:p w14:paraId="14E56893" w14:textId="77777777" w:rsidR="008F46F1" w:rsidRPr="00E07DDA" w:rsidRDefault="008F46F1" w:rsidP="008F46F1">
            <w:pPr>
              <w:pStyle w:val="af2"/>
            </w:pPr>
            <w:r w:rsidRPr="00E07DDA">
              <w:t>    result += (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) + 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r w:rsidRPr="00E07DDA">
              <w:rPr>
                <w:i/>
                <w:iCs/>
              </w:rPr>
              <w:t>b</w:t>
            </w:r>
            <w:r w:rsidRPr="00E07DDA">
              <w:t>))/2</w:t>
            </w:r>
          </w:p>
          <w:p w14:paraId="3FE9922A" w14:textId="77777777" w:rsidR="008F46F1" w:rsidRPr="00E07DDA" w:rsidRDefault="008F46F1" w:rsidP="008F46F1">
            <w:pPr>
              <w:pStyle w:val="af2"/>
            </w:pPr>
            <w:r w:rsidRPr="00E07DDA">
              <w:t xml:space="preserve">    </w:t>
            </w:r>
          </w:p>
          <w:p w14:paraId="7E992906" w14:textId="77777777" w:rsidR="008F46F1" w:rsidRPr="00E07DDA" w:rsidRDefault="008F46F1" w:rsidP="008F46F1">
            <w:pPr>
              <w:pStyle w:val="af2"/>
            </w:pPr>
            <w:r w:rsidRPr="00E07DDA">
              <w:t>    return result * h</w:t>
            </w:r>
          </w:p>
          <w:p w14:paraId="54C7CE3A" w14:textId="77777777" w:rsidR="008F46F1" w:rsidRPr="00E07DDA" w:rsidRDefault="008F46F1" w:rsidP="008F46F1">
            <w:pPr>
              <w:pStyle w:val="af2"/>
            </w:pPr>
          </w:p>
          <w:p w14:paraId="103F7B70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t>def</w:t>
            </w:r>
            <w:r w:rsidRPr="00E07DDA">
              <w:t xml:space="preserve"> </w:t>
            </w:r>
            <w:proofErr w:type="spellStart"/>
            <w:r w:rsidRPr="00E07DDA">
              <w:t>simpson</w:t>
            </w:r>
            <w:proofErr w:type="spellEnd"/>
            <w:r w:rsidRPr="00E07DDA">
              <w:t>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n</w:t>
            </w:r>
            <w:r w:rsidRPr="00E07DDA">
              <w:t>):</w:t>
            </w:r>
          </w:p>
          <w:p w14:paraId="6E6F2E88" w14:textId="77777777" w:rsidR="008F46F1" w:rsidRPr="00E07DDA" w:rsidRDefault="008F46F1" w:rsidP="008F46F1">
            <w:pPr>
              <w:pStyle w:val="af2"/>
            </w:pPr>
            <w:r w:rsidRPr="00E07DDA">
              <w:t xml:space="preserve">    if 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 % 2 != 0:</w:t>
            </w:r>
          </w:p>
          <w:p w14:paraId="3A59161C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 = 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 if 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 % 2 == 0 else </w:t>
            </w:r>
            <w:r w:rsidRPr="00E07DDA">
              <w:rPr>
                <w:i/>
                <w:iCs/>
              </w:rPr>
              <w:t>n</w:t>
            </w:r>
            <w:r w:rsidRPr="00E07DDA">
              <w:t xml:space="preserve"> + 1</w:t>
            </w:r>
          </w:p>
          <w:p w14:paraId="06B21002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    </w:t>
            </w:r>
          </w:p>
          <w:p w14:paraId="781CDC6A" w14:textId="77777777" w:rsidR="008F46F1" w:rsidRPr="00E07DDA" w:rsidRDefault="008F46F1" w:rsidP="008F46F1">
            <w:pPr>
              <w:pStyle w:val="af2"/>
            </w:pPr>
            <w:r w:rsidRPr="00E07DDA">
              <w:t>    result = 0</w:t>
            </w:r>
          </w:p>
          <w:p w14:paraId="0640B77C" w14:textId="77777777" w:rsidR="008F46F1" w:rsidRPr="00E07DDA" w:rsidRDefault="008F46F1" w:rsidP="008F46F1">
            <w:pPr>
              <w:pStyle w:val="af2"/>
            </w:pPr>
            <w:r w:rsidRPr="00E07DDA">
              <w:t>    h = (</w:t>
            </w:r>
            <w:r w:rsidRPr="00E07DDA">
              <w:rPr>
                <w:i/>
                <w:iCs/>
              </w:rPr>
              <w:t>b</w:t>
            </w:r>
            <w:r w:rsidRPr="00E07DDA">
              <w:t>-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) / </w:t>
            </w:r>
            <w:r w:rsidRPr="00E07DDA">
              <w:rPr>
                <w:i/>
                <w:iCs/>
              </w:rPr>
              <w:t>n</w:t>
            </w:r>
          </w:p>
          <w:p w14:paraId="7BCBD5F4" w14:textId="77777777" w:rsidR="008F46F1" w:rsidRPr="00E07DDA" w:rsidRDefault="008F46F1" w:rsidP="008F46F1">
            <w:pPr>
              <w:pStyle w:val="af2"/>
            </w:pPr>
            <w:r w:rsidRPr="00E07DDA">
              <w:t xml:space="preserve">    for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in </w:t>
            </w:r>
            <w:r w:rsidRPr="00E07DDA">
              <w:rPr>
                <w:u w:val="single"/>
              </w:rPr>
              <w:t>range</w:t>
            </w:r>
            <w:r w:rsidRPr="00E07DDA">
              <w:t>(</w:t>
            </w:r>
            <w:r w:rsidRPr="00E07DDA">
              <w:rPr>
                <w:i/>
                <w:iCs/>
              </w:rPr>
              <w:t>n</w:t>
            </w:r>
            <w:r w:rsidRPr="00E07DDA">
              <w:t>+1):</w:t>
            </w:r>
          </w:p>
          <w:p w14:paraId="55DBDD89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</w:t>
            </w:r>
            <w:proofErr w:type="spellStart"/>
            <w:r w:rsidRPr="00E07DDA">
              <w:t>y_i</w:t>
            </w:r>
            <w:proofErr w:type="spellEnd"/>
            <w:r w:rsidRPr="00E07DDA">
              <w:t xml:space="preserve"> = </w:t>
            </w:r>
            <w:r w:rsidRPr="00E07DDA">
              <w:rPr>
                <w:i/>
                <w:iCs/>
              </w:rPr>
              <w:t>fun</w:t>
            </w:r>
            <w:r w:rsidRPr="00E07DDA">
              <w:t>(</w:t>
            </w:r>
            <w:proofErr w:type="spellStart"/>
            <w:r w:rsidRPr="00E07DDA">
              <w:rPr>
                <w:i/>
                <w:iCs/>
              </w:rPr>
              <w:t>a</w:t>
            </w:r>
            <w:r w:rsidRPr="00E07DDA">
              <w:t>+h</w:t>
            </w:r>
            <w:proofErr w:type="spellEnd"/>
            <w:r w:rsidRPr="00E07DDA">
              <w:t>*</w:t>
            </w:r>
            <w:proofErr w:type="spellStart"/>
            <w:r w:rsidRPr="00E07DDA">
              <w:t>i</w:t>
            </w:r>
            <w:proofErr w:type="spellEnd"/>
            <w:r w:rsidRPr="00E07DDA">
              <w:t>)</w:t>
            </w:r>
          </w:p>
          <w:p w14:paraId="6ECEC02F" w14:textId="77777777" w:rsidR="008F46F1" w:rsidRPr="00E07DDA" w:rsidRDefault="008F46F1" w:rsidP="008F46F1">
            <w:pPr>
              <w:pStyle w:val="af2"/>
            </w:pPr>
            <w:r w:rsidRPr="00E07DDA">
              <w:t>        if i%2==0:</w:t>
            </w:r>
          </w:p>
          <w:p w14:paraId="0CAFCF1A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result += 2 * </w:t>
            </w:r>
            <w:proofErr w:type="spellStart"/>
            <w:r w:rsidRPr="00E07DDA">
              <w:t>y_i</w:t>
            </w:r>
            <w:proofErr w:type="spellEnd"/>
            <w:r w:rsidRPr="00E07DDA">
              <w:t xml:space="preserve">          </w:t>
            </w:r>
          </w:p>
          <w:p w14:paraId="4FA8CE05" w14:textId="77777777" w:rsidR="008F46F1" w:rsidRPr="00E07DDA" w:rsidRDefault="008F46F1" w:rsidP="008F46F1">
            <w:pPr>
              <w:pStyle w:val="af2"/>
            </w:pPr>
            <w:r w:rsidRPr="00E07DDA">
              <w:t>        else:</w:t>
            </w:r>
          </w:p>
          <w:p w14:paraId="19F46ACA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result += 4 * </w:t>
            </w:r>
            <w:proofErr w:type="spellStart"/>
            <w:r w:rsidRPr="00E07DDA">
              <w:t>y_i</w:t>
            </w:r>
            <w:proofErr w:type="spellEnd"/>
          </w:p>
          <w:p w14:paraId="50B17A1C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</w:t>
            </w:r>
          </w:p>
          <w:p w14:paraId="43A65CE3" w14:textId="77777777" w:rsidR="008F46F1" w:rsidRPr="00E07DDA" w:rsidRDefault="008F46F1" w:rsidP="008F46F1">
            <w:pPr>
              <w:pStyle w:val="af2"/>
            </w:pPr>
            <w:r w:rsidRPr="00E07DDA">
              <w:t>    return result* h/3</w:t>
            </w:r>
          </w:p>
          <w:p w14:paraId="60464CB3" w14:textId="77777777" w:rsidR="008F46F1" w:rsidRPr="00E07DDA" w:rsidRDefault="008F46F1" w:rsidP="008F46F1">
            <w:pPr>
              <w:pStyle w:val="af2"/>
            </w:pPr>
          </w:p>
          <w:p w14:paraId="03F95FE0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lastRenderedPageBreak/>
              <w:t>def</w:t>
            </w:r>
            <w:r w:rsidRPr="00E07DDA">
              <w:t xml:space="preserve"> </w:t>
            </w:r>
            <w:proofErr w:type="spellStart"/>
            <w:r w:rsidRPr="00E07DDA">
              <w:t>runge_rule</w:t>
            </w:r>
            <w:proofErr w:type="spellEnd"/>
            <w:r w:rsidRPr="00E07DDA">
              <w:t>(</w:t>
            </w:r>
            <w:r w:rsidRPr="00E07DDA">
              <w:rPr>
                <w:i/>
                <w:iCs/>
              </w:rPr>
              <w:t>I1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I0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k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e</w:t>
            </w:r>
            <w:r w:rsidRPr="00E07DDA">
              <w:t>):</w:t>
            </w:r>
          </w:p>
          <w:p w14:paraId="10DFB69F" w14:textId="77777777" w:rsidR="008F46F1" w:rsidRPr="00E07DDA" w:rsidRDefault="008F46F1" w:rsidP="008F46F1">
            <w:pPr>
              <w:pStyle w:val="af2"/>
            </w:pPr>
            <w:r w:rsidRPr="00E07DDA">
              <w:t>    R = abs(</w:t>
            </w:r>
            <w:r w:rsidRPr="00E07DDA">
              <w:rPr>
                <w:i/>
                <w:iCs/>
              </w:rPr>
              <w:t>I1</w:t>
            </w:r>
            <w:r w:rsidRPr="00E07DDA">
              <w:t xml:space="preserve"> - </w:t>
            </w:r>
            <w:r w:rsidRPr="00E07DDA">
              <w:rPr>
                <w:i/>
                <w:iCs/>
              </w:rPr>
              <w:t>I0</w:t>
            </w:r>
            <w:r w:rsidRPr="00E07DDA">
              <w:t>) / (2**</w:t>
            </w:r>
            <w:r w:rsidRPr="00E07DDA">
              <w:rPr>
                <w:i/>
                <w:iCs/>
              </w:rPr>
              <w:t>k</w:t>
            </w:r>
            <w:r w:rsidRPr="00E07DDA">
              <w:t xml:space="preserve"> - 1)</w:t>
            </w:r>
          </w:p>
          <w:p w14:paraId="716DA59C" w14:textId="77777777" w:rsidR="008F46F1" w:rsidRPr="00E07DDA" w:rsidRDefault="008F46F1" w:rsidP="008F46F1">
            <w:pPr>
              <w:pStyle w:val="af2"/>
            </w:pPr>
            <w:r w:rsidRPr="00E07DDA">
              <w:t xml:space="preserve">    return R &lt; </w:t>
            </w:r>
            <w:r w:rsidRPr="00E07DDA">
              <w:rPr>
                <w:i/>
                <w:iCs/>
              </w:rPr>
              <w:t>e</w:t>
            </w:r>
          </w:p>
          <w:p w14:paraId="16774630" w14:textId="77777777" w:rsidR="008F46F1" w:rsidRPr="00E07DDA" w:rsidRDefault="008F46F1" w:rsidP="008F46F1">
            <w:pPr>
              <w:pStyle w:val="af2"/>
            </w:pPr>
          </w:p>
          <w:p w14:paraId="78CC644B" w14:textId="77777777" w:rsidR="008F46F1" w:rsidRPr="00E07DDA" w:rsidRDefault="008F46F1" w:rsidP="008F46F1">
            <w:pPr>
              <w:pStyle w:val="af2"/>
            </w:pPr>
            <w:r w:rsidRPr="00E07DDA">
              <w:rPr>
                <w:i/>
                <w:iCs/>
              </w:rPr>
              <w:t>def</w:t>
            </w:r>
            <w:r w:rsidRPr="00E07DDA">
              <w:t xml:space="preserve"> </w:t>
            </w:r>
            <w:proofErr w:type="spellStart"/>
            <w:r w:rsidRPr="00E07DDA">
              <w:t>calucale_integral</w:t>
            </w:r>
            <w:proofErr w:type="spellEnd"/>
            <w:r w:rsidRPr="00E07DDA">
              <w:t>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method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k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e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logs</w:t>
            </w:r>
            <w:r w:rsidRPr="00E07DDA">
              <w:t xml:space="preserve">=False, </w:t>
            </w:r>
            <w:proofErr w:type="spellStart"/>
            <w:r w:rsidRPr="00E07DDA">
              <w:rPr>
                <w:i/>
                <w:iCs/>
              </w:rPr>
              <w:t>max_iter</w:t>
            </w:r>
            <w:proofErr w:type="spellEnd"/>
            <w:r w:rsidRPr="00E07DDA">
              <w:t>=100):</w:t>
            </w:r>
          </w:p>
          <w:p w14:paraId="54308EAD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E07DDA">
              <w:t xml:space="preserve">    </w:t>
            </w:r>
            <w:r w:rsidRPr="008F46F1">
              <w:rPr>
                <w:lang w:val="ru-RU"/>
              </w:rPr>
              <w:t>"""</w:t>
            </w:r>
          </w:p>
          <w:p w14:paraId="65DE5F62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>    Вычисление интеграла с заданной точностью</w:t>
            </w:r>
          </w:p>
          <w:p w14:paraId="1EFE18F5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</w:t>
            </w:r>
            <w:proofErr w:type="spellStart"/>
            <w:r w:rsidRPr="008F46F1">
              <w:rPr>
                <w:lang w:val="ru-RU"/>
              </w:rPr>
              <w:t>fun</w:t>
            </w:r>
            <w:proofErr w:type="spellEnd"/>
            <w:r w:rsidRPr="008F46F1">
              <w:rPr>
                <w:lang w:val="ru-RU"/>
              </w:rPr>
              <w:t xml:space="preserve"> - интегрируемая функция</w:t>
            </w:r>
          </w:p>
          <w:p w14:paraId="15102721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</w:t>
            </w:r>
            <w:proofErr w:type="spellStart"/>
            <w:r w:rsidRPr="008F46F1">
              <w:rPr>
                <w:lang w:val="ru-RU"/>
              </w:rPr>
              <w:t>method</w:t>
            </w:r>
            <w:proofErr w:type="spellEnd"/>
            <w:r w:rsidRPr="008F46F1">
              <w:rPr>
                <w:lang w:val="ru-RU"/>
              </w:rPr>
              <w:t xml:space="preserve"> - метод интегрирования (функция)</w:t>
            </w:r>
          </w:p>
          <w:p w14:paraId="27B9D257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>    k - порядок точности метода</w:t>
            </w:r>
          </w:p>
          <w:p w14:paraId="1EC713AC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>    a, b - пределы интегрирования</w:t>
            </w:r>
          </w:p>
          <w:p w14:paraId="564A6C93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>    e - требуемая точность</w:t>
            </w:r>
          </w:p>
          <w:p w14:paraId="00341AFF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>    """</w:t>
            </w:r>
          </w:p>
          <w:p w14:paraId="69FC6913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</w:t>
            </w:r>
          </w:p>
          <w:p w14:paraId="1357DFD7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>    # TODO: Обработка разрыва 2 рода</w:t>
            </w:r>
          </w:p>
          <w:p w14:paraId="2D32E61E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# TODO: если выйти из области </w:t>
            </w:r>
            <w:proofErr w:type="spellStart"/>
            <w:r w:rsidRPr="008F46F1">
              <w:rPr>
                <w:lang w:val="ru-RU"/>
              </w:rPr>
              <w:t>определния</w:t>
            </w:r>
            <w:proofErr w:type="spellEnd"/>
            <w:r w:rsidRPr="008F46F1">
              <w:rPr>
                <w:lang w:val="ru-RU"/>
              </w:rPr>
              <w:t xml:space="preserve"> - не решается</w:t>
            </w:r>
          </w:p>
          <w:p w14:paraId="14B2CA6B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</w:t>
            </w:r>
          </w:p>
          <w:p w14:paraId="2A0C2338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</w:t>
            </w:r>
          </w:p>
          <w:p w14:paraId="2EAFE599" w14:textId="77777777" w:rsidR="008F46F1" w:rsidRPr="00E07DDA" w:rsidRDefault="008F46F1" w:rsidP="008F46F1">
            <w:pPr>
              <w:pStyle w:val="af2"/>
            </w:pPr>
            <w:r w:rsidRPr="008F46F1">
              <w:rPr>
                <w:lang w:val="ru-RU"/>
              </w:rPr>
              <w:t xml:space="preserve">    </w:t>
            </w:r>
            <w:r w:rsidRPr="00E07DDA">
              <w:t>n = 4</w:t>
            </w:r>
          </w:p>
          <w:p w14:paraId="2D07F8A6" w14:textId="77777777" w:rsidR="008F46F1" w:rsidRPr="00E07DDA" w:rsidRDefault="008F46F1" w:rsidP="008F46F1">
            <w:pPr>
              <w:pStyle w:val="af2"/>
            </w:pPr>
            <w:r w:rsidRPr="00E07DDA">
              <w:t xml:space="preserve">   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= 0</w:t>
            </w:r>
          </w:p>
          <w:p w14:paraId="25DAB885" w14:textId="77777777" w:rsidR="008F46F1" w:rsidRPr="00E07DDA" w:rsidRDefault="008F46F1" w:rsidP="008F46F1">
            <w:pPr>
              <w:pStyle w:val="af2"/>
            </w:pPr>
            <w:r w:rsidRPr="00E07DDA">
              <w:t>    integrals = []</w:t>
            </w:r>
          </w:p>
          <w:p w14:paraId="52E59358" w14:textId="77777777" w:rsidR="008F46F1" w:rsidRPr="00E07DDA" w:rsidRDefault="008F46F1" w:rsidP="008F46F1">
            <w:pPr>
              <w:pStyle w:val="af2"/>
            </w:pPr>
            <w:r w:rsidRPr="00E07DDA">
              <w:t xml:space="preserve">    </w:t>
            </w:r>
          </w:p>
          <w:p w14:paraId="4C526651" w14:textId="77777777" w:rsidR="008F46F1" w:rsidRPr="00E07DDA" w:rsidRDefault="008F46F1" w:rsidP="008F46F1">
            <w:pPr>
              <w:pStyle w:val="af2"/>
            </w:pPr>
            <w:r w:rsidRPr="00E07DDA">
              <w:t xml:space="preserve">    while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&lt; </w:t>
            </w:r>
            <w:proofErr w:type="spellStart"/>
            <w:r w:rsidRPr="00E07DDA">
              <w:rPr>
                <w:i/>
                <w:iCs/>
              </w:rPr>
              <w:t>max_iter</w:t>
            </w:r>
            <w:proofErr w:type="spellEnd"/>
            <w:r w:rsidRPr="00E07DDA">
              <w:t>:</w:t>
            </w:r>
          </w:p>
          <w:p w14:paraId="102C18FB" w14:textId="77777777" w:rsidR="008F46F1" w:rsidRPr="00E07DDA" w:rsidRDefault="008F46F1" w:rsidP="008F46F1">
            <w:pPr>
              <w:pStyle w:val="af2"/>
            </w:pPr>
            <w:r w:rsidRPr="00E07DDA">
              <w:t>        try:</w:t>
            </w:r>
          </w:p>
          <w:p w14:paraId="06C709B6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</w:t>
            </w:r>
            <w:proofErr w:type="spellStart"/>
            <w:r w:rsidRPr="00E07DDA">
              <w:t>current_integral</w:t>
            </w:r>
            <w:proofErr w:type="spellEnd"/>
            <w:r w:rsidRPr="00E07DDA">
              <w:t xml:space="preserve"> = </w:t>
            </w:r>
            <w:r w:rsidRPr="00E07DDA">
              <w:rPr>
                <w:i/>
                <w:iCs/>
              </w:rPr>
              <w:t>method</w:t>
            </w:r>
            <w:r w:rsidRPr="00E07DDA">
              <w:t>(</w:t>
            </w:r>
            <w:r w:rsidRPr="00E07DDA">
              <w:rPr>
                <w:i/>
                <w:iCs/>
              </w:rPr>
              <w:t>fun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a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b</w:t>
            </w:r>
            <w:r w:rsidRPr="00E07DDA">
              <w:t>, n)</w:t>
            </w:r>
          </w:p>
          <w:p w14:paraId="1CCC4B42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</w:t>
            </w:r>
            <w:proofErr w:type="spellStart"/>
            <w:r w:rsidRPr="00E07DDA">
              <w:t>integrals.append</w:t>
            </w:r>
            <w:proofErr w:type="spellEnd"/>
            <w:r w:rsidRPr="00E07DDA">
              <w:t>(</w:t>
            </w:r>
            <w:proofErr w:type="spellStart"/>
            <w:r w:rsidRPr="00E07DDA">
              <w:t>current_integral</w:t>
            </w:r>
            <w:proofErr w:type="spellEnd"/>
            <w:r w:rsidRPr="00E07DDA">
              <w:t>)</w:t>
            </w:r>
          </w:p>
          <w:p w14:paraId="646FE908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except </w:t>
            </w:r>
            <w:r w:rsidRPr="00E07DDA">
              <w:rPr>
                <w:u w:val="single"/>
              </w:rPr>
              <w:t>Exception</w:t>
            </w:r>
            <w:r w:rsidRPr="00E07DDA">
              <w:t xml:space="preserve"> as ex:</w:t>
            </w:r>
          </w:p>
          <w:p w14:paraId="344BD1BE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E07DDA">
              <w:t xml:space="preserve">            </w:t>
            </w:r>
            <w:proofErr w:type="spellStart"/>
            <w:r w:rsidRPr="008F46F1">
              <w:rPr>
                <w:lang w:val="ru-RU"/>
              </w:rPr>
              <w:t>print</w:t>
            </w:r>
            <w:proofErr w:type="spellEnd"/>
            <w:r w:rsidRPr="008F46F1">
              <w:rPr>
                <w:lang w:val="ru-RU"/>
              </w:rPr>
              <w:t>(</w:t>
            </w:r>
            <w:proofErr w:type="spellStart"/>
            <w:r w:rsidRPr="008F46F1">
              <w:rPr>
                <w:i/>
                <w:iCs/>
                <w:lang w:val="ru-RU"/>
              </w:rPr>
              <w:t>f</w:t>
            </w:r>
            <w:r w:rsidRPr="008F46F1">
              <w:rPr>
                <w:lang w:val="ru-RU"/>
              </w:rPr>
              <w:t>"Ошибка</w:t>
            </w:r>
            <w:proofErr w:type="spellEnd"/>
            <w:r w:rsidRPr="008F46F1">
              <w:rPr>
                <w:lang w:val="ru-RU"/>
              </w:rPr>
              <w:t xml:space="preserve"> при вызове метода: {</w:t>
            </w:r>
            <w:proofErr w:type="spellStart"/>
            <w:r w:rsidRPr="008F46F1">
              <w:rPr>
                <w:lang w:val="ru-RU"/>
              </w:rPr>
              <w:t>ex</w:t>
            </w:r>
            <w:proofErr w:type="spellEnd"/>
            <w:r w:rsidRPr="008F46F1">
              <w:rPr>
                <w:lang w:val="ru-RU"/>
              </w:rPr>
              <w:t>}")</w:t>
            </w:r>
          </w:p>
          <w:p w14:paraId="5BBA26D6" w14:textId="77777777" w:rsidR="008F46F1" w:rsidRPr="00E07DDA" w:rsidRDefault="008F46F1" w:rsidP="008F46F1">
            <w:pPr>
              <w:pStyle w:val="af2"/>
            </w:pPr>
            <w:r w:rsidRPr="008F46F1">
              <w:rPr>
                <w:lang w:val="ru-RU"/>
              </w:rPr>
              <w:t xml:space="preserve">            </w:t>
            </w:r>
            <w:r w:rsidRPr="00E07DDA">
              <w:t>print(</w:t>
            </w:r>
            <w:proofErr w:type="spellStart"/>
            <w:r w:rsidRPr="00E07DDA">
              <w:rPr>
                <w:i/>
                <w:iCs/>
              </w:rPr>
              <w:t>f</w:t>
            </w:r>
            <w:r w:rsidRPr="00E07DDA">
              <w:t>"method</w:t>
            </w:r>
            <w:proofErr w:type="spellEnd"/>
            <w:r w:rsidRPr="00E07DDA">
              <w:t>={</w:t>
            </w:r>
            <w:r w:rsidRPr="00E07DDA">
              <w:rPr>
                <w:i/>
                <w:iCs/>
              </w:rPr>
              <w:t>method</w:t>
            </w:r>
            <w:r w:rsidRPr="00E07DDA">
              <w:t>}, fun={</w:t>
            </w:r>
            <w:r w:rsidRPr="00E07DDA">
              <w:rPr>
                <w:i/>
                <w:iCs/>
              </w:rPr>
              <w:t>fun</w:t>
            </w:r>
            <w:r w:rsidRPr="00E07DDA">
              <w:t>}, a={</w:t>
            </w:r>
            <w:r w:rsidRPr="00E07DDA">
              <w:rPr>
                <w:i/>
                <w:iCs/>
              </w:rPr>
              <w:t>a</w:t>
            </w:r>
            <w:r w:rsidRPr="00E07DDA">
              <w:t>}, b={</w:t>
            </w:r>
            <w:r w:rsidRPr="00E07DDA">
              <w:rPr>
                <w:i/>
                <w:iCs/>
              </w:rPr>
              <w:t>b</w:t>
            </w:r>
            <w:r w:rsidRPr="00E07DDA">
              <w:t>}, n={n}")</w:t>
            </w:r>
          </w:p>
          <w:p w14:paraId="0F70BE28" w14:textId="77777777" w:rsidR="008F46F1" w:rsidRPr="00E07DDA" w:rsidRDefault="008F46F1" w:rsidP="008F46F1">
            <w:pPr>
              <w:pStyle w:val="af2"/>
            </w:pPr>
            <w:r w:rsidRPr="00E07DDA">
              <w:t>            raise</w:t>
            </w:r>
          </w:p>
          <w:p w14:paraId="733BB2E9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</w:t>
            </w:r>
          </w:p>
          <w:p w14:paraId="544B7F31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if </w:t>
            </w:r>
            <w:r w:rsidRPr="00E07DDA">
              <w:rPr>
                <w:i/>
                <w:iCs/>
              </w:rPr>
              <w:t>logs</w:t>
            </w:r>
            <w:r w:rsidRPr="00E07DDA">
              <w:t>:</w:t>
            </w:r>
          </w:p>
          <w:p w14:paraId="6F5B6007" w14:textId="77777777" w:rsidR="008F46F1" w:rsidRPr="00E07DDA" w:rsidRDefault="008F46F1" w:rsidP="008F46F1">
            <w:pPr>
              <w:pStyle w:val="af2"/>
            </w:pPr>
            <w:r w:rsidRPr="00E07DDA">
              <w:t>            print(</w:t>
            </w:r>
            <w:r w:rsidRPr="00E07DDA">
              <w:rPr>
                <w:i/>
                <w:iCs/>
              </w:rPr>
              <w:t>f</w:t>
            </w:r>
            <w:r w:rsidRPr="00E07DDA">
              <w:t>"[{</w:t>
            </w:r>
            <w:proofErr w:type="spellStart"/>
            <w:r w:rsidRPr="00E07DDA">
              <w:t>i</w:t>
            </w:r>
            <w:proofErr w:type="spellEnd"/>
            <w:r w:rsidRPr="00E07DDA">
              <w:t>}]: n={n}, integral={</w:t>
            </w:r>
            <w:proofErr w:type="spellStart"/>
            <w:r w:rsidRPr="00E07DDA">
              <w:t>current_integral</w:t>
            </w:r>
            <w:proofErr w:type="spellEnd"/>
            <w:r w:rsidRPr="00E07DDA">
              <w:t>}")</w:t>
            </w:r>
          </w:p>
          <w:p w14:paraId="1F7FD598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</w:t>
            </w:r>
          </w:p>
          <w:p w14:paraId="0631F52D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if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&gt;= 1:</w:t>
            </w:r>
          </w:p>
          <w:p w14:paraId="4597615D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    if </w:t>
            </w:r>
            <w:proofErr w:type="spellStart"/>
            <w:r w:rsidRPr="00E07DDA">
              <w:t>runge_rule</w:t>
            </w:r>
            <w:proofErr w:type="spellEnd"/>
            <w:r w:rsidRPr="00E07DDA">
              <w:t>(</w:t>
            </w:r>
            <w:proofErr w:type="spellStart"/>
            <w:r w:rsidRPr="00E07DDA">
              <w:t>current_integral</w:t>
            </w:r>
            <w:proofErr w:type="spellEnd"/>
            <w:r w:rsidRPr="00E07DDA">
              <w:t xml:space="preserve">, integrals[-2], </w:t>
            </w:r>
            <w:r w:rsidRPr="00E07DDA">
              <w:rPr>
                <w:i/>
                <w:iCs/>
              </w:rPr>
              <w:t>k</w:t>
            </w:r>
            <w:r w:rsidRPr="00E07DDA">
              <w:t xml:space="preserve">, </w:t>
            </w:r>
            <w:r w:rsidRPr="00E07DDA">
              <w:rPr>
                <w:i/>
                <w:iCs/>
              </w:rPr>
              <w:t>e</w:t>
            </w:r>
            <w:r w:rsidRPr="00E07DDA">
              <w:t>):</w:t>
            </w:r>
          </w:p>
          <w:p w14:paraId="5B7F1875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E07DDA">
              <w:t xml:space="preserve">                </w:t>
            </w:r>
            <w:proofErr w:type="spellStart"/>
            <w:r w:rsidRPr="008F46F1">
              <w:rPr>
                <w:lang w:val="ru-RU"/>
              </w:rPr>
              <w:t>if</w:t>
            </w:r>
            <w:proofErr w:type="spellEnd"/>
            <w:r w:rsidRPr="008F46F1">
              <w:rPr>
                <w:lang w:val="ru-RU"/>
              </w:rPr>
              <w:t xml:space="preserve"> </w:t>
            </w:r>
            <w:proofErr w:type="spellStart"/>
            <w:r w:rsidRPr="008F46F1">
              <w:rPr>
                <w:i/>
                <w:iCs/>
                <w:lang w:val="ru-RU"/>
              </w:rPr>
              <w:t>logs</w:t>
            </w:r>
            <w:proofErr w:type="spellEnd"/>
            <w:r w:rsidRPr="008F46F1">
              <w:rPr>
                <w:lang w:val="ru-RU"/>
              </w:rPr>
              <w:t>:</w:t>
            </w:r>
          </w:p>
          <w:p w14:paraId="35DA1B05" w14:textId="77777777" w:rsidR="008F46F1" w:rsidRPr="008F46F1" w:rsidRDefault="008F46F1" w:rsidP="008F46F1">
            <w:pPr>
              <w:pStyle w:val="af2"/>
              <w:rPr>
                <w:lang w:val="ru-RU"/>
              </w:rPr>
            </w:pPr>
            <w:r w:rsidRPr="008F46F1">
              <w:rPr>
                <w:lang w:val="ru-RU"/>
              </w:rPr>
              <w:t xml:space="preserve">                    </w:t>
            </w:r>
            <w:proofErr w:type="spellStart"/>
            <w:r w:rsidRPr="008F46F1">
              <w:rPr>
                <w:lang w:val="ru-RU"/>
              </w:rPr>
              <w:t>print</w:t>
            </w:r>
            <w:proofErr w:type="spellEnd"/>
            <w:r w:rsidRPr="008F46F1">
              <w:rPr>
                <w:lang w:val="ru-RU"/>
              </w:rPr>
              <w:t>(</w:t>
            </w:r>
            <w:proofErr w:type="spellStart"/>
            <w:r w:rsidRPr="008F46F1">
              <w:rPr>
                <w:i/>
                <w:iCs/>
                <w:lang w:val="ru-RU"/>
              </w:rPr>
              <w:t>f</w:t>
            </w:r>
            <w:r w:rsidRPr="008F46F1">
              <w:rPr>
                <w:lang w:val="ru-RU"/>
              </w:rPr>
              <w:t>"Достигнута</w:t>
            </w:r>
            <w:proofErr w:type="spellEnd"/>
            <w:r w:rsidRPr="008F46F1">
              <w:rPr>
                <w:lang w:val="ru-RU"/>
              </w:rPr>
              <w:t xml:space="preserve"> точность на итерации {i}, n={n}")</w:t>
            </w:r>
          </w:p>
          <w:p w14:paraId="0B4B527B" w14:textId="77777777" w:rsidR="008F46F1" w:rsidRPr="00E07DDA" w:rsidRDefault="008F46F1" w:rsidP="008F46F1">
            <w:pPr>
              <w:pStyle w:val="af2"/>
            </w:pPr>
            <w:r w:rsidRPr="008F46F1">
              <w:rPr>
                <w:lang w:val="ru-RU"/>
              </w:rPr>
              <w:t xml:space="preserve">                </w:t>
            </w:r>
            <w:r w:rsidRPr="00E07DDA">
              <w:t>break</w:t>
            </w:r>
          </w:p>
          <w:p w14:paraId="63A7ECFB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</w:t>
            </w:r>
          </w:p>
          <w:p w14:paraId="3C3B5125" w14:textId="77777777" w:rsidR="008F46F1" w:rsidRPr="00E07DDA" w:rsidRDefault="008F46F1" w:rsidP="008F46F1">
            <w:pPr>
              <w:pStyle w:val="af2"/>
            </w:pPr>
            <w:r w:rsidRPr="00E07DDA">
              <w:t>        n *= 2</w:t>
            </w:r>
          </w:p>
          <w:p w14:paraId="4AA4CADD" w14:textId="77777777" w:rsidR="008F46F1" w:rsidRPr="00E07DDA" w:rsidRDefault="008F46F1" w:rsidP="008F46F1">
            <w:pPr>
              <w:pStyle w:val="af2"/>
            </w:pPr>
            <w:r w:rsidRPr="00E07DDA">
              <w:t xml:space="preserve">        </w:t>
            </w:r>
            <w:proofErr w:type="spellStart"/>
            <w:r w:rsidRPr="00E07DDA">
              <w:t>i</w:t>
            </w:r>
            <w:proofErr w:type="spellEnd"/>
            <w:r w:rsidRPr="00E07DDA">
              <w:t xml:space="preserve"> += 1</w:t>
            </w:r>
          </w:p>
          <w:p w14:paraId="2F0752A2" w14:textId="77777777" w:rsidR="008F46F1" w:rsidRPr="00E07DDA" w:rsidRDefault="008F46F1" w:rsidP="008F46F1">
            <w:pPr>
              <w:pStyle w:val="af2"/>
            </w:pPr>
            <w:r w:rsidRPr="00E07DDA">
              <w:t xml:space="preserve">    </w:t>
            </w:r>
          </w:p>
          <w:p w14:paraId="46F9DC3B" w14:textId="77777777" w:rsidR="008F46F1" w:rsidRPr="00E07DDA" w:rsidRDefault="008F46F1" w:rsidP="008F46F1">
            <w:pPr>
              <w:pStyle w:val="af2"/>
            </w:pPr>
            <w:r w:rsidRPr="00E07DDA">
              <w:t>    return integrals[-1]</w:t>
            </w:r>
          </w:p>
          <w:p w14:paraId="4CFE79AE" w14:textId="77777777" w:rsidR="00CB5B58" w:rsidRDefault="00CB5B58" w:rsidP="00CB5B58">
            <w:pPr>
              <w:pStyle w:val="af2"/>
            </w:pPr>
            <w:r>
              <w:t xml:space="preserve">    # </w:t>
            </w:r>
            <w:proofErr w:type="spellStart"/>
            <w:r>
              <w:t>Методы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 xml:space="preserve"> </w:t>
            </w:r>
            <w:proofErr w:type="spellStart"/>
            <w:r>
              <w:t>уравнений</w:t>
            </w:r>
            <w:proofErr w:type="spellEnd"/>
          </w:p>
          <w:p w14:paraId="598EF994" w14:textId="77777777" w:rsidR="00CB5B58" w:rsidRDefault="00CB5B58" w:rsidP="00CB5B58">
            <w:pPr>
              <w:pStyle w:val="af2"/>
            </w:pPr>
            <w:r>
              <w:t xml:space="preserve">    @staticmethod</w:t>
            </w:r>
          </w:p>
          <w:p w14:paraId="5D0975C9" w14:textId="77777777" w:rsidR="00CB5B58" w:rsidRDefault="00CB5B58" w:rsidP="00CB5B58">
            <w:pPr>
              <w:pStyle w:val="af2"/>
            </w:pPr>
            <w:r>
              <w:t xml:space="preserve">    def </w:t>
            </w:r>
            <w:proofErr w:type="spellStart"/>
            <w:r>
              <w:t>solve_bisection</w:t>
            </w:r>
            <w:proofErr w:type="spellEnd"/>
            <w:r>
              <w:t xml:space="preserve">(f, a, b, eps, </w:t>
            </w:r>
            <w:proofErr w:type="spellStart"/>
            <w:r>
              <w:t>max_iter</w:t>
            </w:r>
            <w:proofErr w:type="spellEnd"/>
            <w:r>
              <w:t>=100):</w:t>
            </w:r>
          </w:p>
          <w:p w14:paraId="4EF883C0" w14:textId="77777777" w:rsidR="00CB5B58" w:rsidRDefault="00CB5B58" w:rsidP="00CB5B58">
            <w:pPr>
              <w:pStyle w:val="af2"/>
            </w:pPr>
            <w:r>
              <w:t xml:space="preserve">        history = []</w:t>
            </w:r>
          </w:p>
          <w:p w14:paraId="2EE32D86" w14:textId="77777777" w:rsidR="00CB5B58" w:rsidRDefault="00CB5B58" w:rsidP="00CB5B58">
            <w:pPr>
              <w:pStyle w:val="af2"/>
            </w:pPr>
            <w:r>
              <w:t xml:space="preserve">        if f(a) * f(b) &gt; 0:</w:t>
            </w:r>
          </w:p>
          <w:p w14:paraId="5C56402D" w14:textId="77777777" w:rsidR="00CB5B58" w:rsidRPr="00E07DDA" w:rsidRDefault="00CB5B58" w:rsidP="00CB5B58">
            <w:pPr>
              <w:pStyle w:val="af2"/>
              <w:rPr>
                <w:lang w:val="ru-RU"/>
              </w:rPr>
            </w:pPr>
            <w:r>
              <w:t xml:space="preserve">            raise</w:t>
            </w:r>
            <w:r w:rsidRPr="00E07DDA">
              <w:rPr>
                <w:lang w:val="ru-RU"/>
              </w:rPr>
              <w:t xml:space="preserve"> </w:t>
            </w:r>
            <w:proofErr w:type="spellStart"/>
            <w:r>
              <w:t>ValueError</w:t>
            </w:r>
            <w:proofErr w:type="spellEnd"/>
            <w:r w:rsidRPr="00E07DDA">
              <w:rPr>
                <w:lang w:val="ru-RU"/>
              </w:rPr>
              <w:t>("На концах интервала функция должна иметь разные знаки")</w:t>
            </w:r>
          </w:p>
          <w:p w14:paraId="73E8D7A9" w14:textId="77777777" w:rsidR="00CB5B58" w:rsidRPr="00E07DDA" w:rsidRDefault="00CB5B58" w:rsidP="00CB5B58">
            <w:pPr>
              <w:pStyle w:val="af2"/>
              <w:rPr>
                <w:lang w:val="ru-RU"/>
              </w:rPr>
            </w:pPr>
            <w:r w:rsidRPr="00E07DDA">
              <w:rPr>
                <w:lang w:val="ru-RU"/>
              </w:rPr>
              <w:t xml:space="preserve">        </w:t>
            </w:r>
          </w:p>
          <w:p w14:paraId="46A65C04" w14:textId="77777777" w:rsidR="00CB5B58" w:rsidRDefault="00CB5B58" w:rsidP="00CB5B58">
            <w:pPr>
              <w:pStyle w:val="af2"/>
            </w:pPr>
            <w:r w:rsidRPr="00E07DDA">
              <w:rPr>
                <w:lang w:val="ru-RU"/>
              </w:rPr>
              <w:lastRenderedPageBreak/>
              <w:t xml:space="preserve">        </w:t>
            </w: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max_iter</w:t>
            </w:r>
            <w:proofErr w:type="spellEnd"/>
            <w:r>
              <w:t>):</w:t>
            </w:r>
          </w:p>
          <w:p w14:paraId="7724D566" w14:textId="77777777" w:rsidR="00CB5B58" w:rsidRDefault="00CB5B58" w:rsidP="00CB5B58">
            <w:pPr>
              <w:pStyle w:val="af2"/>
            </w:pPr>
            <w:r>
              <w:t xml:space="preserve">            c = (a + b) / 2</w:t>
            </w:r>
          </w:p>
          <w:p w14:paraId="5B1BA2FD" w14:textId="77777777" w:rsidR="00CB5B58" w:rsidRDefault="00CB5B58" w:rsidP="00CB5B58">
            <w:pPr>
              <w:pStyle w:val="af2"/>
            </w:pPr>
            <w:r>
              <w:t xml:space="preserve">            fc = f(c)</w:t>
            </w:r>
          </w:p>
          <w:p w14:paraId="4E48A458" w14:textId="77777777" w:rsidR="00CB5B58" w:rsidRDefault="00CB5B58" w:rsidP="00CB5B58">
            <w:pPr>
              <w:pStyle w:val="af2"/>
            </w:pPr>
            <w:r>
              <w:t xml:space="preserve">            err = (b - a) / 2</w:t>
            </w:r>
          </w:p>
          <w:p w14:paraId="53D5950A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43C38F01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history.append</w:t>
            </w:r>
            <w:proofErr w:type="spellEnd"/>
            <w:r>
              <w:t>({</w:t>
            </w:r>
          </w:p>
          <w:p w14:paraId="4051E232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iter</w:t>
            </w:r>
            <w:proofErr w:type="spellEnd"/>
            <w:r>
              <w:t xml:space="preserve">": i+1, </w:t>
            </w:r>
          </w:p>
          <w:p w14:paraId="205F60EC" w14:textId="77777777" w:rsidR="00CB5B58" w:rsidRDefault="00CB5B58" w:rsidP="00CB5B58">
            <w:pPr>
              <w:pStyle w:val="af2"/>
            </w:pPr>
            <w:r>
              <w:t xml:space="preserve">                "a": a, </w:t>
            </w:r>
          </w:p>
          <w:p w14:paraId="0615FF86" w14:textId="77777777" w:rsidR="00CB5B58" w:rsidRDefault="00CB5B58" w:rsidP="00CB5B58">
            <w:pPr>
              <w:pStyle w:val="af2"/>
            </w:pPr>
            <w:r>
              <w:t xml:space="preserve">                "b": b, </w:t>
            </w:r>
          </w:p>
          <w:p w14:paraId="14F87D97" w14:textId="77777777" w:rsidR="00CB5B58" w:rsidRDefault="00CB5B58" w:rsidP="00CB5B58">
            <w:pPr>
              <w:pStyle w:val="af2"/>
            </w:pPr>
            <w:r>
              <w:t xml:space="preserve">                "x": c, </w:t>
            </w:r>
          </w:p>
          <w:p w14:paraId="1BF6CF64" w14:textId="77777777" w:rsidR="00CB5B58" w:rsidRDefault="00CB5B58" w:rsidP="00CB5B58">
            <w:pPr>
              <w:pStyle w:val="af2"/>
            </w:pPr>
            <w:r>
              <w:t xml:space="preserve">                "f(x)": fc, </w:t>
            </w:r>
          </w:p>
          <w:p w14:paraId="667EF862" w14:textId="77777777" w:rsidR="00CB5B58" w:rsidRDefault="00CB5B58" w:rsidP="00CB5B58">
            <w:pPr>
              <w:pStyle w:val="af2"/>
            </w:pPr>
            <w:r>
              <w:t xml:space="preserve">                "error": err</w:t>
            </w:r>
          </w:p>
          <w:p w14:paraId="300BA543" w14:textId="77777777" w:rsidR="00CB5B58" w:rsidRDefault="00CB5B58" w:rsidP="00CB5B58">
            <w:pPr>
              <w:pStyle w:val="af2"/>
            </w:pPr>
            <w:r>
              <w:t xml:space="preserve">            })</w:t>
            </w:r>
          </w:p>
          <w:p w14:paraId="49CFD720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457CD405" w14:textId="77777777" w:rsidR="00CB5B58" w:rsidRDefault="00CB5B58" w:rsidP="00CB5B58">
            <w:pPr>
              <w:pStyle w:val="af2"/>
            </w:pPr>
            <w:r>
              <w:t xml:space="preserve">            if err &lt; eps or abs(fc) &lt; eps:</w:t>
            </w:r>
          </w:p>
          <w:p w14:paraId="60DEA526" w14:textId="77777777" w:rsidR="00CB5B58" w:rsidRDefault="00CB5B58" w:rsidP="00CB5B58">
            <w:pPr>
              <w:pStyle w:val="af2"/>
            </w:pPr>
            <w:r>
              <w:t xml:space="preserve">                break</w:t>
            </w:r>
          </w:p>
          <w:p w14:paraId="58727AC5" w14:textId="77777777" w:rsidR="00CB5B58" w:rsidRDefault="00CB5B58" w:rsidP="00CB5B58">
            <w:pPr>
              <w:pStyle w:val="af2"/>
            </w:pPr>
            <w:r>
              <w:t xml:space="preserve">                </w:t>
            </w:r>
          </w:p>
          <w:p w14:paraId="3ADCBAD9" w14:textId="77777777" w:rsidR="00CB5B58" w:rsidRDefault="00CB5B58" w:rsidP="00CB5B58">
            <w:pPr>
              <w:pStyle w:val="af2"/>
            </w:pPr>
            <w:r>
              <w:t xml:space="preserve">            if f(a) * fc &lt; 0:</w:t>
            </w:r>
          </w:p>
          <w:p w14:paraId="40F8E429" w14:textId="77777777" w:rsidR="00CB5B58" w:rsidRDefault="00CB5B58" w:rsidP="00CB5B58">
            <w:pPr>
              <w:pStyle w:val="af2"/>
            </w:pPr>
            <w:r>
              <w:t xml:space="preserve">                b = c</w:t>
            </w:r>
          </w:p>
          <w:p w14:paraId="2755BDC1" w14:textId="77777777" w:rsidR="00CB5B58" w:rsidRDefault="00CB5B58" w:rsidP="00CB5B58">
            <w:pPr>
              <w:pStyle w:val="af2"/>
            </w:pPr>
            <w:r>
              <w:t xml:space="preserve">            else:</w:t>
            </w:r>
          </w:p>
          <w:p w14:paraId="1F5D6C2F" w14:textId="77777777" w:rsidR="00CB5B58" w:rsidRDefault="00CB5B58" w:rsidP="00CB5B58">
            <w:pPr>
              <w:pStyle w:val="af2"/>
            </w:pPr>
            <w:r>
              <w:t xml:space="preserve">                a = c</w:t>
            </w:r>
          </w:p>
          <w:p w14:paraId="5E0BFD19" w14:textId="77777777" w:rsidR="00CB5B58" w:rsidRDefault="00CB5B58" w:rsidP="00CB5B58">
            <w:pPr>
              <w:pStyle w:val="af2"/>
            </w:pPr>
            <w:r>
              <w:t xml:space="preserve">                </w:t>
            </w:r>
          </w:p>
          <w:p w14:paraId="0CF98080" w14:textId="77777777" w:rsidR="00CB5B58" w:rsidRDefault="00CB5B58" w:rsidP="00CB5B58">
            <w:pPr>
              <w:pStyle w:val="af2"/>
            </w:pPr>
            <w:r>
              <w:t xml:space="preserve">        return c, history</w:t>
            </w:r>
          </w:p>
          <w:p w14:paraId="5AC36EDD" w14:textId="77777777" w:rsidR="00CB5B58" w:rsidRDefault="00CB5B58" w:rsidP="00CB5B58">
            <w:pPr>
              <w:pStyle w:val="af2"/>
            </w:pPr>
            <w:r>
              <w:t xml:space="preserve">    </w:t>
            </w:r>
          </w:p>
          <w:p w14:paraId="1680EF40" w14:textId="77777777" w:rsidR="00CB5B58" w:rsidRDefault="00CB5B58" w:rsidP="00CB5B58">
            <w:pPr>
              <w:pStyle w:val="af2"/>
            </w:pPr>
            <w:r>
              <w:t xml:space="preserve">    @staticmethod</w:t>
            </w:r>
          </w:p>
          <w:p w14:paraId="6B67315B" w14:textId="77777777" w:rsidR="00CB5B58" w:rsidRDefault="00CB5B58" w:rsidP="00CB5B58">
            <w:pPr>
              <w:pStyle w:val="af2"/>
            </w:pPr>
            <w:r>
              <w:t xml:space="preserve">    def </w:t>
            </w:r>
            <w:proofErr w:type="spellStart"/>
            <w:r>
              <w:t>solve_secant</w:t>
            </w:r>
            <w:proofErr w:type="spellEnd"/>
            <w:r>
              <w:t xml:space="preserve">(f, x0, x1, eps, </w:t>
            </w:r>
            <w:proofErr w:type="spellStart"/>
            <w:r>
              <w:t>max_iter</w:t>
            </w:r>
            <w:proofErr w:type="spellEnd"/>
            <w:r>
              <w:t>=100):</w:t>
            </w:r>
          </w:p>
          <w:p w14:paraId="70DD585B" w14:textId="77777777" w:rsidR="00CB5B58" w:rsidRDefault="00CB5B58" w:rsidP="00CB5B58">
            <w:pPr>
              <w:pStyle w:val="af2"/>
            </w:pPr>
            <w:r>
              <w:t xml:space="preserve">        history = []</w:t>
            </w:r>
          </w:p>
          <w:p w14:paraId="76939543" w14:textId="77777777" w:rsidR="00CB5B58" w:rsidRDefault="00CB5B58" w:rsidP="00CB5B58">
            <w:pPr>
              <w:pStyle w:val="af2"/>
            </w:pPr>
            <w:r>
              <w:t xml:space="preserve">        </w:t>
            </w:r>
            <w:proofErr w:type="spellStart"/>
            <w:r>
              <w:t>x_prev</w:t>
            </w:r>
            <w:proofErr w:type="spellEnd"/>
            <w:r>
              <w:t xml:space="preserve">, </w:t>
            </w:r>
            <w:proofErr w:type="spellStart"/>
            <w:r>
              <w:t>x_curr</w:t>
            </w:r>
            <w:proofErr w:type="spellEnd"/>
            <w:r>
              <w:t xml:space="preserve"> = x0, x1</w:t>
            </w:r>
          </w:p>
          <w:p w14:paraId="16D2356F" w14:textId="77777777" w:rsidR="00CB5B58" w:rsidRDefault="00CB5B58" w:rsidP="00CB5B58">
            <w:pPr>
              <w:pStyle w:val="af2"/>
            </w:pPr>
            <w:r>
              <w:t xml:space="preserve">        </w:t>
            </w:r>
          </w:p>
          <w:p w14:paraId="1958B42D" w14:textId="77777777" w:rsidR="00CB5B58" w:rsidRDefault="00CB5B58" w:rsidP="00CB5B58">
            <w:pPr>
              <w:pStyle w:val="af2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max_iter</w:t>
            </w:r>
            <w:proofErr w:type="spellEnd"/>
            <w:r>
              <w:t>):</w:t>
            </w:r>
          </w:p>
          <w:p w14:paraId="7B04D572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f_prev</w:t>
            </w:r>
            <w:proofErr w:type="spellEnd"/>
            <w:r>
              <w:t xml:space="preserve"> = f(</w:t>
            </w:r>
            <w:proofErr w:type="spellStart"/>
            <w:r>
              <w:t>x_prev</w:t>
            </w:r>
            <w:proofErr w:type="spellEnd"/>
            <w:r>
              <w:t>)</w:t>
            </w:r>
          </w:p>
          <w:p w14:paraId="037D71FA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f_curr</w:t>
            </w:r>
            <w:proofErr w:type="spellEnd"/>
            <w:r>
              <w:t xml:space="preserve"> = f(</w:t>
            </w:r>
            <w:proofErr w:type="spellStart"/>
            <w:r>
              <w:t>x_curr</w:t>
            </w:r>
            <w:proofErr w:type="spellEnd"/>
            <w:r>
              <w:t>)</w:t>
            </w:r>
          </w:p>
          <w:p w14:paraId="7E8A2529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14C08F95" w14:textId="77777777" w:rsidR="00CB5B58" w:rsidRDefault="00CB5B58" w:rsidP="00CB5B58">
            <w:pPr>
              <w:pStyle w:val="af2"/>
            </w:pPr>
            <w:r>
              <w:t xml:space="preserve">            if abs(</w:t>
            </w:r>
            <w:proofErr w:type="spellStart"/>
            <w:r>
              <w:t>f_curr</w:t>
            </w:r>
            <w:proofErr w:type="spellEnd"/>
            <w:r>
              <w:t xml:space="preserve"> - </w:t>
            </w:r>
            <w:proofErr w:type="spellStart"/>
            <w:r>
              <w:t>f_prev</w:t>
            </w:r>
            <w:proofErr w:type="spellEnd"/>
            <w:r>
              <w:t>) &lt; 1e-15:</w:t>
            </w:r>
          </w:p>
          <w:p w14:paraId="3A50FA02" w14:textId="77777777" w:rsidR="00CB5B58" w:rsidRDefault="00CB5B58" w:rsidP="00CB5B58">
            <w:pPr>
              <w:pStyle w:val="af2"/>
            </w:pPr>
            <w:r>
              <w:t xml:space="preserve">                break</w:t>
            </w:r>
          </w:p>
          <w:p w14:paraId="4F93DF04" w14:textId="77777777" w:rsidR="00CB5B58" w:rsidRDefault="00CB5B58" w:rsidP="00CB5B58">
            <w:pPr>
              <w:pStyle w:val="af2"/>
            </w:pPr>
            <w:r>
              <w:t xml:space="preserve">                </w:t>
            </w:r>
          </w:p>
          <w:p w14:paraId="76DF7072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x_next</w:t>
            </w:r>
            <w:proofErr w:type="spellEnd"/>
            <w:r>
              <w:t xml:space="preserve"> = </w:t>
            </w:r>
            <w:proofErr w:type="spellStart"/>
            <w:r>
              <w:t>x_curr</w:t>
            </w:r>
            <w:proofErr w:type="spellEnd"/>
            <w:r>
              <w:t xml:space="preserve"> - </w:t>
            </w:r>
            <w:proofErr w:type="spellStart"/>
            <w:r>
              <w:t>f_curr</w:t>
            </w:r>
            <w:proofErr w:type="spellEnd"/>
            <w:r>
              <w:t xml:space="preserve"> * (</w:t>
            </w:r>
            <w:proofErr w:type="spellStart"/>
            <w:r>
              <w:t>x_curr</w:t>
            </w:r>
            <w:proofErr w:type="spellEnd"/>
            <w:r>
              <w:t xml:space="preserve"> - </w:t>
            </w:r>
            <w:proofErr w:type="spellStart"/>
            <w:r>
              <w:t>x_prev</w:t>
            </w:r>
            <w:proofErr w:type="spellEnd"/>
            <w:r>
              <w:t>) / (</w:t>
            </w:r>
            <w:proofErr w:type="spellStart"/>
            <w:r>
              <w:t>f_curr</w:t>
            </w:r>
            <w:proofErr w:type="spellEnd"/>
            <w:r>
              <w:t xml:space="preserve"> - </w:t>
            </w:r>
            <w:proofErr w:type="spellStart"/>
            <w:r>
              <w:t>f_prev</w:t>
            </w:r>
            <w:proofErr w:type="spellEnd"/>
            <w:r>
              <w:t>)</w:t>
            </w:r>
          </w:p>
          <w:p w14:paraId="74E9B701" w14:textId="77777777" w:rsidR="00CB5B58" w:rsidRDefault="00CB5B58" w:rsidP="00CB5B58">
            <w:pPr>
              <w:pStyle w:val="af2"/>
            </w:pPr>
            <w:r>
              <w:t xml:space="preserve">            err = abs(</w:t>
            </w:r>
            <w:proofErr w:type="spellStart"/>
            <w:r>
              <w:t>x_next</w:t>
            </w:r>
            <w:proofErr w:type="spellEnd"/>
            <w:r>
              <w:t xml:space="preserve"> - </w:t>
            </w:r>
            <w:proofErr w:type="spellStart"/>
            <w:r>
              <w:t>x_curr</w:t>
            </w:r>
            <w:proofErr w:type="spellEnd"/>
            <w:r>
              <w:t>)</w:t>
            </w:r>
          </w:p>
          <w:p w14:paraId="451E894A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3F85B353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history.append</w:t>
            </w:r>
            <w:proofErr w:type="spellEnd"/>
            <w:r>
              <w:t>({</w:t>
            </w:r>
          </w:p>
          <w:p w14:paraId="073D5005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iter</w:t>
            </w:r>
            <w:proofErr w:type="spellEnd"/>
            <w:r>
              <w:t>": i+1,</w:t>
            </w:r>
          </w:p>
          <w:p w14:paraId="563393A0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x_prev</w:t>
            </w:r>
            <w:proofErr w:type="spellEnd"/>
            <w:r>
              <w:t xml:space="preserve">": </w:t>
            </w:r>
            <w:proofErr w:type="spellStart"/>
            <w:r>
              <w:t>x_prev</w:t>
            </w:r>
            <w:proofErr w:type="spellEnd"/>
            <w:r>
              <w:t>,</w:t>
            </w:r>
          </w:p>
          <w:p w14:paraId="13B349BA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x_curr</w:t>
            </w:r>
            <w:proofErr w:type="spellEnd"/>
            <w:r>
              <w:t xml:space="preserve">": </w:t>
            </w:r>
            <w:proofErr w:type="spellStart"/>
            <w:r>
              <w:t>x_curr</w:t>
            </w:r>
            <w:proofErr w:type="spellEnd"/>
            <w:r>
              <w:t>,</w:t>
            </w:r>
          </w:p>
          <w:p w14:paraId="60202DEC" w14:textId="77777777" w:rsidR="00CB5B58" w:rsidRDefault="00CB5B58" w:rsidP="00CB5B58">
            <w:pPr>
              <w:pStyle w:val="af2"/>
            </w:pPr>
            <w:r>
              <w:t xml:space="preserve">                "f(</w:t>
            </w:r>
            <w:proofErr w:type="spellStart"/>
            <w:r>
              <w:t>x_prev</w:t>
            </w:r>
            <w:proofErr w:type="spellEnd"/>
            <w:r>
              <w:t xml:space="preserve">)": </w:t>
            </w:r>
            <w:proofErr w:type="spellStart"/>
            <w:r>
              <w:t>f_prev</w:t>
            </w:r>
            <w:proofErr w:type="spellEnd"/>
            <w:r>
              <w:t>,</w:t>
            </w:r>
          </w:p>
          <w:p w14:paraId="4D8EB044" w14:textId="77777777" w:rsidR="00CB5B58" w:rsidRDefault="00CB5B58" w:rsidP="00CB5B58">
            <w:pPr>
              <w:pStyle w:val="af2"/>
            </w:pPr>
            <w:r>
              <w:t xml:space="preserve">                "f(</w:t>
            </w:r>
            <w:proofErr w:type="spellStart"/>
            <w:r>
              <w:t>x_curr</w:t>
            </w:r>
            <w:proofErr w:type="spellEnd"/>
            <w:r>
              <w:t xml:space="preserve">)": </w:t>
            </w:r>
            <w:proofErr w:type="spellStart"/>
            <w:r>
              <w:t>f_curr</w:t>
            </w:r>
            <w:proofErr w:type="spellEnd"/>
            <w:r>
              <w:t>,</w:t>
            </w:r>
          </w:p>
          <w:p w14:paraId="760D125E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x_next</w:t>
            </w:r>
            <w:proofErr w:type="spellEnd"/>
            <w:r>
              <w:t xml:space="preserve">": </w:t>
            </w:r>
            <w:proofErr w:type="spellStart"/>
            <w:r>
              <w:t>x_next</w:t>
            </w:r>
            <w:proofErr w:type="spellEnd"/>
            <w:r>
              <w:t>,</w:t>
            </w:r>
          </w:p>
          <w:p w14:paraId="6E868F0A" w14:textId="77777777" w:rsidR="00CB5B58" w:rsidRDefault="00CB5B58" w:rsidP="00CB5B58">
            <w:pPr>
              <w:pStyle w:val="af2"/>
            </w:pPr>
            <w:r>
              <w:t xml:space="preserve">                "error": err</w:t>
            </w:r>
          </w:p>
          <w:p w14:paraId="3B2A6C3E" w14:textId="77777777" w:rsidR="00CB5B58" w:rsidRDefault="00CB5B58" w:rsidP="00CB5B58">
            <w:pPr>
              <w:pStyle w:val="af2"/>
            </w:pPr>
            <w:r>
              <w:t xml:space="preserve">            })</w:t>
            </w:r>
          </w:p>
          <w:p w14:paraId="658758DE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14692E64" w14:textId="77777777" w:rsidR="00CB5B58" w:rsidRDefault="00CB5B58" w:rsidP="00CB5B58">
            <w:pPr>
              <w:pStyle w:val="af2"/>
            </w:pPr>
            <w:r>
              <w:t xml:space="preserve">            if err &lt; eps or abs(f(</w:t>
            </w:r>
            <w:proofErr w:type="spellStart"/>
            <w:r>
              <w:t>x_next</w:t>
            </w:r>
            <w:proofErr w:type="spellEnd"/>
            <w:r>
              <w:t>)) &lt; eps:</w:t>
            </w:r>
          </w:p>
          <w:p w14:paraId="222581D4" w14:textId="77777777" w:rsidR="00CB5B58" w:rsidRDefault="00CB5B58" w:rsidP="00CB5B58">
            <w:pPr>
              <w:pStyle w:val="af2"/>
            </w:pPr>
            <w:r>
              <w:t xml:space="preserve">                </w:t>
            </w:r>
            <w:proofErr w:type="spellStart"/>
            <w:r>
              <w:t>x_curr</w:t>
            </w:r>
            <w:proofErr w:type="spellEnd"/>
            <w:r>
              <w:t xml:space="preserve"> = </w:t>
            </w:r>
            <w:proofErr w:type="spellStart"/>
            <w:r>
              <w:t>x_next</w:t>
            </w:r>
            <w:proofErr w:type="spellEnd"/>
          </w:p>
          <w:p w14:paraId="13F27125" w14:textId="77777777" w:rsidR="00CB5B58" w:rsidRDefault="00CB5B58" w:rsidP="00CB5B58">
            <w:pPr>
              <w:pStyle w:val="af2"/>
            </w:pPr>
            <w:r>
              <w:t xml:space="preserve">                break</w:t>
            </w:r>
          </w:p>
          <w:p w14:paraId="56EB44B9" w14:textId="77777777" w:rsidR="00CB5B58" w:rsidRDefault="00CB5B58" w:rsidP="00CB5B58">
            <w:pPr>
              <w:pStyle w:val="af2"/>
            </w:pPr>
            <w:r>
              <w:lastRenderedPageBreak/>
              <w:t xml:space="preserve">                </w:t>
            </w:r>
          </w:p>
          <w:p w14:paraId="1AB85476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x_prev</w:t>
            </w:r>
            <w:proofErr w:type="spellEnd"/>
            <w:r>
              <w:t xml:space="preserve">, </w:t>
            </w:r>
            <w:proofErr w:type="spellStart"/>
            <w:r>
              <w:t>x_curr</w:t>
            </w:r>
            <w:proofErr w:type="spellEnd"/>
            <w:r>
              <w:t xml:space="preserve"> = </w:t>
            </w:r>
            <w:proofErr w:type="spellStart"/>
            <w:r>
              <w:t>x_curr</w:t>
            </w:r>
            <w:proofErr w:type="spellEnd"/>
            <w:r>
              <w:t xml:space="preserve">, </w:t>
            </w:r>
            <w:proofErr w:type="spellStart"/>
            <w:r>
              <w:t>x_next</w:t>
            </w:r>
            <w:proofErr w:type="spellEnd"/>
          </w:p>
          <w:p w14:paraId="2C8CF1E2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36283BBA" w14:textId="77777777" w:rsidR="00CB5B58" w:rsidRDefault="00CB5B58" w:rsidP="00CB5B58">
            <w:pPr>
              <w:pStyle w:val="af2"/>
            </w:pPr>
            <w:r>
              <w:t xml:space="preserve">        return </w:t>
            </w:r>
            <w:proofErr w:type="spellStart"/>
            <w:r>
              <w:t>x_curr</w:t>
            </w:r>
            <w:proofErr w:type="spellEnd"/>
            <w:r>
              <w:t>, history</w:t>
            </w:r>
          </w:p>
          <w:p w14:paraId="40881321" w14:textId="77777777" w:rsidR="00CB5B58" w:rsidRDefault="00CB5B58" w:rsidP="00CB5B58">
            <w:pPr>
              <w:pStyle w:val="af2"/>
            </w:pPr>
            <w:r>
              <w:t xml:space="preserve">    </w:t>
            </w:r>
          </w:p>
          <w:p w14:paraId="3F52BA8C" w14:textId="77777777" w:rsidR="00CB5B58" w:rsidRDefault="00CB5B58" w:rsidP="00CB5B58">
            <w:pPr>
              <w:pStyle w:val="af2"/>
            </w:pPr>
            <w:r>
              <w:t xml:space="preserve">    @staticmethod</w:t>
            </w:r>
          </w:p>
          <w:p w14:paraId="63CB535D" w14:textId="77777777" w:rsidR="00CB5B58" w:rsidRDefault="00CB5B58" w:rsidP="00CB5B58">
            <w:pPr>
              <w:pStyle w:val="af2"/>
            </w:pPr>
            <w:r>
              <w:t xml:space="preserve">    def </w:t>
            </w:r>
            <w:proofErr w:type="spellStart"/>
            <w:r>
              <w:t>solve_simple_iteration</w:t>
            </w:r>
            <w:proofErr w:type="spellEnd"/>
            <w:r>
              <w:t xml:space="preserve">(phi, x0, eps, </w:t>
            </w:r>
            <w:proofErr w:type="spellStart"/>
            <w:r>
              <w:t>max_iter</w:t>
            </w:r>
            <w:proofErr w:type="spellEnd"/>
            <w:r>
              <w:t>=100):</w:t>
            </w:r>
          </w:p>
          <w:p w14:paraId="0A4A1412" w14:textId="77777777" w:rsidR="00CB5B58" w:rsidRDefault="00CB5B58" w:rsidP="00CB5B58">
            <w:pPr>
              <w:pStyle w:val="af2"/>
            </w:pPr>
            <w:r>
              <w:t xml:space="preserve">        history = []</w:t>
            </w:r>
          </w:p>
          <w:p w14:paraId="56F09EA0" w14:textId="77777777" w:rsidR="00CB5B58" w:rsidRDefault="00CB5B58" w:rsidP="00CB5B58">
            <w:pPr>
              <w:pStyle w:val="af2"/>
            </w:pPr>
            <w:r>
              <w:t xml:space="preserve">        </w:t>
            </w:r>
            <w:proofErr w:type="spellStart"/>
            <w:r>
              <w:t>x_curr</w:t>
            </w:r>
            <w:proofErr w:type="spellEnd"/>
            <w:r>
              <w:t xml:space="preserve"> = x0</w:t>
            </w:r>
          </w:p>
          <w:p w14:paraId="680240C8" w14:textId="77777777" w:rsidR="00CB5B58" w:rsidRDefault="00CB5B58" w:rsidP="00CB5B58">
            <w:pPr>
              <w:pStyle w:val="af2"/>
            </w:pPr>
            <w:r>
              <w:t xml:space="preserve">        </w:t>
            </w:r>
          </w:p>
          <w:p w14:paraId="397C1EA2" w14:textId="77777777" w:rsidR="00CB5B58" w:rsidRDefault="00CB5B58" w:rsidP="00CB5B58">
            <w:pPr>
              <w:pStyle w:val="af2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max_iter</w:t>
            </w:r>
            <w:proofErr w:type="spellEnd"/>
            <w:r>
              <w:t>):</w:t>
            </w:r>
          </w:p>
          <w:p w14:paraId="69B00EDB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x_next</w:t>
            </w:r>
            <w:proofErr w:type="spellEnd"/>
            <w:r>
              <w:t xml:space="preserve"> = phi(</w:t>
            </w:r>
            <w:proofErr w:type="spellStart"/>
            <w:r>
              <w:t>x_curr</w:t>
            </w:r>
            <w:proofErr w:type="spellEnd"/>
            <w:r>
              <w:t>)</w:t>
            </w:r>
          </w:p>
          <w:p w14:paraId="2236D7E1" w14:textId="77777777" w:rsidR="00CB5B58" w:rsidRDefault="00CB5B58" w:rsidP="00CB5B58">
            <w:pPr>
              <w:pStyle w:val="af2"/>
            </w:pPr>
            <w:r>
              <w:t xml:space="preserve">            err = abs(</w:t>
            </w:r>
            <w:proofErr w:type="spellStart"/>
            <w:r>
              <w:t>x_next</w:t>
            </w:r>
            <w:proofErr w:type="spellEnd"/>
            <w:r>
              <w:t xml:space="preserve"> - </w:t>
            </w:r>
            <w:proofErr w:type="spellStart"/>
            <w:r>
              <w:t>x_curr</w:t>
            </w:r>
            <w:proofErr w:type="spellEnd"/>
            <w:r>
              <w:t>)</w:t>
            </w:r>
          </w:p>
          <w:p w14:paraId="2D0490EE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2338CB29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history.append</w:t>
            </w:r>
            <w:proofErr w:type="spellEnd"/>
            <w:r>
              <w:t>({</w:t>
            </w:r>
          </w:p>
          <w:p w14:paraId="54D6AF6C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iter</w:t>
            </w:r>
            <w:proofErr w:type="spellEnd"/>
            <w:r>
              <w:t>": i+1,</w:t>
            </w:r>
          </w:p>
          <w:p w14:paraId="4B149FAB" w14:textId="77777777" w:rsidR="00CB5B58" w:rsidRDefault="00CB5B58" w:rsidP="00CB5B58">
            <w:pPr>
              <w:pStyle w:val="af2"/>
            </w:pPr>
            <w:r>
              <w:t xml:space="preserve">                "x": </w:t>
            </w:r>
            <w:proofErr w:type="spellStart"/>
            <w:r>
              <w:t>x_curr</w:t>
            </w:r>
            <w:proofErr w:type="spellEnd"/>
            <w:r>
              <w:t>,</w:t>
            </w:r>
          </w:p>
          <w:p w14:paraId="713E505D" w14:textId="77777777" w:rsidR="00CB5B58" w:rsidRDefault="00CB5B58" w:rsidP="00CB5B58">
            <w:pPr>
              <w:pStyle w:val="af2"/>
            </w:pPr>
            <w:r>
              <w:t xml:space="preserve">                "phi(x)": </w:t>
            </w:r>
            <w:proofErr w:type="spellStart"/>
            <w:r>
              <w:t>x_next</w:t>
            </w:r>
            <w:proofErr w:type="spellEnd"/>
            <w:r>
              <w:t>,</w:t>
            </w:r>
          </w:p>
          <w:p w14:paraId="7E9DF98A" w14:textId="77777777" w:rsidR="00CB5B58" w:rsidRDefault="00CB5B58" w:rsidP="00CB5B58">
            <w:pPr>
              <w:pStyle w:val="af2"/>
            </w:pPr>
            <w:r>
              <w:t xml:space="preserve">                "error": err</w:t>
            </w:r>
          </w:p>
          <w:p w14:paraId="0D7B29C8" w14:textId="77777777" w:rsidR="00CB5B58" w:rsidRDefault="00CB5B58" w:rsidP="00CB5B58">
            <w:pPr>
              <w:pStyle w:val="af2"/>
            </w:pPr>
            <w:r>
              <w:t xml:space="preserve">            })</w:t>
            </w:r>
          </w:p>
          <w:p w14:paraId="48FEA0DE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6B6E3BDD" w14:textId="77777777" w:rsidR="00CB5B58" w:rsidRDefault="00CB5B58" w:rsidP="00CB5B58">
            <w:pPr>
              <w:pStyle w:val="af2"/>
            </w:pPr>
            <w:r>
              <w:t xml:space="preserve">            if err &lt; eps:</w:t>
            </w:r>
          </w:p>
          <w:p w14:paraId="7EFB779B" w14:textId="77777777" w:rsidR="00CB5B58" w:rsidRDefault="00CB5B58" w:rsidP="00CB5B58">
            <w:pPr>
              <w:pStyle w:val="af2"/>
            </w:pPr>
            <w:r>
              <w:t xml:space="preserve">                </w:t>
            </w:r>
            <w:proofErr w:type="spellStart"/>
            <w:r>
              <w:t>x_curr</w:t>
            </w:r>
            <w:proofErr w:type="spellEnd"/>
            <w:r>
              <w:t xml:space="preserve"> = </w:t>
            </w:r>
            <w:proofErr w:type="spellStart"/>
            <w:r>
              <w:t>x_next</w:t>
            </w:r>
            <w:proofErr w:type="spellEnd"/>
          </w:p>
          <w:p w14:paraId="10286BEC" w14:textId="77777777" w:rsidR="00CB5B58" w:rsidRDefault="00CB5B58" w:rsidP="00CB5B58">
            <w:pPr>
              <w:pStyle w:val="af2"/>
            </w:pPr>
            <w:r>
              <w:t xml:space="preserve">                break</w:t>
            </w:r>
          </w:p>
          <w:p w14:paraId="79C104E3" w14:textId="77777777" w:rsidR="00CB5B58" w:rsidRDefault="00CB5B58" w:rsidP="00CB5B58">
            <w:pPr>
              <w:pStyle w:val="af2"/>
            </w:pPr>
            <w:r>
              <w:t xml:space="preserve">                </w:t>
            </w:r>
          </w:p>
          <w:p w14:paraId="7CE57597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x_curr</w:t>
            </w:r>
            <w:proofErr w:type="spellEnd"/>
            <w:r>
              <w:t xml:space="preserve"> = </w:t>
            </w:r>
            <w:proofErr w:type="spellStart"/>
            <w:r>
              <w:t>x_next</w:t>
            </w:r>
            <w:proofErr w:type="spellEnd"/>
          </w:p>
          <w:p w14:paraId="09DD2F40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056A5470" w14:textId="77777777" w:rsidR="00CB5B58" w:rsidRDefault="00CB5B58" w:rsidP="00CB5B58">
            <w:pPr>
              <w:pStyle w:val="af2"/>
            </w:pPr>
            <w:r>
              <w:t xml:space="preserve">        return </w:t>
            </w:r>
            <w:proofErr w:type="spellStart"/>
            <w:r>
              <w:t>x_curr</w:t>
            </w:r>
            <w:proofErr w:type="spellEnd"/>
            <w:r>
              <w:t>, history</w:t>
            </w:r>
          </w:p>
          <w:p w14:paraId="5B360A47" w14:textId="77777777" w:rsidR="00CB5B58" w:rsidRDefault="00CB5B58" w:rsidP="00CB5B58">
            <w:pPr>
              <w:pStyle w:val="af2"/>
            </w:pPr>
            <w:r>
              <w:t xml:space="preserve">    </w:t>
            </w:r>
          </w:p>
          <w:p w14:paraId="43352B79" w14:textId="77777777" w:rsidR="00CB5B58" w:rsidRDefault="00CB5B58" w:rsidP="00CB5B58">
            <w:pPr>
              <w:pStyle w:val="af2"/>
            </w:pPr>
            <w:r>
              <w:t xml:space="preserve">    #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  <w:p w14:paraId="69D18716" w14:textId="77777777" w:rsidR="00CB5B58" w:rsidRDefault="00CB5B58" w:rsidP="00CB5B58">
            <w:pPr>
              <w:pStyle w:val="af2"/>
            </w:pPr>
            <w:r>
              <w:t xml:space="preserve">    @staticmethod</w:t>
            </w:r>
          </w:p>
          <w:p w14:paraId="263857CC" w14:textId="77777777" w:rsidR="00CB5B58" w:rsidRDefault="00CB5B58" w:rsidP="00CB5B58">
            <w:pPr>
              <w:pStyle w:val="af2"/>
            </w:pPr>
            <w:r>
              <w:t xml:space="preserve">    def </w:t>
            </w:r>
            <w:proofErr w:type="spellStart"/>
            <w:r>
              <w:t>solve_newton_system</w:t>
            </w:r>
            <w:proofErr w:type="spellEnd"/>
            <w:r>
              <w:t xml:space="preserve">(F, J, x0, y0, eps, </w:t>
            </w:r>
            <w:proofErr w:type="spellStart"/>
            <w:r>
              <w:t>max_iter</w:t>
            </w:r>
            <w:proofErr w:type="spellEnd"/>
            <w:r>
              <w:t>=100):</w:t>
            </w:r>
          </w:p>
          <w:p w14:paraId="5A8CE9CD" w14:textId="77777777" w:rsidR="00CB5B58" w:rsidRDefault="00CB5B58" w:rsidP="00CB5B58">
            <w:pPr>
              <w:pStyle w:val="af2"/>
            </w:pPr>
            <w:r>
              <w:t xml:space="preserve">        history = []</w:t>
            </w:r>
          </w:p>
          <w:p w14:paraId="6AF23C41" w14:textId="77777777" w:rsidR="00CB5B58" w:rsidRDefault="00CB5B58" w:rsidP="00CB5B58">
            <w:pPr>
              <w:pStyle w:val="af2"/>
            </w:pPr>
            <w:r>
              <w:t xml:space="preserve">        x, y = x0, y0</w:t>
            </w:r>
          </w:p>
          <w:p w14:paraId="69FE8132" w14:textId="77777777" w:rsidR="00CB5B58" w:rsidRDefault="00CB5B58" w:rsidP="00CB5B58">
            <w:pPr>
              <w:pStyle w:val="af2"/>
            </w:pPr>
            <w:r>
              <w:t xml:space="preserve">        </w:t>
            </w:r>
          </w:p>
          <w:p w14:paraId="63AF5778" w14:textId="77777777" w:rsidR="00CB5B58" w:rsidRDefault="00CB5B58" w:rsidP="00CB5B58">
            <w:pPr>
              <w:pStyle w:val="af2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max_iter</w:t>
            </w:r>
            <w:proofErr w:type="spellEnd"/>
            <w:r>
              <w:t>):</w:t>
            </w:r>
          </w:p>
          <w:p w14:paraId="58BB7D8B" w14:textId="77777777" w:rsidR="00CB5B58" w:rsidRDefault="00CB5B58" w:rsidP="00CB5B58">
            <w:pPr>
              <w:pStyle w:val="af2"/>
            </w:pPr>
            <w:r>
              <w:t xml:space="preserve">            f1, f2 = F(x, y)</w:t>
            </w:r>
          </w:p>
          <w:p w14:paraId="2BCC2D5E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jac</w:t>
            </w:r>
            <w:proofErr w:type="spellEnd"/>
            <w:r>
              <w:t xml:space="preserve"> = J(x, y)</w:t>
            </w:r>
          </w:p>
          <w:p w14:paraId="52F529E4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2254F941" w14:textId="77777777" w:rsidR="00CB5B58" w:rsidRDefault="00CB5B58" w:rsidP="00CB5B58">
            <w:pPr>
              <w:pStyle w:val="af2"/>
            </w:pPr>
            <w:r>
              <w:t xml:space="preserve">            try:</w:t>
            </w:r>
          </w:p>
          <w:p w14:paraId="30EAFBE5" w14:textId="77777777" w:rsidR="00CB5B58" w:rsidRDefault="00CB5B58" w:rsidP="00CB5B58">
            <w:pPr>
              <w:pStyle w:val="af2"/>
            </w:pPr>
            <w:r>
              <w:t xml:space="preserve">                det = </w:t>
            </w:r>
            <w:proofErr w:type="spellStart"/>
            <w:r>
              <w:t>jac</w:t>
            </w:r>
            <w:proofErr w:type="spellEnd"/>
            <w:r>
              <w:t xml:space="preserve">[0,0] * </w:t>
            </w:r>
            <w:proofErr w:type="spellStart"/>
            <w:r>
              <w:t>jac</w:t>
            </w:r>
            <w:proofErr w:type="spellEnd"/>
            <w:r>
              <w:t xml:space="preserve">[1,1] - </w:t>
            </w:r>
            <w:proofErr w:type="spellStart"/>
            <w:r>
              <w:t>jac</w:t>
            </w:r>
            <w:proofErr w:type="spellEnd"/>
            <w:r>
              <w:t xml:space="preserve">[0,1] * </w:t>
            </w:r>
            <w:proofErr w:type="spellStart"/>
            <w:r>
              <w:t>jac</w:t>
            </w:r>
            <w:proofErr w:type="spellEnd"/>
            <w:r>
              <w:t>[1,0]</w:t>
            </w:r>
          </w:p>
          <w:p w14:paraId="41CE4C65" w14:textId="77777777" w:rsidR="00CB5B58" w:rsidRDefault="00CB5B58" w:rsidP="00CB5B58">
            <w:pPr>
              <w:pStyle w:val="af2"/>
            </w:pPr>
            <w:r>
              <w:t xml:space="preserve">                dx = (</w:t>
            </w:r>
            <w:proofErr w:type="spellStart"/>
            <w:r>
              <w:t>jac</w:t>
            </w:r>
            <w:proofErr w:type="spellEnd"/>
            <w:r>
              <w:t xml:space="preserve">[1,1] * f1 - </w:t>
            </w:r>
            <w:proofErr w:type="spellStart"/>
            <w:r>
              <w:t>jac</w:t>
            </w:r>
            <w:proofErr w:type="spellEnd"/>
            <w:r>
              <w:t>[0,1] * f2) / det</w:t>
            </w:r>
          </w:p>
          <w:p w14:paraId="22558E1E" w14:textId="77777777" w:rsidR="00CB5B58" w:rsidRDefault="00CB5B58" w:rsidP="00CB5B58">
            <w:pPr>
              <w:pStyle w:val="af2"/>
            </w:pPr>
            <w:r>
              <w:t xml:space="preserve">                </w:t>
            </w:r>
            <w:proofErr w:type="spellStart"/>
            <w:r>
              <w:t>dy</w:t>
            </w:r>
            <w:proofErr w:type="spellEnd"/>
            <w:r>
              <w:t xml:space="preserve"> = (-</w:t>
            </w:r>
            <w:proofErr w:type="spellStart"/>
            <w:r>
              <w:t>jac</w:t>
            </w:r>
            <w:proofErr w:type="spellEnd"/>
            <w:r>
              <w:t xml:space="preserve">[1,0] * f1 + </w:t>
            </w:r>
            <w:proofErr w:type="spellStart"/>
            <w:r>
              <w:t>jac</w:t>
            </w:r>
            <w:proofErr w:type="spellEnd"/>
            <w:r>
              <w:t>[0,0] * f2) / det</w:t>
            </w:r>
          </w:p>
          <w:p w14:paraId="4739DD0E" w14:textId="77777777" w:rsidR="00CB5B58" w:rsidRDefault="00CB5B58" w:rsidP="00CB5B58">
            <w:pPr>
              <w:pStyle w:val="af2"/>
            </w:pPr>
            <w:r>
              <w:t xml:space="preserve">            except:</w:t>
            </w:r>
          </w:p>
          <w:p w14:paraId="11E238DB" w14:textId="77777777" w:rsidR="00CB5B58" w:rsidRDefault="00CB5B58" w:rsidP="00CB5B58">
            <w:pPr>
              <w:pStyle w:val="af2"/>
            </w:pPr>
            <w:r>
              <w:t xml:space="preserve">                break</w:t>
            </w:r>
          </w:p>
          <w:p w14:paraId="2EABEA13" w14:textId="77777777" w:rsidR="00CB5B58" w:rsidRDefault="00CB5B58" w:rsidP="00CB5B58">
            <w:pPr>
              <w:pStyle w:val="af2"/>
            </w:pPr>
            <w:r>
              <w:t xml:space="preserve">                </w:t>
            </w:r>
          </w:p>
          <w:p w14:paraId="143F9D71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x_new</w:t>
            </w:r>
            <w:proofErr w:type="spellEnd"/>
            <w:r>
              <w:t xml:space="preserve">, </w:t>
            </w:r>
            <w:proofErr w:type="spellStart"/>
            <w:r>
              <w:t>y_new</w:t>
            </w:r>
            <w:proofErr w:type="spellEnd"/>
            <w:r>
              <w:t xml:space="preserve"> = x - dx, y - </w:t>
            </w:r>
            <w:proofErr w:type="spellStart"/>
            <w:r>
              <w:t>dy</w:t>
            </w:r>
            <w:proofErr w:type="spellEnd"/>
          </w:p>
          <w:p w14:paraId="6787B6EA" w14:textId="77777777" w:rsidR="00CB5B58" w:rsidRDefault="00CB5B58" w:rsidP="00CB5B58">
            <w:pPr>
              <w:pStyle w:val="af2"/>
            </w:pPr>
            <w:r>
              <w:t xml:space="preserve">            err = max(abs(</w:t>
            </w:r>
            <w:proofErr w:type="spellStart"/>
            <w:r>
              <w:t>x_new</w:t>
            </w:r>
            <w:proofErr w:type="spellEnd"/>
            <w:r>
              <w:t xml:space="preserve"> - x), abs(</w:t>
            </w:r>
            <w:proofErr w:type="spellStart"/>
            <w:r>
              <w:t>y_new</w:t>
            </w:r>
            <w:proofErr w:type="spellEnd"/>
            <w:r>
              <w:t xml:space="preserve"> - y))</w:t>
            </w:r>
          </w:p>
          <w:p w14:paraId="5C81180E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5F84C440" w14:textId="77777777" w:rsidR="00CB5B58" w:rsidRDefault="00CB5B58" w:rsidP="00CB5B58">
            <w:pPr>
              <w:pStyle w:val="af2"/>
            </w:pPr>
            <w:r>
              <w:t xml:space="preserve">            </w:t>
            </w:r>
            <w:proofErr w:type="spellStart"/>
            <w:r>
              <w:t>history.append</w:t>
            </w:r>
            <w:proofErr w:type="spellEnd"/>
            <w:r>
              <w:t>({</w:t>
            </w:r>
          </w:p>
          <w:p w14:paraId="0369AC10" w14:textId="77777777" w:rsidR="00CB5B58" w:rsidRDefault="00CB5B58" w:rsidP="00CB5B58">
            <w:pPr>
              <w:pStyle w:val="af2"/>
            </w:pPr>
            <w:r>
              <w:t xml:space="preserve">                "</w:t>
            </w:r>
            <w:proofErr w:type="spellStart"/>
            <w:r>
              <w:t>iter</w:t>
            </w:r>
            <w:proofErr w:type="spellEnd"/>
            <w:r>
              <w:t>": i+1,</w:t>
            </w:r>
          </w:p>
          <w:p w14:paraId="07FA8901" w14:textId="77777777" w:rsidR="00CB5B58" w:rsidRDefault="00CB5B58" w:rsidP="00CB5B58">
            <w:pPr>
              <w:pStyle w:val="af2"/>
            </w:pPr>
            <w:r>
              <w:t xml:space="preserve">                "x": x,</w:t>
            </w:r>
          </w:p>
          <w:p w14:paraId="31669EC4" w14:textId="77777777" w:rsidR="00CB5B58" w:rsidRDefault="00CB5B58" w:rsidP="00CB5B58">
            <w:pPr>
              <w:pStyle w:val="af2"/>
            </w:pPr>
            <w:r>
              <w:lastRenderedPageBreak/>
              <w:t xml:space="preserve">                "y": y,</w:t>
            </w:r>
          </w:p>
          <w:p w14:paraId="48E58FE8" w14:textId="77777777" w:rsidR="00CB5B58" w:rsidRDefault="00CB5B58" w:rsidP="00CB5B58">
            <w:pPr>
              <w:pStyle w:val="af2"/>
            </w:pPr>
            <w:r>
              <w:t xml:space="preserve">                "f1(</w:t>
            </w:r>
            <w:proofErr w:type="spellStart"/>
            <w:r>
              <w:t>x,y</w:t>
            </w:r>
            <w:proofErr w:type="spellEnd"/>
            <w:r>
              <w:t>)": f1,</w:t>
            </w:r>
          </w:p>
          <w:p w14:paraId="29CE94CB" w14:textId="77777777" w:rsidR="00CB5B58" w:rsidRDefault="00CB5B58" w:rsidP="00CB5B58">
            <w:pPr>
              <w:pStyle w:val="af2"/>
            </w:pPr>
            <w:r>
              <w:t xml:space="preserve">                "f2(</w:t>
            </w:r>
            <w:proofErr w:type="spellStart"/>
            <w:r>
              <w:t>x,y</w:t>
            </w:r>
            <w:proofErr w:type="spellEnd"/>
            <w:r>
              <w:t>)": f2,</w:t>
            </w:r>
          </w:p>
          <w:p w14:paraId="752EFD98" w14:textId="77777777" w:rsidR="00CB5B58" w:rsidRDefault="00CB5B58" w:rsidP="00CB5B58">
            <w:pPr>
              <w:pStyle w:val="af2"/>
            </w:pPr>
            <w:r>
              <w:t xml:space="preserve">                "error": err</w:t>
            </w:r>
          </w:p>
          <w:p w14:paraId="26C3A5DC" w14:textId="77777777" w:rsidR="00CB5B58" w:rsidRDefault="00CB5B58" w:rsidP="00CB5B58">
            <w:pPr>
              <w:pStyle w:val="af2"/>
            </w:pPr>
            <w:r>
              <w:t xml:space="preserve">            })</w:t>
            </w:r>
          </w:p>
          <w:p w14:paraId="3ABEA34B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3E8B3AD4" w14:textId="77777777" w:rsidR="00CB5B58" w:rsidRDefault="00CB5B58" w:rsidP="00CB5B58">
            <w:pPr>
              <w:pStyle w:val="af2"/>
            </w:pPr>
            <w:r>
              <w:t xml:space="preserve">            if err &lt; eps:</w:t>
            </w:r>
          </w:p>
          <w:p w14:paraId="7E5CB4E6" w14:textId="77777777" w:rsidR="00CB5B58" w:rsidRDefault="00CB5B58" w:rsidP="00CB5B58">
            <w:pPr>
              <w:pStyle w:val="af2"/>
            </w:pPr>
            <w:r>
              <w:t xml:space="preserve">                x, y = </w:t>
            </w:r>
            <w:proofErr w:type="spellStart"/>
            <w:r>
              <w:t>x_new</w:t>
            </w:r>
            <w:proofErr w:type="spellEnd"/>
            <w:r>
              <w:t xml:space="preserve">, </w:t>
            </w:r>
            <w:proofErr w:type="spellStart"/>
            <w:r>
              <w:t>y_new</w:t>
            </w:r>
            <w:proofErr w:type="spellEnd"/>
          </w:p>
          <w:p w14:paraId="4594CC3F" w14:textId="77777777" w:rsidR="00CB5B58" w:rsidRDefault="00CB5B58" w:rsidP="00CB5B58">
            <w:pPr>
              <w:pStyle w:val="af2"/>
            </w:pPr>
            <w:r>
              <w:t xml:space="preserve">                break</w:t>
            </w:r>
          </w:p>
          <w:p w14:paraId="786C6DEA" w14:textId="77777777" w:rsidR="00CB5B58" w:rsidRDefault="00CB5B58" w:rsidP="00CB5B58">
            <w:pPr>
              <w:pStyle w:val="af2"/>
            </w:pPr>
            <w:r>
              <w:t xml:space="preserve">                </w:t>
            </w:r>
          </w:p>
          <w:p w14:paraId="72C1B2D3" w14:textId="77777777" w:rsidR="00CB5B58" w:rsidRDefault="00CB5B58" w:rsidP="00CB5B58">
            <w:pPr>
              <w:pStyle w:val="af2"/>
            </w:pPr>
            <w:r>
              <w:t xml:space="preserve">            x, y = </w:t>
            </w:r>
            <w:proofErr w:type="spellStart"/>
            <w:r>
              <w:t>x_new</w:t>
            </w:r>
            <w:proofErr w:type="spellEnd"/>
            <w:r>
              <w:t xml:space="preserve">, </w:t>
            </w:r>
            <w:proofErr w:type="spellStart"/>
            <w:r>
              <w:t>y_new</w:t>
            </w:r>
            <w:proofErr w:type="spellEnd"/>
          </w:p>
          <w:p w14:paraId="0BF63C92" w14:textId="77777777" w:rsidR="00CB5B58" w:rsidRDefault="00CB5B58" w:rsidP="00CB5B58">
            <w:pPr>
              <w:pStyle w:val="af2"/>
            </w:pPr>
            <w:r>
              <w:t xml:space="preserve">            </w:t>
            </w:r>
          </w:p>
          <w:p w14:paraId="57AB5452" w14:textId="5B3EAED2" w:rsidR="00571C7F" w:rsidRPr="00CB5B58" w:rsidRDefault="00CB5B58" w:rsidP="00571C7F">
            <w:pPr>
              <w:pStyle w:val="af2"/>
            </w:pPr>
            <w:r>
              <w:t xml:space="preserve">        return (x, y), history</w:t>
            </w:r>
          </w:p>
        </w:tc>
      </w:tr>
    </w:tbl>
    <w:p w14:paraId="5ED1C593" w14:textId="77777777" w:rsidR="00571C7F" w:rsidRPr="00CB5B58" w:rsidRDefault="00571C7F" w:rsidP="00571C7F">
      <w:pPr>
        <w:pStyle w:val="af2"/>
      </w:pPr>
    </w:p>
    <w:p w14:paraId="0B859ED9" w14:textId="77777777" w:rsidR="00571C7F" w:rsidRPr="00CB5B58" w:rsidRDefault="00571C7F" w:rsidP="00E07DDA">
      <w:pPr>
        <w:pStyle w:val="af2"/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6A0D69E6" w14:textId="4D1513DD" w:rsidR="00B008BC" w:rsidRDefault="00CB5B58" w:rsidP="00571C7F">
      <w:hyperlink r:id="rId9" w:history="1">
        <w:r w:rsidRPr="00E07DDA">
          <w:rPr>
            <w:rStyle w:val="aa"/>
          </w:rPr>
          <w:t>Код программы</w:t>
        </w:r>
      </w:hyperlink>
    </w:p>
    <w:p w14:paraId="78BF9969" w14:textId="77777777" w:rsidR="00B008BC" w:rsidRPr="00994599" w:rsidRDefault="00B008BC" w:rsidP="00571C7F"/>
    <w:p w14:paraId="24FBB76B" w14:textId="17C73FE4" w:rsidR="00571C7F" w:rsidRDefault="00B008BC" w:rsidP="00E07DDA">
      <w:pPr>
        <w:pStyle w:val="10"/>
        <w:rPr>
          <w:ins w:id="6" w:author="Vasy Medov" w:date="2026-03-18T20:15:00Z"/>
          <w:lang w:val="en-US"/>
        </w:rPr>
      </w:pPr>
      <w:r>
        <w:t>Вычислительная реализация задачи</w:t>
      </w:r>
    </w:p>
    <w:p w14:paraId="6AC106BB" w14:textId="0BB2677A" w:rsidR="00972243" w:rsidRPr="00972243" w:rsidRDefault="00972243" w:rsidP="00972243">
      <w:pPr>
        <w:rPr>
          <w:lang w:val="en-US"/>
          <w:rPrChange w:id="7" w:author="Vasy Medov" w:date="2026-03-18T20:15:00Z">
            <w:rPr/>
          </w:rPrChange>
        </w:rPr>
        <w:pPrChange w:id="8" w:author="Vasy Medov" w:date="2026-03-18T20:15:00Z">
          <w:pPr>
            <w:pStyle w:val="10"/>
          </w:pPr>
        </w:pPrChange>
      </w:pPr>
      <m:oMathPara>
        <m:oMath>
          <m:r>
            <w:ins w:id="9" w:author="Vasy Medov" w:date="2026-03-18T20:15:00Z">
              <w:rPr>
                <w:rFonts w:ascii="Cambria Math" w:hAnsi="Cambria Math"/>
              </w:rPr>
              <m:t>f</m:t>
            </w:ins>
          </m:r>
          <m:d>
            <m:dPr>
              <m:ctrlPr>
                <w:ins w:id="10" w:author="Vasy Medov" w:date="2026-03-18T20:15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acc>
                <m:accPr>
                  <m:chr m:val="̅"/>
                  <m:ctrlPr>
                    <w:ins w:id="11" w:author="Vasy Medov" w:date="2026-03-18T20:15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accPr>
                <m:e>
                  <m:sSub>
                    <m:sSubPr>
                      <m:ctrlPr>
                        <w:ins w:id="12" w:author="Vasy Medov" w:date="2026-03-18T20:15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13" w:author="Vasy Medov" w:date="2026-03-18T20:15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  <m:sub>
                      <m:r>
                        <w:ins w:id="14" w:author="Vasy Medov" w:date="2026-03-18T20:15:00Z">
                          <w:rPr>
                            <w:rFonts w:ascii="Cambria Math" w:hAnsi="Cambria Math"/>
                            <w:lang w:val="en-US"/>
                          </w:rPr>
                          <m:t>i</m:t>
                        </w:ins>
                      </m:r>
                    </m:sub>
                  </m:sSub>
                </m:e>
              </m:acc>
            </m:e>
          </m:d>
          <m:r>
            <w:ins w:id="15" w:author="Vasy Medov" w:date="2026-03-18T20:15:00Z">
              <w:rPr>
                <w:rFonts w:ascii="Cambria Math" w:hAnsi="Cambria Math"/>
                <w:lang w:val="en-US"/>
              </w:rPr>
              <m:t>=3</m:t>
            </w:ins>
          </m:r>
          <m:sSubSup>
            <m:sSubSupPr>
              <m:ctrlPr>
                <w:ins w:id="16" w:author="Vasy Medov" w:date="2026-03-18T20:15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SupPr>
            <m:e>
              <m:r>
                <w:ins w:id="17" w:author="Vasy Medov" w:date="2026-03-18T20:15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18" w:author="Vasy Medov" w:date="2026-03-18T20:15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  <m:sup>
              <m:r>
                <w:ins w:id="19" w:author="Vasy Medov" w:date="2026-03-18T20:15:00Z">
                  <w:rPr>
                    <w:rFonts w:ascii="Cambria Math" w:hAnsi="Cambria Math"/>
                    <w:lang w:val="en-US"/>
                  </w:rPr>
                  <m:t>3</m:t>
                </w:ins>
              </m:r>
            </m:sup>
          </m:sSubSup>
          <m:r>
            <w:ins w:id="20" w:author="Vasy Medov" w:date="2026-03-18T20:15:00Z">
              <w:rPr>
                <w:rFonts w:ascii="Cambria Math" w:hAnsi="Cambria Math"/>
                <w:lang w:val="en-US"/>
              </w:rPr>
              <m:t>+5</m:t>
            </w:ins>
          </m:r>
          <m:sSubSup>
            <m:sSubSupPr>
              <m:ctrlPr>
                <w:ins w:id="21" w:author="Vasy Medov" w:date="2026-03-18T20:33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SupPr>
            <m:e>
              <m:r>
                <w:ins w:id="22" w:author="Vasy Medov" w:date="2026-03-18T20:33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23" w:author="Vasy Medov" w:date="2026-03-18T20:33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  <m:sup>
              <m:r>
                <w:ins w:id="24" w:author="Vasy Medov" w:date="2026-03-18T20:33:00Z">
                  <w:rPr>
                    <w:rFonts w:ascii="Cambria Math" w:hAnsi="Cambria Math"/>
                    <w:lang w:val="en-US"/>
                  </w:rPr>
                  <m:t>2</m:t>
                </w:ins>
              </m:r>
            </m:sup>
          </m:sSubSup>
          <m:r>
            <w:ins w:id="25" w:author="Vasy Medov" w:date="2026-03-18T20:15:00Z">
              <w:rPr>
                <w:rFonts w:ascii="Cambria Math" w:hAnsi="Cambria Math"/>
                <w:lang w:val="en-US"/>
              </w:rPr>
              <m:t>+3</m:t>
            </w:ins>
          </m:r>
          <m:sSub>
            <m:sSubPr>
              <m:ctrlPr>
                <w:ins w:id="26" w:author="Vasy Medov" w:date="2026-03-18T20:33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27" w:author="Vasy Medov" w:date="2026-03-18T20:33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28" w:author="Vasy Medov" w:date="2026-03-18T20:33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</m:sSub>
          <m:r>
            <w:ins w:id="29" w:author="Vasy Medov" w:date="2026-03-18T20:15:00Z">
              <w:rPr>
                <w:rFonts w:ascii="Cambria Math" w:hAnsi="Cambria Math"/>
                <w:lang w:val="en-US"/>
              </w:rPr>
              <m:t>-6</m:t>
            </w:ins>
          </m:r>
        </m:oMath>
      </m:oMathPara>
    </w:p>
    <w:p w14:paraId="23007E13" w14:textId="51EAD0F7" w:rsidR="00B8169F" w:rsidRDefault="00B008BC" w:rsidP="00E07DDA">
      <w:pPr>
        <w:pStyle w:val="2"/>
      </w:pPr>
      <w:r>
        <w:t>Точное вычисление</w:t>
      </w:r>
      <w:bookmarkStart w:id="30" w:name="_Toc222415935"/>
    </w:p>
    <w:p w14:paraId="36EF082F" w14:textId="32C0186A" w:rsidR="00A73944" w:rsidRPr="00C45A67" w:rsidRDefault="00000000" w:rsidP="00B008BC">
      <w:pPr>
        <w:ind w:firstLine="0"/>
        <w:rPr>
          <w:rFonts w:eastAsiaTheme="minorEastAsia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+3x-6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14:paraId="4D8BFB35" w14:textId="4E4C344F" w:rsidR="00C45A67" w:rsidRPr="00B668DF" w:rsidRDefault="00B668DF" w:rsidP="00C45A67">
      <w:pPr>
        <w:ind w:firstLine="0"/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+3x-6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-6x </m:t>
          </m:r>
        </m:oMath>
      </m:oMathPara>
    </w:p>
    <w:p w14:paraId="2AE2169A" w14:textId="38841B65" w:rsidR="00B668DF" w:rsidRPr="00E07DDA" w:rsidRDefault="00B668DF" w:rsidP="00C45A67">
      <w:pPr>
        <w:ind w:firstLine="0"/>
        <w:rPr>
          <w:rFonts w:ascii="Cambria Math" w:hAnsi="Cambria Math"/>
          <w:i/>
          <w:iCs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14:paraId="15607E3C" w14:textId="44F0AD4E" w:rsidR="00C45A67" w:rsidRPr="00B668DF" w:rsidRDefault="00B668DF" w:rsidP="00C45A67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-6*2=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-12=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79E48538" w14:textId="04F33869" w:rsidR="00B668DF" w:rsidRPr="00B668DF" w:rsidRDefault="00B668DF" w:rsidP="00B668DF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-6*1=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</m:oMath>
      </m:oMathPara>
    </w:p>
    <w:p w14:paraId="5CFE89DB" w14:textId="5266DC2D" w:rsidR="00B668DF" w:rsidRPr="00B668DF" w:rsidRDefault="00B668DF" w:rsidP="00C45A67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232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ins w:id="31" w:author="Vasy Medov" w:date="2026-03-18T20:23:00Z">
              <w:rPr>
                <w:rFonts w:ascii="Cambria Math" w:eastAsiaTheme="minorEastAsia" w:hAnsi="Cambria Math"/>
                <w:lang w:val="en-US"/>
              </w:rPr>
              <m:t>≈</m:t>
            </w:ins>
          </m:r>
          <m:r>
            <w:ins w:id="32" w:author="Vasy Medov" w:date="2026-03-18T20:24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21,4166666667</m:t>
            </w:ins>
          </m:r>
        </m:oMath>
      </m:oMathPara>
    </w:p>
    <w:p w14:paraId="310E8CF1" w14:textId="77777777" w:rsidR="00B668DF" w:rsidRPr="00E07DDA" w:rsidRDefault="00B668DF" w:rsidP="00C45A67">
      <w:pPr>
        <w:ind w:firstLine="0"/>
        <w:rPr>
          <w:rFonts w:ascii="Cambria Math" w:eastAsiaTheme="minorEastAsia" w:hAnsi="Cambria Math"/>
          <w:i/>
          <w:lang w:val="en-US"/>
        </w:rPr>
      </w:pPr>
    </w:p>
    <w:p w14:paraId="497773D4" w14:textId="50565816" w:rsidR="00C45A67" w:rsidRPr="00E07DDA" w:rsidRDefault="00C45A67" w:rsidP="00B008BC">
      <w:pPr>
        <w:ind w:firstLine="0"/>
        <w:rPr>
          <w:lang w:val="en-US"/>
        </w:rPr>
      </w:pPr>
    </w:p>
    <w:p w14:paraId="3E0F7D85" w14:textId="7F2ADAB7" w:rsidR="00B008BC" w:rsidRDefault="00B008BC" w:rsidP="00B008BC">
      <w:pPr>
        <w:pStyle w:val="2"/>
      </w:pPr>
      <w:r>
        <w:t>Формула Ньютона-</w:t>
      </w:r>
      <w:proofErr w:type="spellStart"/>
      <w:r>
        <w:t>Котеса</w:t>
      </w:r>
      <w:proofErr w:type="spellEnd"/>
    </w:p>
    <w:p w14:paraId="734F217E" w14:textId="1BE96C70" w:rsidR="00B008BC" w:rsidRPr="00E07DDA" w:rsidRDefault="00CE186C" w:rsidP="00B008BC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2-1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ins w:id="33" w:author="Vasy Medov" w:date="2026-03-18T20:15:00Z">
              <w:rPr>
                <w:rFonts w:ascii="Cambria Math" w:hAnsi="Cambria Math"/>
                <w:lang w:val="en-US"/>
              </w:rPr>
              <m:t xml:space="preserve"> , n=6</m:t>
            </w:ins>
          </m:r>
        </m:oMath>
      </m:oMathPara>
    </w:p>
    <w:p w14:paraId="56356221" w14:textId="523C28E0" w:rsidR="00AD5ABA" w:rsidRPr="00B31241" w:rsidRDefault="00AD5ABA" w:rsidP="00AD5ABA">
      <w:pPr>
        <w:ind w:firstLine="0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I≈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del w:id="34" w:author="Vasy Medov" w:date="2026-03-18T20:47:00Z">
              <w:rPr>
                <w:rFonts w:ascii="Cambria Math" w:hAnsi="Cambria Math"/>
                <w:lang w:val="en-US"/>
              </w:rPr>
              <m:t>*</m:t>
            </w:del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41</m:t>
              </m:r>
              <m:r>
                <w:del w:id="35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+216</m:t>
              </m:r>
              <m:r>
                <w:del w:id="36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+27</m:t>
              </m:r>
              <m:r>
                <w:del w:id="37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ins w:id="38" w:author="Vasy Medov" w:date="2026-03-18T20:47:00Z">
                  <w:rPr>
                    <w:rFonts w:ascii="Cambria Math" w:hAnsi="Cambria Math"/>
                    <w:lang w:val="en-US"/>
                  </w:rPr>
                  <m:t>27</m:t>
                </w:ins>
              </m:r>
              <m:r>
                <w:ins w:id="39" w:author="Vasy Medov" w:date="2026-03-18T20:47:00Z">
                  <w:rPr>
                    <w:rFonts w:ascii="Cambria Math" w:hAnsi="Cambria Math"/>
                    <w:lang w:val="en-US"/>
                  </w:rPr>
                  <m:t>2</m:t>
                </w:ins>
              </m:r>
              <m:sSub>
                <m:sSubPr>
                  <m:ctrlPr>
                    <w:ins w:id="40" w:author="Vasy Medov" w:date="2026-03-18T20:47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bPr>
                <m:e>
                  <m:r>
                    <w:ins w:id="41" w:author="Vasy Medov" w:date="2026-03-18T20:47:00Z">
                      <w:rPr>
                        <w:rFonts w:ascii="Cambria Math" w:hAnsi="Cambria Math"/>
                        <w:lang w:val="en-US"/>
                      </w:rPr>
                      <m:t>f</m:t>
                    </w:ins>
                  </m:r>
                </m:e>
                <m:sub>
                  <m:r>
                    <w:ins w:id="42" w:author="Vasy Medov" w:date="2026-03-18T20:47:00Z">
                      <w:rPr>
                        <w:rFonts w:ascii="Cambria Math" w:hAnsi="Cambria Math"/>
                        <w:lang w:val="en-US"/>
                      </w:rPr>
                      <m:t>3</m:t>
                    </w:ins>
                  </m:r>
                </m:sub>
              </m:sSub>
              <m:r>
                <w:ins w:id="43" w:author="Vasy Medov" w:date="2026-03-18T20:47:00Z">
                  <w:rPr>
                    <w:rFonts w:ascii="Cambria Math" w:hAnsi="Cambria Math"/>
                    <w:lang w:val="en-US"/>
                  </w:rPr>
                  <m:t>+</m:t>
                </w:ins>
              </m:r>
              <m:r>
                <w:rPr>
                  <w:rFonts w:ascii="Cambria Math" w:hAnsi="Cambria Math"/>
                  <w:lang w:val="en-US"/>
                </w:rPr>
                <m:t>27</m:t>
              </m:r>
              <m:r>
                <w:del w:id="44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+216</m:t>
              </m:r>
              <m:r>
                <w:del w:id="45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+41</m:t>
              </m:r>
              <m:r>
                <w:del w:id="46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</m:oMath>
      </m:oMathPara>
    </w:p>
    <w:p w14:paraId="192B316F" w14:textId="4706F744" w:rsidR="00AD5ABA" w:rsidRPr="00CE186C" w:rsidRDefault="00CE186C" w:rsidP="00AD5ABA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=5</m:t>
          </m:r>
        </m:oMath>
      </m:oMathPara>
    </w:p>
    <w:p w14:paraId="76006A20" w14:textId="1FFE2398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1.1667</m:t>
              </m:r>
            </m:e>
          </m:d>
          <m:r>
            <w:rPr>
              <w:rFonts w:ascii="Cambria Math" w:hAnsi="Cambria Math"/>
              <w:lang w:val="en-US"/>
            </w:rPr>
            <m:t>≈9.0</m:t>
          </m:r>
          <m:r>
            <w:del w:id="47" w:author="Vasy Medov" w:date="2026-03-18T20:50:00Z">
              <w:rPr>
                <w:rFonts w:ascii="Cambria Math" w:hAnsi="Cambria Math"/>
                <w:lang w:val="en-US"/>
              </w:rPr>
              <m:t>7</m:t>
            </w:del>
          </m:r>
          <m:r>
            <w:ins w:id="48" w:author="Vasy Medov" w:date="2026-03-18T20:50:00Z">
              <w:rPr>
                <w:rFonts w:ascii="Cambria Math" w:hAnsi="Cambria Math"/>
                <w:lang w:val="en-US"/>
              </w:rPr>
              <m:t>694</m:t>
            </w:ins>
          </m:r>
          <m:r>
            <w:del w:id="49" w:author="Vasy Medov" w:date="2026-03-18T20:50:00Z">
              <w:rPr>
                <w:rFonts w:ascii="Cambria Math" w:hAnsi="Cambria Math"/>
                <w:lang w:val="en-US"/>
              </w:rPr>
              <m:t>4</m:t>
            </w:del>
          </m:r>
        </m:oMath>
      </m:oMathPara>
    </w:p>
    <w:p w14:paraId="19E37890" w14:textId="25960430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1.3333</m:t>
              </m:r>
            </m:e>
          </m:d>
          <m:r>
            <w:rPr>
              <w:rFonts w:ascii="Cambria Math" w:hAnsi="Cambria Math"/>
              <w:lang w:val="en-US"/>
            </w:rPr>
            <m:t>≈14.000</m:t>
          </m:r>
        </m:oMath>
      </m:oMathPara>
    </w:p>
    <w:p w14:paraId="7AFA3C7F" w14:textId="13D4C677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1.5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r>
            <w:ins w:id="50" w:author="Vasy Medov" w:date="2026-03-18T20:50:00Z">
              <w:rPr>
                <w:rFonts w:ascii="Cambria Math" w:hAnsi="Cambria Math"/>
                <w:lang w:val="en-US"/>
              </w:rPr>
              <m:t>19.8750</m:t>
            </w:ins>
          </m:r>
          <m:r>
            <w:del w:id="51" w:author="Vasy Medov" w:date="2026-03-18T20:50:00Z">
              <w:rPr>
                <w:rFonts w:ascii="Cambria Math" w:hAnsi="Cambria Math"/>
                <w:lang w:val="en-US"/>
              </w:rPr>
              <m:t>20.175</m:t>
            </w:del>
          </m:r>
        </m:oMath>
      </m:oMathPara>
    </w:p>
    <w:p w14:paraId="12458E06" w14:textId="546E9208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1.6667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r>
            <w:ins w:id="52" w:author="Vasy Medov" w:date="2026-03-18T20:50:00Z">
              <w:rPr>
                <w:rFonts w:ascii="Cambria Math" w:hAnsi="Cambria Math"/>
                <w:lang w:val="en-US"/>
              </w:rPr>
              <m:t>26</m:t>
            </w:ins>
          </m:r>
          <m:r>
            <w:del w:id="53" w:author="Vasy Medov" w:date="2026-03-18T20:50:00Z">
              <w:rPr>
                <w:rFonts w:ascii="Cambria Math" w:hAnsi="Cambria Math"/>
                <w:lang w:val="en-US"/>
              </w:rPr>
              <m:t>27</m:t>
            </w:del>
          </m:r>
          <m:r>
            <w:rPr>
              <w:rFonts w:ascii="Cambria Math" w:hAnsi="Cambria Math"/>
              <w:lang w:val="en-US"/>
            </w:rPr>
            <m:t>.</m:t>
          </m:r>
          <m:r>
            <w:ins w:id="54" w:author="Vasy Medov" w:date="2026-03-18T20:50:00Z">
              <w:rPr>
                <w:rFonts w:ascii="Cambria Math" w:hAnsi="Cambria Math"/>
                <w:lang w:val="en-US"/>
              </w:rPr>
              <m:t>7778</m:t>
            </w:ins>
          </m:r>
          <m:r>
            <w:del w:id="55" w:author="Vasy Medov" w:date="2026-03-18T20:50:00Z">
              <w:rPr>
                <w:rFonts w:ascii="Cambria Math" w:hAnsi="Cambria Math"/>
                <w:lang w:val="en-US"/>
              </w:rPr>
              <m:t>787</m:t>
            </w:del>
          </m:r>
        </m:oMath>
      </m:oMathPara>
    </w:p>
    <w:p w14:paraId="5B16FA4C" w14:textId="1FC5A343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1.8333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r>
            <w:ins w:id="56" w:author="Vasy Medov" w:date="2026-03-18T20:50:00Z">
              <w:rPr>
                <w:rFonts w:ascii="Cambria Math" w:eastAsiaTheme="minorEastAsia" w:hAnsi="Cambria Math"/>
                <w:lang w:val="en-US"/>
              </w:rPr>
              <m:t>34.7917</m:t>
            </w:ins>
          </m:r>
          <m:r>
            <w:del w:id="57" w:author="Vasy Medov" w:date="2026-03-18T20:50:00Z">
              <w:rPr>
                <w:rFonts w:ascii="Cambria Math" w:hAnsi="Cambria Math"/>
                <w:lang w:val="en-US"/>
              </w:rPr>
              <m:t>37.018</m:t>
            </w:del>
          </m:r>
        </m:oMath>
      </m:oMathPara>
    </w:p>
    <w:p w14:paraId="7F547FB6" w14:textId="6B73BDB1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del w:id="58" w:author="Vasy Medov" w:date="2026-03-18T20:45:00Z">
                  <w:rPr>
                    <w:rFonts w:ascii="Cambria Math" w:hAnsi="Cambria Math"/>
                    <w:lang w:val="en-US"/>
                  </w:rPr>
                  <m:t>1.</m:t>
                </w:del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ins w:id="59" w:author="Vasy Medov" w:date="2026-03-18T20:00:00Z">
              <w:rPr>
                <w:rFonts w:ascii="Cambria Math" w:hAnsi="Cambria Math"/>
                <w:lang w:val="en-US"/>
              </w:rPr>
              <m:t>=</m:t>
            </w:ins>
          </m:r>
          <m:r>
            <w:del w:id="60" w:author="Vasy Medov" w:date="2026-03-18T20:00:00Z">
              <w:rPr>
                <w:rFonts w:ascii="Cambria Math" w:hAnsi="Cambria Math"/>
                <w:lang w:val="en-US"/>
              </w:rPr>
              <m:t>≈</m:t>
            </w:del>
          </m:r>
          <m:r>
            <w:rPr>
              <w:rFonts w:ascii="Cambria Math" w:hAnsi="Cambria Math"/>
              <w:lang w:val="en-US"/>
            </w:rPr>
            <m:t>44</m:t>
          </m:r>
        </m:oMath>
      </m:oMathPara>
    </w:p>
    <w:p w14:paraId="5D156325" w14:textId="7304F31B" w:rsidR="00AD5ABA" w:rsidRPr="0075524F" w:rsidRDefault="00CE186C" w:rsidP="00B008BC">
      <w:pPr>
        <w:ind w:firstLine="0"/>
        <w:rPr>
          <w:rFonts w:ascii="Cambria Math" w:eastAsiaTheme="minorEastAsia" w:hAnsi="Cambria Math"/>
          <w:b/>
          <w:bCs/>
          <w:i/>
          <w:lang w:val="en-US"/>
          <w:rPrChange w:id="61" w:author="Vasy Medov" w:date="2026-03-18T20:52:00Z">
            <w:rPr>
              <w:rFonts w:ascii="Cambria Math" w:eastAsiaTheme="minorEastAsia" w:hAnsi="Cambria Math"/>
              <w:i/>
              <w:lang w:val="en-US"/>
            </w:rPr>
          </w:rPrChange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840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</m:t>
          </m:r>
          <m:d>
            <m:dPr>
              <m:ctrlPr>
                <w:del w:id="62" w:author="Vasy Medov" w:date="2026-03-18T20:51:00Z">
                  <w:rPr>
                    <w:rFonts w:ascii="Cambria Math" w:eastAsiaTheme="minorEastAsia" w:hAnsi="Cambria Math"/>
                    <w:i/>
                    <w:lang w:val="en-US"/>
                  </w:rPr>
                </w:del>
              </m:ctrlPr>
            </m:dPr>
            <m:e>
              <m:r>
                <w:del w:id="63" w:author="Vasy Medov" w:date="2026-03-18T20:51:00Z">
                  <w:rPr>
                    <w:rFonts w:ascii="Cambria Math" w:eastAsiaTheme="minorEastAsia" w:hAnsi="Cambria Math"/>
                    <w:lang w:val="en-US"/>
                  </w:rPr>
                  <m:t>41*5+216*9.074+27*14+272*20.175+27*27.787+216*37.018+41*44</m:t>
                </w:del>
              </m:r>
            </m:e>
          </m:d>
          <m:r>
            <w:ins w:id="64" w:author="Vasy Medov" w:date="2026-03-18T20:52:00Z">
              <w:rPr>
                <w:rFonts w:ascii="Cambria Math" w:eastAsiaTheme="minorEastAsia" w:hAnsi="Cambria Math"/>
                <w:lang w:val="en-US"/>
              </w:rPr>
              <m:t>1</m:t>
            </w:ins>
          </m:r>
          <m:r>
            <w:ins w:id="65" w:author="Vasy Medov" w:date="2026-03-18T21:00:00Z">
              <w:rPr>
                <w:rFonts w:ascii="Cambria Math" w:eastAsiaTheme="minorEastAsia" w:hAnsi="Cambria Math"/>
                <w:lang w:val="en-US"/>
              </w:rPr>
              <m:t>7990</m:t>
            </w:ins>
          </m:r>
          <m:r>
            <w:rPr>
              <w:rFonts w:ascii="Cambria Math" w:eastAsiaTheme="minorEastAsia" w:hAnsi="Cambria Math"/>
              <w:lang w:val="en-US"/>
            </w:rPr>
            <m:t>≈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2</m:t>
          </m:r>
          <m:r>
            <w:ins w:id="66" w:author="Vasy Medov" w:date="2026-03-18T20:5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1</m:t>
            </w:ins>
          </m:r>
          <m:r>
            <w:ins w:id="67" w:author="Vasy Medov" w:date="2026-03-18T20:4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.</m:t>
            </w:ins>
          </m:r>
          <m:r>
            <w:ins w:id="68" w:author="Vasy Medov" w:date="2026-03-18T21:00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41667</m:t>
            </w:ins>
          </m:r>
          <m:r>
            <w:del w:id="69" w:author="Vasy Medov" w:date="2026-03-18T20:4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2.119906</m:t>
            </w:del>
          </m:r>
        </m:oMath>
      </m:oMathPara>
    </w:p>
    <w:p w14:paraId="6A35A30A" w14:textId="4A36C454" w:rsidR="00CE186C" w:rsidDel="00972243" w:rsidRDefault="00CE186C" w:rsidP="00CE186C">
      <w:pPr>
        <w:pStyle w:val="2"/>
        <w:rPr>
          <w:del w:id="70" w:author="Vasy Medov" w:date="2026-03-18T20:13:00Z"/>
          <w:lang w:val="en-US"/>
        </w:rPr>
      </w:pPr>
      <w:del w:id="71" w:author="Vasy Medov" w:date="2026-03-18T20:13:00Z">
        <w:r w:rsidDel="00972243">
          <w:delText>Таблица значений функций на отрезке</w:delText>
        </w:r>
      </w:del>
    </w:p>
    <w:p w14:paraId="24B40B22" w14:textId="3486B54E" w:rsidR="00E10268" w:rsidRPr="00E07DDA" w:rsidDel="00972243" w:rsidRDefault="00E10268" w:rsidP="00E07DDA">
      <w:pPr>
        <w:ind w:firstLine="0"/>
        <w:rPr>
          <w:del w:id="72" w:author="Vasy Medov" w:date="2026-03-18T20:12:00Z"/>
          <w:lang w:val="en-US"/>
        </w:rPr>
      </w:pPr>
      <m:oMathPara>
        <m:oMath>
          <m:r>
            <w:del w:id="73" w:author="Vasy Medov" w:date="2026-03-18T20:12:00Z">
              <w:rPr>
                <w:rFonts w:ascii="Cambria Math" w:hAnsi="Cambria Math"/>
                <w:lang w:val="en-US"/>
              </w:rPr>
              <m:t>h=</m:t>
            </w:del>
          </m:r>
          <m:f>
            <m:fPr>
              <m:ctrlPr>
                <w:del w:id="74" w:author="Vasy Medov" w:date="2026-03-18T20:12:00Z">
                  <w:rPr>
                    <w:rFonts w:ascii="Cambria Math" w:hAnsi="Cambria Math"/>
                    <w:i/>
                    <w:lang w:val="en-US"/>
                  </w:rPr>
                </w:del>
              </m:ctrlPr>
            </m:fPr>
            <m:num>
              <m:r>
                <w:del w:id="75" w:author="Vasy Medov" w:date="2026-03-18T20:12:00Z">
                  <w:rPr>
                    <w:rFonts w:ascii="Cambria Math" w:hAnsi="Cambria Math"/>
                    <w:lang w:val="en-US"/>
                  </w:rPr>
                  <m:t>2-1</m:t>
                </w:del>
              </m:r>
            </m:num>
            <m:den>
              <m:r>
                <w:del w:id="76" w:author="Vasy Medov" w:date="2026-03-18T20:12:00Z">
                  <w:rPr>
                    <w:rFonts w:ascii="Cambria Math" w:hAnsi="Cambria Math"/>
                    <w:lang w:val="en-US"/>
                  </w:rPr>
                  <m:t>10</m:t>
                </w:del>
              </m:r>
            </m:den>
          </m:f>
          <m:r>
            <w:del w:id="77" w:author="Vasy Medov" w:date="2026-03-18T20:12:00Z">
              <w:rPr>
                <w:rFonts w:ascii="Cambria Math" w:hAnsi="Cambria Math"/>
                <w:lang w:val="en-US"/>
              </w:rPr>
              <m:t>=0.1</m:t>
            </w:del>
          </m:r>
        </m:oMath>
      </m:oMathPara>
    </w:p>
    <w:tbl>
      <w:tblPr>
        <w:tblStyle w:val="ab"/>
        <w:tblW w:w="9213" w:type="dxa"/>
        <w:tblLook w:val="04A0" w:firstRow="1" w:lastRow="0" w:firstColumn="1" w:lastColumn="0" w:noHBand="0" w:noVBand="1"/>
      </w:tblPr>
      <w:tblGrid>
        <w:gridCol w:w="1271"/>
        <w:gridCol w:w="2552"/>
        <w:gridCol w:w="5390"/>
      </w:tblGrid>
      <w:tr w:rsidR="00CE186C" w:rsidDel="00972243" w14:paraId="2F162E43" w14:textId="7384DF17" w:rsidTr="00CE186C">
        <w:trPr>
          <w:del w:id="78" w:author="Vasy Medov" w:date="2026-03-18T20:12:00Z"/>
        </w:trPr>
        <w:tc>
          <w:tcPr>
            <w:tcW w:w="1271" w:type="dxa"/>
          </w:tcPr>
          <w:p w14:paraId="7F2ECE5B" w14:textId="50CB3274" w:rsidR="00CE186C" w:rsidRPr="00E07DDA" w:rsidDel="00972243" w:rsidRDefault="00CE186C" w:rsidP="00CE186C">
            <w:pPr>
              <w:ind w:firstLine="0"/>
              <w:rPr>
                <w:del w:id="79" w:author="Vasy Medov" w:date="2026-03-18T20:12:00Z"/>
                <w:lang w:val="en-US"/>
              </w:rPr>
            </w:pPr>
            <m:oMathPara>
              <m:oMath>
                <m:r>
                  <w:del w:id="80" w:author="Vasy Medov" w:date="2026-03-18T20:12:00Z">
                    <w:rPr>
                      <w:rFonts w:ascii="Cambria Math" w:hAnsi="Cambria Math"/>
                      <w:lang w:val="en-US"/>
                    </w:rPr>
                    <m:t>i</m:t>
                  </w:del>
                </m:r>
              </m:oMath>
            </m:oMathPara>
          </w:p>
        </w:tc>
        <w:tc>
          <w:tcPr>
            <w:tcW w:w="2552" w:type="dxa"/>
          </w:tcPr>
          <w:p w14:paraId="41AF839A" w14:textId="38C0263E" w:rsidR="00CE186C" w:rsidRPr="00E07DDA" w:rsidDel="00972243" w:rsidRDefault="00000000" w:rsidP="00CE186C">
            <w:pPr>
              <w:ind w:firstLine="0"/>
              <w:rPr>
                <w:del w:id="81" w:author="Vasy Medov" w:date="2026-03-18T20:12:00Z"/>
                <w:lang w:val="en-US"/>
              </w:rPr>
            </w:pPr>
            <m:oMathPara>
              <m:oMath>
                <m:sSub>
                  <m:sSubPr>
                    <m:ctrlPr>
                      <w:del w:id="82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sSubPr>
                  <m:e>
                    <m:r>
                      <w:del w:id="83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x</m:t>
                      </w:del>
                    </m:r>
                  </m:e>
                  <m:sub>
                    <m:r>
                      <w:del w:id="84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i</m:t>
                      </w:del>
                    </m:r>
                  </m:sub>
                </m:sSub>
              </m:oMath>
            </m:oMathPara>
          </w:p>
        </w:tc>
        <w:tc>
          <w:tcPr>
            <w:tcW w:w="5390" w:type="dxa"/>
          </w:tcPr>
          <w:p w14:paraId="05587F3E" w14:textId="71A8CB1C" w:rsidR="00CE186C" w:rsidDel="00972243" w:rsidRDefault="00CE186C" w:rsidP="00CE186C">
            <w:pPr>
              <w:ind w:firstLine="0"/>
              <w:rPr>
                <w:del w:id="85" w:author="Vasy Medov" w:date="2026-03-18T20:12:00Z"/>
              </w:rPr>
            </w:pPr>
            <m:oMathPara>
              <m:oMath>
                <m:r>
                  <w:del w:id="86" w:author="Vasy Medov" w:date="2026-03-18T20:12:00Z">
                    <w:rPr>
                      <w:rFonts w:ascii="Cambria Math" w:hAnsi="Cambria Math"/>
                    </w:rPr>
                    <m:t>f</m:t>
                  </w:del>
                </m:r>
                <m:d>
                  <m:dPr>
                    <m:ctrlPr>
                      <w:del w:id="87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dPr>
                  <m:e>
                    <m:sSub>
                      <m:sSubPr>
                        <m:ctrlPr>
                          <w:del w:id="88" w:author="Vasy Medov" w:date="2026-03-18T20:12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del>
                        </m:ctrlPr>
                      </m:sSubPr>
                      <m:e>
                        <m:r>
                          <w:del w:id="89" w:author="Vasy Medov" w:date="2026-03-18T20:12:00Z"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w:del>
                        </m:r>
                      </m:e>
                      <m:sub>
                        <m:r>
                          <w:del w:id="90" w:author="Vasy Medov" w:date="2026-03-18T20:12:00Z"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w:del>
                        </m:r>
                      </m:sub>
                    </m:sSub>
                  </m:e>
                </m:d>
                <m:r>
                  <w:del w:id="91" w:author="Vasy Medov" w:date="2026-03-18T20:12:00Z">
                    <w:rPr>
                      <w:rFonts w:ascii="Cambria Math" w:hAnsi="Cambria Math"/>
                      <w:lang w:val="en-US"/>
                    </w:rPr>
                    <m:t>=3</m:t>
                  </w:del>
                </m:r>
                <m:sSubSup>
                  <m:sSubSupPr>
                    <m:ctrlPr>
                      <w:del w:id="92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sSubSupPr>
                  <m:e>
                    <m:r>
                      <w:del w:id="93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x</m:t>
                      </w:del>
                    </m:r>
                  </m:e>
                  <m:sub>
                    <m:r>
                      <w:del w:id="94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i</m:t>
                      </w:del>
                    </m:r>
                  </m:sub>
                  <m:sup>
                    <m:r>
                      <w:del w:id="95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3</m:t>
                      </w:del>
                    </m:r>
                  </m:sup>
                </m:sSubSup>
                <m:r>
                  <w:del w:id="96" w:author="Vasy Medov" w:date="2026-03-18T20:12:00Z">
                    <w:rPr>
                      <w:rFonts w:ascii="Cambria Math" w:hAnsi="Cambria Math"/>
                      <w:lang w:val="en-US"/>
                    </w:rPr>
                    <m:t>+5</m:t>
                  </w:del>
                </m:r>
                <m:sSub>
                  <m:sSubPr>
                    <m:ctrlPr>
                      <w:del w:id="97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sSubPr>
                  <m:e>
                    <m:r>
                      <w:del w:id="98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x</m:t>
                      </w:del>
                    </m:r>
                  </m:e>
                  <m:sub>
                    <m:r>
                      <w:del w:id="99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i2</m:t>
                      </w:del>
                    </m:r>
                  </m:sub>
                </m:sSub>
                <m:r>
                  <w:del w:id="100" w:author="Vasy Medov" w:date="2026-03-18T20:12:00Z">
                    <w:rPr>
                      <w:rFonts w:ascii="Cambria Math" w:hAnsi="Cambria Math"/>
                      <w:lang w:val="en-US"/>
                    </w:rPr>
                    <m:t>+3x)i-6</m:t>
                  </w:del>
                </m:r>
              </m:oMath>
            </m:oMathPara>
          </w:p>
        </w:tc>
      </w:tr>
      <w:tr w:rsidR="00CE186C" w:rsidDel="00972243" w14:paraId="2DE13383" w14:textId="22DECC1B" w:rsidTr="00CE186C">
        <w:trPr>
          <w:del w:id="101" w:author="Vasy Medov" w:date="2026-03-18T20:12:00Z"/>
        </w:trPr>
        <w:tc>
          <w:tcPr>
            <w:tcW w:w="1271" w:type="dxa"/>
          </w:tcPr>
          <w:p w14:paraId="00F997C9" w14:textId="0AEFE3E0" w:rsidR="00CE186C" w:rsidDel="00972243" w:rsidRDefault="00CE186C" w:rsidP="00CE186C">
            <w:pPr>
              <w:ind w:firstLine="0"/>
              <w:rPr>
                <w:del w:id="102" w:author="Vasy Medov" w:date="2026-03-18T20:12:00Z"/>
              </w:rPr>
            </w:pPr>
            <m:oMathPara>
              <m:oMath>
                <m:r>
                  <w:del w:id="103" w:author="Vasy Medov" w:date="2026-03-18T20:12:00Z">
                    <w:rPr>
                      <w:rFonts w:ascii="Cambria Math" w:hAnsi="Cambria Math"/>
                    </w:rPr>
                    <m:t>0</m:t>
                  </w:del>
                </m:r>
              </m:oMath>
            </m:oMathPara>
          </w:p>
        </w:tc>
        <w:tc>
          <w:tcPr>
            <w:tcW w:w="2552" w:type="dxa"/>
          </w:tcPr>
          <w:p w14:paraId="0240AC86" w14:textId="69407221" w:rsidR="00CE186C" w:rsidDel="00972243" w:rsidRDefault="00CE186C" w:rsidP="00CE186C">
            <w:pPr>
              <w:ind w:firstLine="0"/>
              <w:rPr>
                <w:del w:id="104" w:author="Vasy Medov" w:date="2026-03-18T20:12:00Z"/>
              </w:rPr>
            </w:pPr>
            <m:oMathPara>
              <m:oMath>
                <m:r>
                  <w:del w:id="105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</m:oMath>
            </m:oMathPara>
          </w:p>
        </w:tc>
        <w:tc>
          <w:tcPr>
            <w:tcW w:w="5390" w:type="dxa"/>
          </w:tcPr>
          <w:p w14:paraId="0627547F" w14:textId="5E0C8F35" w:rsidR="00CE186C" w:rsidDel="00972243" w:rsidRDefault="00CE186C" w:rsidP="00CE186C">
            <w:pPr>
              <w:ind w:firstLine="0"/>
              <w:rPr>
                <w:del w:id="106" w:author="Vasy Medov" w:date="2026-03-18T20:12:00Z"/>
              </w:rPr>
            </w:pPr>
            <m:oMathPara>
              <m:oMath>
                <m:r>
                  <w:del w:id="107" w:author="Vasy Medov" w:date="2026-03-18T20:12:00Z">
                    <w:rPr>
                      <w:rFonts w:ascii="Cambria Math" w:hAnsi="Cambria Math"/>
                    </w:rPr>
                    <m:t>5</m:t>
                  </w:del>
                </m:r>
              </m:oMath>
            </m:oMathPara>
          </w:p>
        </w:tc>
      </w:tr>
      <w:tr w:rsidR="00CE186C" w:rsidDel="00972243" w14:paraId="4F961952" w14:textId="0B3C9BF7" w:rsidTr="00CE186C">
        <w:trPr>
          <w:del w:id="108" w:author="Vasy Medov" w:date="2026-03-18T20:12:00Z"/>
        </w:trPr>
        <w:tc>
          <w:tcPr>
            <w:tcW w:w="1271" w:type="dxa"/>
          </w:tcPr>
          <w:p w14:paraId="3381E99A" w14:textId="0266DF47" w:rsidR="00CE186C" w:rsidDel="00972243" w:rsidRDefault="00CE186C" w:rsidP="00CE186C">
            <w:pPr>
              <w:ind w:firstLine="0"/>
              <w:rPr>
                <w:del w:id="109" w:author="Vasy Medov" w:date="2026-03-18T20:12:00Z"/>
              </w:rPr>
            </w:pPr>
            <m:oMathPara>
              <m:oMath>
                <m:r>
                  <w:del w:id="110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</m:oMath>
            </m:oMathPara>
          </w:p>
        </w:tc>
        <w:tc>
          <w:tcPr>
            <w:tcW w:w="2552" w:type="dxa"/>
          </w:tcPr>
          <w:p w14:paraId="19EB7E7B" w14:textId="682E87BB" w:rsidR="00CE186C" w:rsidDel="00972243" w:rsidRDefault="00CE186C" w:rsidP="00CE186C">
            <w:pPr>
              <w:ind w:firstLine="0"/>
              <w:rPr>
                <w:del w:id="111" w:author="Vasy Medov" w:date="2026-03-18T20:12:00Z"/>
              </w:rPr>
            </w:pPr>
            <m:oMathPara>
              <m:oMath>
                <m:r>
                  <w:del w:id="112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113" w:author="Vasy Medov" w:date="2026-03-18T20:12:00Z">
                    <w:rPr>
                      <w:rFonts w:ascii="Cambria Math" w:hAnsi="Cambria Math"/>
                      <w:lang w:val="en-US"/>
                    </w:rPr>
                    <m:t>.1</m:t>
                  </w:del>
                </m:r>
              </m:oMath>
            </m:oMathPara>
          </w:p>
        </w:tc>
        <w:tc>
          <w:tcPr>
            <w:tcW w:w="5390" w:type="dxa"/>
          </w:tcPr>
          <w:p w14:paraId="7A5FFDBC" w14:textId="69C37A6D" w:rsidR="00CE186C" w:rsidDel="00972243" w:rsidRDefault="00CE186C" w:rsidP="00CE186C">
            <w:pPr>
              <w:ind w:firstLine="0"/>
              <w:rPr>
                <w:del w:id="114" w:author="Vasy Medov" w:date="2026-03-18T20:12:00Z"/>
              </w:rPr>
            </w:pPr>
            <m:oMathPara>
              <m:oMath>
                <m:r>
                  <w:del w:id="115" w:author="Vasy Medov" w:date="2026-03-18T20:12:00Z">
                    <w:rPr>
                      <w:rFonts w:ascii="Cambria Math" w:hAnsi="Cambria Math"/>
                      <w:lang w:val="en-US"/>
                    </w:rPr>
                    <m:t>7.343</m:t>
                  </w:del>
                </m:r>
              </m:oMath>
            </m:oMathPara>
          </w:p>
        </w:tc>
      </w:tr>
      <w:tr w:rsidR="00CE186C" w:rsidDel="00972243" w14:paraId="4525E46C" w14:textId="4CB4704B" w:rsidTr="00CE186C">
        <w:trPr>
          <w:del w:id="116" w:author="Vasy Medov" w:date="2026-03-18T20:12:00Z"/>
        </w:trPr>
        <w:tc>
          <w:tcPr>
            <w:tcW w:w="1271" w:type="dxa"/>
          </w:tcPr>
          <w:p w14:paraId="4C563ABA" w14:textId="13D44B1C" w:rsidR="00CE186C" w:rsidDel="00972243" w:rsidRDefault="00CE186C" w:rsidP="00CE186C">
            <w:pPr>
              <w:ind w:firstLine="0"/>
              <w:rPr>
                <w:del w:id="117" w:author="Vasy Medov" w:date="2026-03-18T20:12:00Z"/>
              </w:rPr>
            </w:pPr>
            <m:oMathPara>
              <m:oMath>
                <m:r>
                  <w:del w:id="118" w:author="Vasy Medov" w:date="2026-03-18T20:12:00Z">
                    <w:rPr>
                      <w:rFonts w:ascii="Cambria Math" w:hAnsi="Cambria Math"/>
                    </w:rPr>
                    <m:t>2</m:t>
                  </w:del>
                </m:r>
              </m:oMath>
            </m:oMathPara>
          </w:p>
        </w:tc>
        <w:tc>
          <w:tcPr>
            <w:tcW w:w="2552" w:type="dxa"/>
          </w:tcPr>
          <w:p w14:paraId="2317C68B" w14:textId="3AF68E93" w:rsidR="00CE186C" w:rsidDel="00972243" w:rsidRDefault="00CE186C" w:rsidP="00CE186C">
            <w:pPr>
              <w:ind w:firstLine="0"/>
              <w:rPr>
                <w:del w:id="119" w:author="Vasy Medov" w:date="2026-03-18T20:12:00Z"/>
              </w:rPr>
            </w:pPr>
            <m:oMathPara>
              <m:oMath>
                <m:r>
                  <w:del w:id="120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121" w:author="Vasy Medov" w:date="2026-03-18T20:12:00Z">
                    <w:rPr>
                      <w:rFonts w:ascii="Cambria Math" w:hAnsi="Cambria Math"/>
                      <w:lang w:val="en-US"/>
                    </w:rPr>
                    <m:t>.2</m:t>
                  </w:del>
                </m:r>
              </m:oMath>
            </m:oMathPara>
          </w:p>
        </w:tc>
        <w:tc>
          <w:tcPr>
            <w:tcW w:w="5390" w:type="dxa"/>
          </w:tcPr>
          <w:p w14:paraId="62287539" w14:textId="65857A5F" w:rsidR="00CE186C" w:rsidDel="00972243" w:rsidRDefault="00CE186C" w:rsidP="00CE186C">
            <w:pPr>
              <w:ind w:firstLine="0"/>
              <w:rPr>
                <w:del w:id="122" w:author="Vasy Medov" w:date="2026-03-18T20:12:00Z"/>
              </w:rPr>
            </w:pPr>
            <m:oMathPara>
              <m:oMath>
                <m:r>
                  <w:del w:id="123" w:author="Vasy Medov" w:date="2026-03-18T20:12:00Z">
                    <w:rPr>
                      <w:rFonts w:ascii="Cambria Math" w:hAnsi="Cambria Math"/>
                      <w:lang w:val="en-US"/>
                    </w:rPr>
                    <m:t>10.008</m:t>
                  </w:del>
                </m:r>
              </m:oMath>
            </m:oMathPara>
          </w:p>
        </w:tc>
      </w:tr>
      <w:tr w:rsidR="00CE186C" w:rsidDel="00972243" w14:paraId="07B36B77" w14:textId="274D7B99" w:rsidTr="00CE186C">
        <w:trPr>
          <w:del w:id="124" w:author="Vasy Medov" w:date="2026-03-18T20:12:00Z"/>
        </w:trPr>
        <w:tc>
          <w:tcPr>
            <w:tcW w:w="1271" w:type="dxa"/>
          </w:tcPr>
          <w:p w14:paraId="59B8DF78" w14:textId="06D2C5F4" w:rsidR="00CE186C" w:rsidDel="00972243" w:rsidRDefault="00CE186C" w:rsidP="00CE186C">
            <w:pPr>
              <w:ind w:firstLine="0"/>
              <w:rPr>
                <w:del w:id="125" w:author="Vasy Medov" w:date="2026-03-18T20:12:00Z"/>
              </w:rPr>
            </w:pPr>
            <m:oMathPara>
              <m:oMath>
                <m:r>
                  <w:del w:id="126" w:author="Vasy Medov" w:date="2026-03-18T20:12:00Z">
                    <w:rPr>
                      <w:rFonts w:ascii="Cambria Math" w:hAnsi="Cambria Math"/>
                    </w:rPr>
                    <m:t>3</m:t>
                  </w:del>
                </m:r>
              </m:oMath>
            </m:oMathPara>
          </w:p>
        </w:tc>
        <w:tc>
          <w:tcPr>
            <w:tcW w:w="2552" w:type="dxa"/>
          </w:tcPr>
          <w:p w14:paraId="2461EF70" w14:textId="1E865C69" w:rsidR="00CE186C" w:rsidDel="00972243" w:rsidRDefault="00CE186C" w:rsidP="00CE186C">
            <w:pPr>
              <w:ind w:firstLine="0"/>
              <w:rPr>
                <w:del w:id="127" w:author="Vasy Medov" w:date="2026-03-18T20:12:00Z"/>
              </w:rPr>
            </w:pPr>
            <m:oMathPara>
              <m:oMath>
                <m:r>
                  <w:del w:id="128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129" w:author="Vasy Medov" w:date="2026-03-18T20:12:00Z">
                    <w:rPr>
                      <w:rFonts w:ascii="Cambria Math" w:hAnsi="Cambria Math"/>
                      <w:lang w:val="en-US"/>
                    </w:rPr>
                    <m:t>.3</m:t>
                  </w:del>
                </m:r>
              </m:oMath>
            </m:oMathPara>
          </w:p>
        </w:tc>
        <w:tc>
          <w:tcPr>
            <w:tcW w:w="5390" w:type="dxa"/>
          </w:tcPr>
          <w:p w14:paraId="5C2B644B" w14:textId="7C6E1CA2" w:rsidR="00CE186C" w:rsidDel="00972243" w:rsidRDefault="00CE186C" w:rsidP="00CE186C">
            <w:pPr>
              <w:ind w:firstLine="0"/>
              <w:rPr>
                <w:del w:id="130" w:author="Vasy Medov" w:date="2026-03-18T20:12:00Z"/>
              </w:rPr>
            </w:pPr>
            <m:oMathPara>
              <m:oMath>
                <m:r>
                  <w:del w:id="131" w:author="Vasy Medov" w:date="2026-03-18T20:12:00Z">
                    <w:rPr>
                      <w:rFonts w:ascii="Cambria Math" w:hAnsi="Cambria Math"/>
                      <w:lang w:val="en-US"/>
                    </w:rPr>
                    <m:t>13.019</m:t>
                  </w:del>
                </m:r>
              </m:oMath>
            </m:oMathPara>
          </w:p>
        </w:tc>
      </w:tr>
      <w:tr w:rsidR="00CE186C" w:rsidDel="00972243" w14:paraId="38C8CA81" w14:textId="5BB89295" w:rsidTr="00CE186C">
        <w:trPr>
          <w:del w:id="132" w:author="Vasy Medov" w:date="2026-03-18T20:12:00Z"/>
        </w:trPr>
        <w:tc>
          <w:tcPr>
            <w:tcW w:w="1271" w:type="dxa"/>
          </w:tcPr>
          <w:p w14:paraId="092E5C05" w14:textId="18654046" w:rsidR="00CE186C" w:rsidDel="00972243" w:rsidRDefault="00CE186C" w:rsidP="00CE186C">
            <w:pPr>
              <w:ind w:firstLine="0"/>
              <w:rPr>
                <w:del w:id="133" w:author="Vasy Medov" w:date="2026-03-18T20:12:00Z"/>
              </w:rPr>
            </w:pPr>
            <m:oMathPara>
              <m:oMath>
                <m:r>
                  <w:del w:id="134" w:author="Vasy Medov" w:date="2026-03-18T20:12:00Z">
                    <w:rPr>
                      <w:rFonts w:ascii="Cambria Math" w:hAnsi="Cambria Math"/>
                    </w:rPr>
                    <m:t>4</m:t>
                  </w:del>
                </m:r>
              </m:oMath>
            </m:oMathPara>
          </w:p>
        </w:tc>
        <w:tc>
          <w:tcPr>
            <w:tcW w:w="2552" w:type="dxa"/>
          </w:tcPr>
          <w:p w14:paraId="528CF09A" w14:textId="263C63D2" w:rsidR="00CE186C" w:rsidDel="00972243" w:rsidRDefault="00CE186C" w:rsidP="00CE186C">
            <w:pPr>
              <w:ind w:firstLine="0"/>
              <w:rPr>
                <w:del w:id="135" w:author="Vasy Medov" w:date="2026-03-18T20:12:00Z"/>
              </w:rPr>
            </w:pPr>
            <m:oMathPara>
              <m:oMath>
                <m:r>
                  <w:del w:id="136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137" w:author="Vasy Medov" w:date="2026-03-18T20:12:00Z">
                    <w:rPr>
                      <w:rFonts w:ascii="Cambria Math" w:hAnsi="Cambria Math"/>
                      <w:lang w:val="en-US"/>
                    </w:rPr>
                    <m:t>.4</m:t>
                  </w:del>
                </m:r>
              </m:oMath>
            </m:oMathPara>
          </w:p>
        </w:tc>
        <w:tc>
          <w:tcPr>
            <w:tcW w:w="5390" w:type="dxa"/>
          </w:tcPr>
          <w:p w14:paraId="03F7140C" w14:textId="036884BA" w:rsidR="00CE186C" w:rsidDel="00972243" w:rsidRDefault="00CE186C" w:rsidP="00CE186C">
            <w:pPr>
              <w:ind w:firstLine="0"/>
              <w:rPr>
                <w:del w:id="138" w:author="Vasy Medov" w:date="2026-03-18T20:12:00Z"/>
              </w:rPr>
            </w:pPr>
            <m:oMathPara>
              <m:oMath>
                <m:r>
                  <w:del w:id="139" w:author="Vasy Medov" w:date="2026-03-18T20:12:00Z">
                    <w:rPr>
                      <w:rFonts w:ascii="Cambria Math" w:hAnsi="Cambria Math"/>
                      <w:lang w:val="en-US"/>
                    </w:rPr>
                    <m:t>16.400</m:t>
                  </w:del>
                </m:r>
              </m:oMath>
            </m:oMathPara>
          </w:p>
        </w:tc>
      </w:tr>
      <w:tr w:rsidR="00CE186C" w:rsidDel="00972243" w14:paraId="06B22A41" w14:textId="5E180FD6" w:rsidTr="00CE186C">
        <w:trPr>
          <w:del w:id="140" w:author="Vasy Medov" w:date="2026-03-18T20:12:00Z"/>
        </w:trPr>
        <w:tc>
          <w:tcPr>
            <w:tcW w:w="1271" w:type="dxa"/>
          </w:tcPr>
          <w:p w14:paraId="0A0D8EE8" w14:textId="69BA2475" w:rsidR="00CE186C" w:rsidRPr="00E07DDA" w:rsidDel="00972243" w:rsidRDefault="00CE186C" w:rsidP="00CE186C">
            <w:pPr>
              <w:ind w:firstLine="0"/>
              <w:rPr>
                <w:del w:id="141" w:author="Vasy Medov" w:date="2026-03-18T20:12:00Z"/>
                <w:i/>
                <w:lang w:val="en-US"/>
              </w:rPr>
            </w:pPr>
            <m:oMathPara>
              <m:oMath>
                <m:r>
                  <w:del w:id="142" w:author="Vasy Medov" w:date="2026-03-18T20:12:00Z">
                    <w:rPr>
                      <w:rFonts w:ascii="Cambria Math" w:hAnsi="Cambria Math"/>
                    </w:rPr>
                    <m:t>5</m:t>
                  </w:del>
                </m:r>
              </m:oMath>
            </m:oMathPara>
          </w:p>
        </w:tc>
        <w:tc>
          <w:tcPr>
            <w:tcW w:w="2552" w:type="dxa"/>
          </w:tcPr>
          <w:p w14:paraId="45301E2B" w14:textId="2E0A0AB5" w:rsidR="00CE186C" w:rsidDel="00972243" w:rsidRDefault="00CE186C" w:rsidP="00CE186C">
            <w:pPr>
              <w:ind w:firstLine="0"/>
              <w:rPr>
                <w:del w:id="143" w:author="Vasy Medov" w:date="2026-03-18T20:12:00Z"/>
              </w:rPr>
            </w:pPr>
            <m:oMathPara>
              <m:oMath>
                <m:r>
                  <w:del w:id="144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145" w:author="Vasy Medov" w:date="2026-03-18T20:12:00Z">
                    <w:rPr>
                      <w:rFonts w:ascii="Cambria Math" w:hAnsi="Cambria Math"/>
                      <w:lang w:val="en-US"/>
                    </w:rPr>
                    <m:t>.5</m:t>
                  </w:del>
                </m:r>
              </m:oMath>
            </m:oMathPara>
          </w:p>
        </w:tc>
        <w:tc>
          <w:tcPr>
            <w:tcW w:w="5390" w:type="dxa"/>
          </w:tcPr>
          <w:p w14:paraId="620220D3" w14:textId="6B2DFB8C" w:rsidR="00CE186C" w:rsidDel="00972243" w:rsidRDefault="00CE186C" w:rsidP="00CE186C">
            <w:pPr>
              <w:ind w:firstLine="0"/>
              <w:rPr>
                <w:del w:id="146" w:author="Vasy Medov" w:date="2026-03-18T20:12:00Z"/>
              </w:rPr>
            </w:pPr>
            <m:oMathPara>
              <m:oMath>
                <m:r>
                  <w:del w:id="147" w:author="Vasy Medov" w:date="2026-03-18T20:12:00Z">
                    <w:rPr>
                      <w:rFonts w:ascii="Cambria Math" w:hAnsi="Cambria Math"/>
                      <w:lang w:val="en-US"/>
                    </w:rPr>
                    <m:t>20.175</m:t>
                  </w:del>
                </m:r>
              </m:oMath>
            </m:oMathPara>
          </w:p>
        </w:tc>
      </w:tr>
      <w:tr w:rsidR="00CE186C" w:rsidDel="00972243" w14:paraId="014221C3" w14:textId="10F90F8B" w:rsidTr="00CE186C">
        <w:trPr>
          <w:del w:id="148" w:author="Vasy Medov" w:date="2026-03-18T20:12:00Z"/>
        </w:trPr>
        <w:tc>
          <w:tcPr>
            <w:tcW w:w="1271" w:type="dxa"/>
          </w:tcPr>
          <w:p w14:paraId="7C0BACCB" w14:textId="7B897D92" w:rsidR="00CE186C" w:rsidDel="00972243" w:rsidRDefault="00CE186C" w:rsidP="00CE186C">
            <w:pPr>
              <w:ind w:firstLine="0"/>
              <w:rPr>
                <w:del w:id="149" w:author="Vasy Medov" w:date="2026-03-18T20:12:00Z"/>
              </w:rPr>
            </w:pPr>
            <m:oMathPara>
              <m:oMath>
                <m:r>
                  <w:del w:id="150" w:author="Vasy Medov" w:date="2026-03-18T20:12:00Z">
                    <w:rPr>
                      <w:rFonts w:ascii="Cambria Math" w:hAnsi="Cambria Math"/>
                    </w:rPr>
                    <m:t>6</m:t>
                  </w:del>
                </m:r>
              </m:oMath>
            </m:oMathPara>
          </w:p>
        </w:tc>
        <w:tc>
          <w:tcPr>
            <w:tcW w:w="2552" w:type="dxa"/>
          </w:tcPr>
          <w:p w14:paraId="66F0D5E3" w14:textId="6A52E3CD" w:rsidR="00CE186C" w:rsidRPr="00E07DDA" w:rsidDel="00972243" w:rsidRDefault="00CE186C" w:rsidP="00CE186C">
            <w:pPr>
              <w:ind w:firstLine="0"/>
              <w:rPr>
                <w:del w:id="151" w:author="Vasy Medov" w:date="2026-03-18T20:12:00Z"/>
                <w:i/>
                <w:lang w:val="en-US"/>
              </w:rPr>
            </w:pPr>
            <m:oMathPara>
              <m:oMath>
                <m:r>
                  <w:del w:id="152" w:author="Vasy Medov" w:date="2026-03-18T20:12:00Z">
                    <w:rPr>
                      <w:rFonts w:ascii="Cambria Math" w:hAnsi="Cambria Math"/>
                    </w:rPr>
                    <m:t>1.</m:t>
                  </w:del>
                </m:r>
                <m:r>
                  <w:del w:id="153" w:author="Vasy Medov" w:date="2026-03-18T20:12:00Z">
                    <w:rPr>
                      <w:rFonts w:ascii="Cambria Math" w:hAnsi="Cambria Math"/>
                      <w:lang w:val="en-US"/>
                    </w:rPr>
                    <m:t>6</m:t>
                  </w:del>
                </m:r>
              </m:oMath>
            </m:oMathPara>
          </w:p>
        </w:tc>
        <w:tc>
          <w:tcPr>
            <w:tcW w:w="5390" w:type="dxa"/>
          </w:tcPr>
          <w:p w14:paraId="404A6644" w14:textId="7DD935FC" w:rsidR="00CE186C" w:rsidDel="00972243" w:rsidRDefault="00CE186C" w:rsidP="00CE186C">
            <w:pPr>
              <w:ind w:firstLine="0"/>
              <w:rPr>
                <w:del w:id="154" w:author="Vasy Medov" w:date="2026-03-18T20:12:00Z"/>
              </w:rPr>
            </w:pPr>
            <m:oMathPara>
              <m:oMath>
                <m:r>
                  <w:del w:id="155" w:author="Vasy Medov" w:date="2026-03-18T20:12:00Z">
                    <w:rPr>
                      <w:rFonts w:ascii="Cambria Math" w:hAnsi="Cambria Math"/>
                      <w:lang w:val="en-US"/>
                    </w:rPr>
                    <m:t>24.368</m:t>
                  </w:del>
                </m:r>
              </m:oMath>
            </m:oMathPara>
          </w:p>
        </w:tc>
      </w:tr>
      <w:tr w:rsidR="00CE186C" w:rsidDel="00972243" w14:paraId="75086F0B" w14:textId="6ABAD63C" w:rsidTr="00CE186C">
        <w:trPr>
          <w:del w:id="156" w:author="Vasy Medov" w:date="2026-03-18T20:12:00Z"/>
        </w:trPr>
        <w:tc>
          <w:tcPr>
            <w:tcW w:w="1271" w:type="dxa"/>
          </w:tcPr>
          <w:p w14:paraId="2D2F9B92" w14:textId="54B977C0" w:rsidR="00CE186C" w:rsidDel="00972243" w:rsidRDefault="00CE186C" w:rsidP="00CE186C">
            <w:pPr>
              <w:ind w:firstLine="0"/>
              <w:rPr>
                <w:del w:id="157" w:author="Vasy Medov" w:date="2026-03-18T20:12:00Z"/>
                <w:rFonts w:eastAsia="Calibri" w:cs="Times New Roman"/>
              </w:rPr>
            </w:pPr>
            <m:oMathPara>
              <m:oMath>
                <m:r>
                  <w:del w:id="158" w:author="Vasy Medov" w:date="2026-03-18T20:12:00Z">
                    <w:rPr>
                      <w:rFonts w:ascii="Cambria Math" w:eastAsia="Calibri" w:hAnsi="Cambria Math" w:cs="Times New Roman"/>
                    </w:rPr>
                    <m:t>7</m:t>
                  </w:del>
                </m:r>
              </m:oMath>
            </m:oMathPara>
          </w:p>
        </w:tc>
        <w:tc>
          <w:tcPr>
            <w:tcW w:w="2552" w:type="dxa"/>
          </w:tcPr>
          <w:p w14:paraId="1670035D" w14:textId="624FE4C9" w:rsidR="00CE186C" w:rsidDel="00972243" w:rsidRDefault="00CE186C" w:rsidP="00CE186C">
            <w:pPr>
              <w:ind w:firstLine="0"/>
              <w:rPr>
                <w:del w:id="159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60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1.7</m:t>
                  </w:del>
                </m:r>
              </m:oMath>
            </m:oMathPara>
          </w:p>
        </w:tc>
        <w:tc>
          <w:tcPr>
            <w:tcW w:w="5390" w:type="dxa"/>
          </w:tcPr>
          <w:p w14:paraId="623DB9A9" w14:textId="23D2D825" w:rsidR="00CE186C" w:rsidDel="00972243" w:rsidRDefault="00E10268" w:rsidP="00CE186C">
            <w:pPr>
              <w:ind w:firstLine="0"/>
              <w:rPr>
                <w:del w:id="161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62" w:author="Vasy Medov" w:date="2026-03-18T20:12:00Z">
                    <w:rPr>
                      <w:rFonts w:ascii="Cambria Math" w:hAnsi="Cambria Math"/>
                      <w:lang w:val="en-US"/>
                    </w:rPr>
                    <m:t>29.003</m:t>
                  </w:del>
                </m:r>
              </m:oMath>
            </m:oMathPara>
          </w:p>
        </w:tc>
      </w:tr>
      <w:tr w:rsidR="00CE186C" w:rsidDel="00972243" w14:paraId="6CE8EBAB" w14:textId="5012776F" w:rsidTr="00CE186C">
        <w:trPr>
          <w:del w:id="163" w:author="Vasy Medov" w:date="2026-03-18T20:12:00Z"/>
        </w:trPr>
        <w:tc>
          <w:tcPr>
            <w:tcW w:w="1271" w:type="dxa"/>
          </w:tcPr>
          <w:p w14:paraId="5F98F35A" w14:textId="1AC790AF" w:rsidR="00CE186C" w:rsidDel="00972243" w:rsidRDefault="00CE186C" w:rsidP="00CE186C">
            <w:pPr>
              <w:ind w:firstLine="0"/>
              <w:rPr>
                <w:del w:id="164" w:author="Vasy Medov" w:date="2026-03-18T20:12:00Z"/>
                <w:rFonts w:eastAsia="Calibri" w:cs="Times New Roman"/>
              </w:rPr>
            </w:pPr>
            <m:oMathPara>
              <m:oMath>
                <m:r>
                  <w:del w:id="165" w:author="Vasy Medov" w:date="2026-03-18T20:12:00Z">
                    <w:rPr>
                      <w:rFonts w:ascii="Cambria Math" w:eastAsia="Calibri" w:hAnsi="Cambria Math" w:cs="Times New Roman"/>
                    </w:rPr>
                    <m:t>8</m:t>
                  </w:del>
                </m:r>
              </m:oMath>
            </m:oMathPara>
          </w:p>
        </w:tc>
        <w:tc>
          <w:tcPr>
            <w:tcW w:w="2552" w:type="dxa"/>
          </w:tcPr>
          <w:p w14:paraId="09BCB55D" w14:textId="0FDBD9CC" w:rsidR="00CE186C" w:rsidDel="00972243" w:rsidRDefault="00CE186C" w:rsidP="00CE186C">
            <w:pPr>
              <w:ind w:firstLine="0"/>
              <w:rPr>
                <w:del w:id="166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67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1.8</m:t>
                  </w:del>
                </m:r>
              </m:oMath>
            </m:oMathPara>
          </w:p>
        </w:tc>
        <w:tc>
          <w:tcPr>
            <w:tcW w:w="5390" w:type="dxa"/>
          </w:tcPr>
          <w:p w14:paraId="27867951" w14:textId="10A975A2" w:rsidR="00CE186C" w:rsidDel="00972243" w:rsidRDefault="00E10268" w:rsidP="00CE186C">
            <w:pPr>
              <w:ind w:firstLine="0"/>
              <w:rPr>
                <w:del w:id="168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69" w:author="Vasy Medov" w:date="2026-03-18T20:12:00Z">
                    <w:rPr>
                      <w:rFonts w:ascii="Cambria Math" w:hAnsi="Cambria Math"/>
                      <w:lang w:val="en-US"/>
                    </w:rPr>
                    <m:t>34.104</m:t>
                  </w:del>
                </m:r>
              </m:oMath>
            </m:oMathPara>
          </w:p>
        </w:tc>
      </w:tr>
      <w:tr w:rsidR="00CE186C" w:rsidDel="00972243" w14:paraId="23BE3F87" w14:textId="0E7D2440" w:rsidTr="00CE186C">
        <w:trPr>
          <w:del w:id="170" w:author="Vasy Medov" w:date="2026-03-18T20:12:00Z"/>
        </w:trPr>
        <w:tc>
          <w:tcPr>
            <w:tcW w:w="1271" w:type="dxa"/>
          </w:tcPr>
          <w:p w14:paraId="3EA5F7C2" w14:textId="1CEA12BC" w:rsidR="00CE186C" w:rsidDel="00972243" w:rsidRDefault="00CE186C" w:rsidP="00CE186C">
            <w:pPr>
              <w:ind w:firstLine="0"/>
              <w:rPr>
                <w:del w:id="171" w:author="Vasy Medov" w:date="2026-03-18T20:12:00Z"/>
                <w:rFonts w:eastAsia="Calibri" w:cs="Times New Roman"/>
              </w:rPr>
            </w:pPr>
            <m:oMathPara>
              <m:oMath>
                <m:r>
                  <w:del w:id="172" w:author="Vasy Medov" w:date="2026-03-18T20:12:00Z">
                    <w:rPr>
                      <w:rFonts w:ascii="Cambria Math" w:eastAsia="Calibri" w:hAnsi="Cambria Math" w:cs="Times New Roman"/>
                    </w:rPr>
                    <m:t>9</m:t>
                  </w:del>
                </m:r>
              </m:oMath>
            </m:oMathPara>
          </w:p>
        </w:tc>
        <w:tc>
          <w:tcPr>
            <w:tcW w:w="2552" w:type="dxa"/>
          </w:tcPr>
          <w:p w14:paraId="001E920A" w14:textId="7EDE782E" w:rsidR="00CE186C" w:rsidDel="00972243" w:rsidRDefault="00CE186C" w:rsidP="00CE186C">
            <w:pPr>
              <w:ind w:firstLine="0"/>
              <w:rPr>
                <w:del w:id="173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74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1.9</m:t>
                  </w:del>
                </m:r>
              </m:oMath>
            </m:oMathPara>
          </w:p>
        </w:tc>
        <w:tc>
          <w:tcPr>
            <w:tcW w:w="5390" w:type="dxa"/>
          </w:tcPr>
          <w:p w14:paraId="2FD544D4" w14:textId="471BBF0D" w:rsidR="00CE186C" w:rsidDel="00972243" w:rsidRDefault="00E10268" w:rsidP="00CE186C">
            <w:pPr>
              <w:ind w:firstLine="0"/>
              <w:rPr>
                <w:del w:id="175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76" w:author="Vasy Medov" w:date="2026-03-18T20:12:00Z">
                    <w:rPr>
                      <w:rFonts w:ascii="Cambria Math" w:hAnsi="Cambria Math"/>
                      <w:lang w:val="en-US"/>
                    </w:rPr>
                    <m:t>39.695</m:t>
                  </w:del>
                </m:r>
              </m:oMath>
            </m:oMathPara>
          </w:p>
        </w:tc>
      </w:tr>
      <w:tr w:rsidR="00CE186C" w:rsidDel="00972243" w14:paraId="7E0F2A38" w14:textId="3971A140" w:rsidTr="00CE186C">
        <w:trPr>
          <w:del w:id="177" w:author="Vasy Medov" w:date="2026-03-18T20:12:00Z"/>
        </w:trPr>
        <w:tc>
          <w:tcPr>
            <w:tcW w:w="1271" w:type="dxa"/>
          </w:tcPr>
          <w:p w14:paraId="5497DCFB" w14:textId="6D745AF1" w:rsidR="00CE186C" w:rsidDel="00972243" w:rsidRDefault="00CE186C" w:rsidP="00CE186C">
            <w:pPr>
              <w:ind w:firstLine="0"/>
              <w:rPr>
                <w:del w:id="178" w:author="Vasy Medov" w:date="2026-03-18T20:12:00Z"/>
                <w:rFonts w:eastAsia="Calibri" w:cs="Times New Roman"/>
              </w:rPr>
            </w:pPr>
            <m:oMathPara>
              <m:oMath>
                <m:r>
                  <w:del w:id="179" w:author="Vasy Medov" w:date="2026-03-18T20:12:00Z">
                    <w:rPr>
                      <w:rFonts w:ascii="Cambria Math" w:eastAsia="Calibri" w:hAnsi="Cambria Math" w:cs="Times New Roman"/>
                    </w:rPr>
                    <m:t>1</m:t>
                  </w:del>
                </m:r>
                <m:r>
                  <w:del w:id="180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0</m:t>
                  </w:del>
                </m:r>
              </m:oMath>
            </m:oMathPara>
          </w:p>
        </w:tc>
        <w:tc>
          <w:tcPr>
            <w:tcW w:w="2552" w:type="dxa"/>
          </w:tcPr>
          <w:p w14:paraId="61057933" w14:textId="424A1A60" w:rsidR="00CE186C" w:rsidDel="00972243" w:rsidRDefault="00CE186C" w:rsidP="00CE186C">
            <w:pPr>
              <w:ind w:firstLine="0"/>
              <w:rPr>
                <w:del w:id="181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82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2</m:t>
                  </w:del>
                </m:r>
              </m:oMath>
            </m:oMathPara>
          </w:p>
        </w:tc>
        <w:tc>
          <w:tcPr>
            <w:tcW w:w="5390" w:type="dxa"/>
          </w:tcPr>
          <w:p w14:paraId="2A078893" w14:textId="5C90C8BB" w:rsidR="00CE186C" w:rsidDel="00972243" w:rsidRDefault="00E10268" w:rsidP="00CE186C">
            <w:pPr>
              <w:ind w:firstLine="0"/>
              <w:rPr>
                <w:del w:id="183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184" w:author="Vasy Medov" w:date="2026-03-18T20:12:00Z">
                    <w:rPr>
                      <w:rFonts w:ascii="Cambria Math" w:hAnsi="Cambria Math"/>
                      <w:lang w:val="en-US"/>
                    </w:rPr>
                    <m:t>4</m:t>
                  </w:del>
                </m:r>
                <m:r>
                  <w:del w:id="185" w:author="Vasy Medov" w:date="2026-03-18T20:10:00Z">
                    <w:rPr>
                      <w:rFonts w:ascii="Cambria Math" w:hAnsi="Cambria Math"/>
                      <w:lang w:val="en-US"/>
                    </w:rPr>
                    <m:t>6</m:t>
                  </w:del>
                </m:r>
              </m:oMath>
            </m:oMathPara>
          </w:p>
        </w:tc>
      </w:tr>
    </w:tbl>
    <w:p w14:paraId="0ACEAFF7" w14:textId="5743DCA1" w:rsidR="00E10268" w:rsidDel="00972243" w:rsidRDefault="00E10268" w:rsidP="00B008BC">
      <w:pPr>
        <w:pStyle w:val="2"/>
        <w:rPr>
          <w:del w:id="186" w:author="Vasy Medov" w:date="2026-03-18T20:12:00Z"/>
          <w:lang w:val="en-US"/>
        </w:rPr>
      </w:pPr>
    </w:p>
    <w:p w14:paraId="5DA85E09" w14:textId="5881E8D9" w:rsidR="00B008BC" w:rsidRDefault="00B008BC" w:rsidP="00B008BC">
      <w:pPr>
        <w:pStyle w:val="2"/>
      </w:pPr>
      <w:r>
        <w:t>Формула средних прямоугольников</w:t>
      </w:r>
    </w:p>
    <w:p w14:paraId="79A2AC32" w14:textId="7453866A" w:rsidR="00972243" w:rsidRPr="00E07DDA" w:rsidRDefault="006A2446" w:rsidP="00972243">
      <w:pPr>
        <w:ind w:firstLine="0"/>
        <w:rPr>
          <w:ins w:id="187" w:author="Vasy Medov" w:date="2026-03-18T20:13:00Z"/>
          <w:lang w:val="en-US"/>
        </w:rPr>
      </w:pPr>
      <m:oMathPara>
        <m:oMath>
          <m:r>
            <w:ins w:id="188" w:author="Vasy Medov" w:date="2026-03-18T20:13:00Z">
              <w:rPr>
                <w:rFonts w:ascii="Cambria Math" w:hAnsi="Cambria Math"/>
                <w:lang w:val="en-US"/>
              </w:rPr>
              <m:t>h=</m:t>
            </w:ins>
          </m:r>
          <m:f>
            <m:fPr>
              <m:ctrlPr>
                <w:ins w:id="189" w:author="Vasy Medov" w:date="2026-03-18T20:13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190" w:author="Vasy Medov" w:date="2026-03-18T20:13:00Z">
                  <w:rPr>
                    <w:rFonts w:ascii="Cambria Math" w:hAnsi="Cambria Math"/>
                    <w:lang w:val="en-US"/>
                  </w:rPr>
                  <m:t>2-1</m:t>
                </w:ins>
              </m:r>
            </m:num>
            <m:den>
              <m:r>
                <w:ins w:id="191" w:author="Vasy Medov" w:date="2026-03-18T20:13:00Z">
                  <w:rPr>
                    <w:rFonts w:ascii="Cambria Math" w:hAnsi="Cambria Math"/>
                    <w:lang w:val="en-US"/>
                  </w:rPr>
                  <m:t>10</m:t>
                </w:ins>
              </m:r>
            </m:den>
          </m:f>
          <m:r>
            <w:ins w:id="192" w:author="Vasy Medov" w:date="2026-03-18T20:13:00Z">
              <w:rPr>
                <w:rFonts w:ascii="Cambria Math" w:hAnsi="Cambria Math"/>
                <w:lang w:val="en-US"/>
              </w:rPr>
              <m:t>=0.1</m:t>
            </w:ins>
          </m:r>
          <m:r>
            <w:ins w:id="193" w:author="Vasy Medov" w:date="2026-03-18T20:19:00Z">
              <w:rPr>
                <w:rFonts w:ascii="Cambria Math" w:hAnsi="Cambria Math"/>
                <w:lang w:val="en-US"/>
              </w:rPr>
              <m:t xml:space="preserve">,  </m:t>
            </w:ins>
          </m:r>
          <m:acc>
            <m:accPr>
              <m:chr m:val="̅"/>
              <m:ctrlPr>
                <w:ins w:id="194" w:author="Vasy Medov" w:date="2026-03-18T20:19:00Z">
                  <w:rPr>
                    <w:rFonts w:ascii="Cambria Math" w:hAnsi="Cambria Math"/>
                    <w:i/>
                    <w:lang w:val="en-US"/>
                  </w:rPr>
                </w:ins>
              </m:ctrlPr>
            </m:accPr>
            <m:e>
              <m:sSub>
                <m:sSubPr>
                  <m:ctrlPr>
                    <w:ins w:id="195" w:author="Vasy Medov" w:date="2026-03-18T20:19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bPr>
                <m:e>
                  <m:r>
                    <w:ins w:id="196" w:author="Vasy Medov" w:date="2026-03-18T20:19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b>
                  <m:r>
                    <w:ins w:id="197" w:author="Vasy Medov" w:date="2026-03-18T20:19:00Z">
                      <w:rPr>
                        <w:rFonts w:ascii="Cambria Math" w:hAnsi="Cambria Math"/>
                        <w:lang w:val="en-US"/>
                      </w:rPr>
                      <m:t>i</m:t>
                    </w:ins>
                  </m:r>
                </m:sub>
              </m:sSub>
            </m:e>
          </m:acc>
          <m:r>
            <w:ins w:id="198" w:author="Vasy Medov" w:date="2026-03-18T20:19:00Z">
              <w:rPr>
                <w:rFonts w:ascii="Cambria Math" w:hAnsi="Cambria Math"/>
                <w:lang w:val="en-US"/>
              </w:rPr>
              <m:t>=</m:t>
            </w:ins>
          </m:r>
          <m:sSub>
            <m:sSubPr>
              <m:ctrlPr>
                <w:ins w:id="199" w:author="Vasy Medov" w:date="2026-03-18T20:19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200" w:author="Vasy Medov" w:date="2026-03-18T20:19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201" w:author="Vasy Medov" w:date="2026-03-18T20:19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</m:sSub>
          <m:r>
            <w:ins w:id="202" w:author="Vasy Medov" w:date="2026-03-18T20:19:00Z">
              <w:rPr>
                <w:rFonts w:ascii="Cambria Math" w:hAnsi="Cambria Math"/>
                <w:lang w:val="en-US"/>
              </w:rPr>
              <m:t>+</m:t>
            </w:ins>
          </m:r>
          <m:f>
            <m:fPr>
              <m:ctrlPr>
                <w:ins w:id="203" w:author="Vasy Medov" w:date="2026-03-18T20:19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204" w:author="Vasy Medov" w:date="2026-03-18T20:19:00Z">
                  <w:rPr>
                    <w:rFonts w:ascii="Cambria Math" w:hAnsi="Cambria Math"/>
                    <w:lang w:val="en-US"/>
                  </w:rPr>
                  <m:t>h</m:t>
                </w:ins>
              </m:r>
            </m:num>
            <m:den>
              <m:r>
                <w:ins w:id="205" w:author="Vasy Medov" w:date="2026-03-18T20:19:00Z">
                  <w:rPr>
                    <w:rFonts w:ascii="Cambria Math" w:hAnsi="Cambria Math"/>
                    <w:lang w:val="en-US"/>
                  </w:rPr>
                  <m:t>2</m:t>
                </w:ins>
              </m:r>
            </m:den>
          </m:f>
        </m:oMath>
      </m:oMathPara>
    </w:p>
    <w:tbl>
      <w:tblPr>
        <w:tblStyle w:val="ab"/>
        <w:tblW w:w="9213" w:type="dxa"/>
        <w:tblLook w:val="04A0" w:firstRow="1" w:lastRow="0" w:firstColumn="1" w:lastColumn="0" w:noHBand="0" w:noVBand="1"/>
        <w:tblPrChange w:id="206" w:author="Vasy Medov" w:date="2026-03-18T20:15:00Z">
          <w:tblPr>
            <w:tblStyle w:val="ab"/>
            <w:tblW w:w="9213" w:type="dxa"/>
            <w:tblLook w:val="04A0" w:firstRow="1" w:lastRow="0" w:firstColumn="1" w:lastColumn="0" w:noHBand="0" w:noVBand="1"/>
          </w:tblPr>
        </w:tblPrChange>
      </w:tblPr>
      <w:tblGrid>
        <w:gridCol w:w="1271"/>
        <w:gridCol w:w="4111"/>
        <w:gridCol w:w="3831"/>
        <w:tblGridChange w:id="207">
          <w:tblGrid>
            <w:gridCol w:w="1271"/>
            <w:gridCol w:w="2552"/>
            <w:gridCol w:w="1559"/>
            <w:gridCol w:w="3831"/>
          </w:tblGrid>
        </w:tblGridChange>
      </w:tblGrid>
      <w:tr w:rsidR="00972243" w14:paraId="0FE0A22F" w14:textId="77777777" w:rsidTr="00972243">
        <w:trPr>
          <w:ins w:id="208" w:author="Vasy Medov" w:date="2026-03-18T20:14:00Z"/>
        </w:trPr>
        <w:tc>
          <w:tcPr>
            <w:tcW w:w="1271" w:type="dxa"/>
            <w:tcPrChange w:id="209" w:author="Vasy Medov" w:date="2026-03-18T20:15:00Z">
              <w:tcPr>
                <w:tcW w:w="1271" w:type="dxa"/>
              </w:tcPr>
            </w:tcPrChange>
          </w:tcPr>
          <w:p w14:paraId="2126A524" w14:textId="77777777" w:rsidR="00972243" w:rsidRPr="00E07DDA" w:rsidRDefault="00972243" w:rsidP="009268CE">
            <w:pPr>
              <w:ind w:firstLine="0"/>
              <w:rPr>
                <w:ins w:id="210" w:author="Vasy Medov" w:date="2026-03-18T20:14:00Z"/>
                <w:lang w:val="en-US"/>
              </w:rPr>
            </w:pPr>
            <m:oMathPara>
              <m:oMath>
                <m:r>
                  <w:ins w:id="211" w:author="Vasy Medov" w:date="2026-03-18T20:14:00Z">
                    <w:rPr>
                      <w:rFonts w:ascii="Cambria Math" w:hAnsi="Cambria Math"/>
                      <w:lang w:val="en-US"/>
                    </w:rPr>
                    <m:t>i</m:t>
                  </w:ins>
                </m:r>
              </m:oMath>
            </m:oMathPara>
          </w:p>
        </w:tc>
        <w:tc>
          <w:tcPr>
            <w:tcW w:w="4111" w:type="dxa"/>
            <w:tcPrChange w:id="212" w:author="Vasy Medov" w:date="2026-03-18T20:15:00Z">
              <w:tcPr>
                <w:tcW w:w="2552" w:type="dxa"/>
              </w:tcPr>
            </w:tcPrChange>
          </w:tcPr>
          <w:p w14:paraId="629A0FD9" w14:textId="70EBEC7B" w:rsidR="00972243" w:rsidRPr="00E07DDA" w:rsidRDefault="00972243" w:rsidP="009268CE">
            <w:pPr>
              <w:ind w:firstLine="0"/>
              <w:rPr>
                <w:ins w:id="213" w:author="Vasy Medov" w:date="2026-03-18T20:14:00Z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ins w:id="214" w:author="Vasy Medov" w:date="2026-03-18T20:14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accPr>
                  <m:e>
                    <m:sSub>
                      <m:sSubPr>
                        <m:ctrlPr>
                          <w:ins w:id="215" w:author="Vasy Medov" w:date="2026-03-18T20:14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ins>
                        </m:ctrlPr>
                      </m:sSubPr>
                      <m:e>
                        <m:r>
                          <w:ins w:id="216" w:author="Vasy Medov" w:date="2026-03-18T20:14:00Z"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w:ins>
                        </m:r>
                      </m:e>
                      <m:sub>
                        <m:r>
                          <w:ins w:id="217" w:author="Vasy Medov" w:date="2026-03-18T20:14:00Z"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w:ins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831" w:type="dxa"/>
            <w:tcPrChange w:id="218" w:author="Vasy Medov" w:date="2026-03-18T20:15:00Z">
              <w:tcPr>
                <w:tcW w:w="5390" w:type="dxa"/>
                <w:gridSpan w:val="2"/>
              </w:tcPr>
            </w:tcPrChange>
          </w:tcPr>
          <w:p w14:paraId="4B5ED365" w14:textId="723436E5" w:rsidR="00972243" w:rsidRDefault="00972243" w:rsidP="009268CE">
            <w:pPr>
              <w:ind w:firstLine="0"/>
              <w:rPr>
                <w:ins w:id="219" w:author="Vasy Medov" w:date="2026-03-18T20:14:00Z"/>
              </w:rPr>
            </w:pPr>
            <m:oMathPara>
              <m:oMath>
                <m:r>
                  <w:ins w:id="220" w:author="Vasy Medov" w:date="2026-03-18T20:14:00Z">
                    <w:rPr>
                      <w:rFonts w:ascii="Cambria Math" w:hAnsi="Cambria Math"/>
                    </w:rPr>
                    <m:t>f</m:t>
                  </w:ins>
                </m:r>
                <m:d>
                  <m:dPr>
                    <m:ctrlPr>
                      <w:ins w:id="221" w:author="Vasy Medov" w:date="2026-03-18T20:14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dPr>
                  <m:e>
                    <m:acc>
                      <m:accPr>
                        <m:chr m:val="̅"/>
                        <m:ctrlPr>
                          <w:ins w:id="222" w:author="Vasy Medov" w:date="2026-03-18T20:14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ins>
                        </m:ctrlPr>
                      </m:accPr>
                      <m:e>
                        <m:sSub>
                          <m:sSubPr>
                            <m:ctrlPr>
                              <w:ins w:id="223" w:author="Vasy Medov" w:date="2026-03-18T20:14:00Z"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w:ins>
                            </m:ctrlPr>
                          </m:sSubPr>
                          <m:e>
                            <m:r>
                              <w:ins w:id="224" w:author="Vasy Medov" w:date="2026-03-18T20:14:00Z"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w:ins>
                            </m:r>
                          </m:e>
                          <m:sub>
                            <m:r>
                              <w:ins w:id="225" w:author="Vasy Medov" w:date="2026-03-18T20:14:00Z"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w:ins>
                            </m:r>
                          </m:sub>
                        </m:sSub>
                      </m:e>
                    </m:acc>
                  </m:e>
                </m:d>
              </m:oMath>
            </m:oMathPara>
          </w:p>
        </w:tc>
      </w:tr>
      <w:tr w:rsidR="00972243" w14:paraId="76366416" w14:textId="77777777" w:rsidTr="00972243">
        <w:trPr>
          <w:ins w:id="226" w:author="Vasy Medov" w:date="2026-03-18T20:14:00Z"/>
        </w:trPr>
        <w:tc>
          <w:tcPr>
            <w:tcW w:w="1271" w:type="dxa"/>
            <w:tcPrChange w:id="227" w:author="Vasy Medov" w:date="2026-03-18T20:15:00Z">
              <w:tcPr>
                <w:tcW w:w="1271" w:type="dxa"/>
              </w:tcPr>
            </w:tcPrChange>
          </w:tcPr>
          <w:p w14:paraId="37BAAC68" w14:textId="22954526" w:rsidR="00972243" w:rsidRDefault="00972243" w:rsidP="009268CE">
            <w:pPr>
              <w:ind w:firstLine="0"/>
              <w:rPr>
                <w:ins w:id="228" w:author="Vasy Medov" w:date="2026-03-18T20:14:00Z"/>
              </w:rPr>
            </w:pPr>
            <m:oMathPara>
              <m:oMath>
                <m:r>
                  <w:ins w:id="229" w:author="Vasy Medov" w:date="2026-03-18T20:16:00Z">
                    <w:rPr>
                      <w:rFonts w:ascii="Cambria Math" w:hAnsi="Cambria Math"/>
                    </w:rPr>
                    <m:t>1</m:t>
                  </w:ins>
                </m:r>
              </m:oMath>
            </m:oMathPara>
          </w:p>
        </w:tc>
        <w:tc>
          <w:tcPr>
            <w:tcW w:w="4111" w:type="dxa"/>
            <w:tcPrChange w:id="230" w:author="Vasy Medov" w:date="2026-03-18T20:15:00Z">
              <w:tcPr>
                <w:tcW w:w="2552" w:type="dxa"/>
              </w:tcPr>
            </w:tcPrChange>
          </w:tcPr>
          <w:p w14:paraId="0F74E8A0" w14:textId="17D815A4" w:rsidR="00972243" w:rsidRPr="00972243" w:rsidRDefault="00972243" w:rsidP="009268CE">
            <w:pPr>
              <w:ind w:firstLine="0"/>
              <w:rPr>
                <w:ins w:id="231" w:author="Vasy Medov" w:date="2026-03-18T20:14:00Z"/>
                <w:i/>
                <w:lang w:val="en-US"/>
                <w:rPrChange w:id="232" w:author="Vasy Medov" w:date="2026-03-18T20:15:00Z">
                  <w:rPr>
                    <w:ins w:id="233" w:author="Vasy Medov" w:date="2026-03-18T20:14:00Z"/>
                  </w:rPr>
                </w:rPrChange>
              </w:rPr>
            </w:pPr>
            <m:oMathPara>
              <m:oMath>
                <m:r>
                  <w:ins w:id="234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35" w:author="Vasy Medov" w:date="2026-03-18T20:15:00Z">
                    <w:rPr>
                      <w:rFonts w:ascii="Cambria Math" w:hAnsi="Cambria Math"/>
                    </w:rPr>
                    <m:t>.</m:t>
                  </w:ins>
                </m:r>
                <m:r>
                  <w:ins w:id="236" w:author="Vasy Medov" w:date="2026-03-18T20:15:00Z">
                    <w:rPr>
                      <w:rFonts w:ascii="Cambria Math" w:hAnsi="Cambria Math"/>
                      <w:lang w:val="en-US"/>
                    </w:rPr>
                    <m:t>05</m:t>
                  </w:ins>
                </m:r>
              </m:oMath>
            </m:oMathPara>
          </w:p>
        </w:tc>
        <w:tc>
          <w:tcPr>
            <w:tcW w:w="3831" w:type="dxa"/>
            <w:tcPrChange w:id="237" w:author="Vasy Medov" w:date="2026-03-18T20:15:00Z">
              <w:tcPr>
                <w:tcW w:w="5390" w:type="dxa"/>
                <w:gridSpan w:val="2"/>
              </w:tcPr>
            </w:tcPrChange>
          </w:tcPr>
          <w:p w14:paraId="130D099C" w14:textId="03D12D0B" w:rsidR="00972243" w:rsidRPr="00972243" w:rsidRDefault="00972243" w:rsidP="009268CE">
            <w:pPr>
              <w:ind w:firstLine="0"/>
              <w:rPr>
                <w:ins w:id="238" w:author="Vasy Medov" w:date="2026-03-18T20:14:00Z"/>
                <w:lang w:val="en-US"/>
                <w:rPrChange w:id="239" w:author="Vasy Medov" w:date="2026-03-18T20:16:00Z">
                  <w:rPr>
                    <w:ins w:id="240" w:author="Vasy Medov" w:date="2026-03-18T20:14:00Z"/>
                  </w:rPr>
                </w:rPrChange>
              </w:rPr>
            </w:pPr>
            <m:oMathPara>
              <m:oMath>
                <m:r>
                  <w:ins w:id="241" w:author="Vasy Medov" w:date="2026-03-18T20:16:00Z">
                    <w:rPr>
                      <w:rFonts w:ascii="Cambria Math" w:hAnsi="Cambria Math"/>
                      <w:lang w:val="en-US"/>
                    </w:rPr>
                    <m:t>6.13</m:t>
                  </w:ins>
                </m:r>
                <m:r>
                  <w:ins w:id="242" w:author="Vasy Medov" w:date="2026-03-18T20:35:00Z">
                    <w:rPr>
                      <w:rFonts w:ascii="Cambria Math" w:hAnsi="Cambria Math"/>
                      <w:lang w:val="en-US"/>
                    </w:rPr>
                    <m:t>54</m:t>
                  </w:ins>
                </m:r>
              </m:oMath>
            </m:oMathPara>
          </w:p>
        </w:tc>
      </w:tr>
      <w:tr w:rsidR="00972243" w14:paraId="100C34BF" w14:textId="77777777" w:rsidTr="00972243">
        <w:trPr>
          <w:ins w:id="243" w:author="Vasy Medov" w:date="2026-03-18T20:14:00Z"/>
        </w:trPr>
        <w:tc>
          <w:tcPr>
            <w:tcW w:w="1271" w:type="dxa"/>
            <w:tcPrChange w:id="244" w:author="Vasy Medov" w:date="2026-03-18T20:15:00Z">
              <w:tcPr>
                <w:tcW w:w="1271" w:type="dxa"/>
              </w:tcPr>
            </w:tcPrChange>
          </w:tcPr>
          <w:p w14:paraId="1FAA8599" w14:textId="056C315A" w:rsidR="00972243" w:rsidRDefault="00972243" w:rsidP="009268CE">
            <w:pPr>
              <w:ind w:firstLine="0"/>
              <w:rPr>
                <w:ins w:id="245" w:author="Vasy Medov" w:date="2026-03-18T20:14:00Z"/>
              </w:rPr>
            </w:pPr>
            <m:oMathPara>
              <m:oMath>
                <m:r>
                  <w:ins w:id="246" w:author="Vasy Medov" w:date="2026-03-18T20:16:00Z">
                    <w:rPr>
                      <w:rFonts w:ascii="Cambria Math" w:hAnsi="Cambria Math"/>
                    </w:rPr>
                    <m:t>2</m:t>
                  </w:ins>
                </m:r>
              </m:oMath>
            </m:oMathPara>
          </w:p>
        </w:tc>
        <w:tc>
          <w:tcPr>
            <w:tcW w:w="4111" w:type="dxa"/>
            <w:tcPrChange w:id="247" w:author="Vasy Medov" w:date="2026-03-18T20:15:00Z">
              <w:tcPr>
                <w:tcW w:w="2552" w:type="dxa"/>
              </w:tcPr>
            </w:tcPrChange>
          </w:tcPr>
          <w:p w14:paraId="6BD3FDBF" w14:textId="2D089694" w:rsidR="00972243" w:rsidRDefault="00972243" w:rsidP="009268CE">
            <w:pPr>
              <w:ind w:firstLine="0"/>
              <w:rPr>
                <w:ins w:id="248" w:author="Vasy Medov" w:date="2026-03-18T20:14:00Z"/>
              </w:rPr>
            </w:pPr>
            <m:oMathPara>
              <m:oMath>
                <m:r>
                  <w:ins w:id="249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50" w:author="Vasy Medov" w:date="2026-03-18T20:14:00Z">
                    <w:rPr>
                      <w:rFonts w:ascii="Cambria Math" w:hAnsi="Cambria Math"/>
                      <w:lang w:val="en-US"/>
                    </w:rPr>
                    <m:t>.1</m:t>
                  </w:ins>
                </m:r>
                <m:r>
                  <w:ins w:id="251" w:author="Vasy Medov" w:date="2026-03-18T20:15:00Z">
                    <w:rPr>
                      <w:rFonts w:ascii="Cambria Math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252" w:author="Vasy Medov" w:date="2026-03-18T20:15:00Z">
              <w:tcPr>
                <w:tcW w:w="5390" w:type="dxa"/>
                <w:gridSpan w:val="2"/>
              </w:tcPr>
            </w:tcPrChange>
          </w:tcPr>
          <w:p w14:paraId="3EBA66F2" w14:textId="564A52B8" w:rsidR="00972243" w:rsidRPr="00972243" w:rsidRDefault="00972243" w:rsidP="009268CE">
            <w:pPr>
              <w:ind w:firstLine="0"/>
              <w:rPr>
                <w:ins w:id="253" w:author="Vasy Medov" w:date="2026-03-18T20:14:00Z"/>
                <w:i/>
                <w:lang w:val="en-US"/>
                <w:rPrChange w:id="254" w:author="Vasy Medov" w:date="2026-03-18T20:16:00Z">
                  <w:rPr>
                    <w:ins w:id="255" w:author="Vasy Medov" w:date="2026-03-18T20:14:00Z"/>
                  </w:rPr>
                </w:rPrChange>
              </w:rPr>
            </w:pPr>
            <m:oMathPara>
              <m:oMath>
                <m:r>
                  <w:ins w:id="256" w:author="Vasy Medov" w:date="2026-03-18T20:16:00Z">
                    <w:rPr>
                      <w:rFonts w:ascii="Cambria Math" w:hAnsi="Cambria Math"/>
                    </w:rPr>
                    <m:t>8.</m:t>
                  </w:ins>
                </m:r>
                <m:r>
                  <w:ins w:id="257" w:author="Vasy Medov" w:date="2026-03-18T20:16:00Z">
                    <w:rPr>
                      <w:rFonts w:ascii="Cambria Math" w:hAnsi="Cambria Math"/>
                      <w:lang w:val="en-US"/>
                    </w:rPr>
                    <m:t>6</m:t>
                  </w:ins>
                </m:r>
                <m:r>
                  <w:ins w:id="258" w:author="Vasy Medov" w:date="2026-03-18T20:35:00Z">
                    <w:rPr>
                      <w:rFonts w:ascii="Cambria Math" w:hAnsi="Cambria Math"/>
                      <w:lang w:val="en-US"/>
                    </w:rPr>
                    <m:t>251</m:t>
                  </w:ins>
                </m:r>
              </m:oMath>
            </m:oMathPara>
          </w:p>
        </w:tc>
      </w:tr>
      <w:tr w:rsidR="00972243" w14:paraId="2BE3A28C" w14:textId="77777777" w:rsidTr="00972243">
        <w:trPr>
          <w:ins w:id="259" w:author="Vasy Medov" w:date="2026-03-18T20:14:00Z"/>
        </w:trPr>
        <w:tc>
          <w:tcPr>
            <w:tcW w:w="1271" w:type="dxa"/>
            <w:tcPrChange w:id="260" w:author="Vasy Medov" w:date="2026-03-18T20:15:00Z">
              <w:tcPr>
                <w:tcW w:w="1271" w:type="dxa"/>
              </w:tcPr>
            </w:tcPrChange>
          </w:tcPr>
          <w:p w14:paraId="3F504D44" w14:textId="09EFDA7A" w:rsidR="00972243" w:rsidRDefault="00972243" w:rsidP="009268CE">
            <w:pPr>
              <w:ind w:firstLine="0"/>
              <w:rPr>
                <w:ins w:id="261" w:author="Vasy Medov" w:date="2026-03-18T20:14:00Z"/>
              </w:rPr>
            </w:pPr>
            <m:oMathPara>
              <m:oMath>
                <m:r>
                  <w:ins w:id="262" w:author="Vasy Medov" w:date="2026-03-18T20:16:00Z">
                    <w:rPr>
                      <w:rFonts w:ascii="Cambria Math" w:hAnsi="Cambria Math"/>
                    </w:rPr>
                    <m:t>3</m:t>
                  </w:ins>
                </m:r>
              </m:oMath>
            </m:oMathPara>
          </w:p>
        </w:tc>
        <w:tc>
          <w:tcPr>
            <w:tcW w:w="4111" w:type="dxa"/>
            <w:tcPrChange w:id="263" w:author="Vasy Medov" w:date="2026-03-18T20:15:00Z">
              <w:tcPr>
                <w:tcW w:w="2552" w:type="dxa"/>
              </w:tcPr>
            </w:tcPrChange>
          </w:tcPr>
          <w:p w14:paraId="06B1074B" w14:textId="34A33275" w:rsidR="00972243" w:rsidRDefault="00972243" w:rsidP="009268CE">
            <w:pPr>
              <w:ind w:firstLine="0"/>
              <w:rPr>
                <w:ins w:id="264" w:author="Vasy Medov" w:date="2026-03-18T20:14:00Z"/>
              </w:rPr>
            </w:pPr>
            <m:oMathPara>
              <m:oMath>
                <m:r>
                  <w:ins w:id="265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66" w:author="Vasy Medov" w:date="2026-03-18T20:14:00Z">
                    <w:rPr>
                      <w:rFonts w:ascii="Cambria Math" w:hAnsi="Cambria Math"/>
                      <w:lang w:val="en-US"/>
                    </w:rPr>
                    <m:t>.2</m:t>
                  </w:ins>
                </m:r>
                <m:r>
                  <w:ins w:id="267" w:author="Vasy Medov" w:date="2026-03-18T20:15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268" w:author="Vasy Medov" w:date="2026-03-18T20:15:00Z">
              <w:tcPr>
                <w:tcW w:w="5390" w:type="dxa"/>
                <w:gridSpan w:val="2"/>
              </w:tcPr>
            </w:tcPrChange>
          </w:tcPr>
          <w:p w14:paraId="507176B3" w14:textId="3A655CF0" w:rsidR="00972243" w:rsidRDefault="00972243" w:rsidP="009268CE">
            <w:pPr>
              <w:ind w:firstLine="0"/>
              <w:rPr>
                <w:ins w:id="269" w:author="Vasy Medov" w:date="2026-03-18T20:14:00Z"/>
              </w:rPr>
            </w:pPr>
            <m:oMathPara>
              <m:oMath>
                <m:r>
                  <w:ins w:id="270" w:author="Vasy Medov" w:date="2026-03-18T20:16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71" w:author="Vasy Medov" w:date="2026-03-18T20:16:00Z">
                    <w:rPr>
                      <w:rFonts w:ascii="Cambria Math" w:hAnsi="Cambria Math"/>
                      <w:lang w:val="en-US"/>
                    </w:rPr>
                    <m:t>1.4</m:t>
                  </w:ins>
                </m:r>
                <m:r>
                  <w:ins w:id="272" w:author="Vasy Medov" w:date="2026-03-18T20:35:00Z">
                    <w:rPr>
                      <w:rFonts w:ascii="Cambria Math" w:hAnsi="Cambria Math"/>
                      <w:lang w:val="en-US"/>
                    </w:rPr>
                    <m:t>219</m:t>
                  </w:ins>
                </m:r>
              </m:oMath>
            </m:oMathPara>
          </w:p>
        </w:tc>
      </w:tr>
      <w:tr w:rsidR="00972243" w14:paraId="4B41D88B" w14:textId="77777777" w:rsidTr="00972243">
        <w:trPr>
          <w:ins w:id="273" w:author="Vasy Medov" w:date="2026-03-18T20:14:00Z"/>
        </w:trPr>
        <w:tc>
          <w:tcPr>
            <w:tcW w:w="1271" w:type="dxa"/>
            <w:tcPrChange w:id="274" w:author="Vasy Medov" w:date="2026-03-18T20:15:00Z">
              <w:tcPr>
                <w:tcW w:w="1271" w:type="dxa"/>
              </w:tcPr>
            </w:tcPrChange>
          </w:tcPr>
          <w:p w14:paraId="56DF8F74" w14:textId="15602361" w:rsidR="00972243" w:rsidRDefault="00972243" w:rsidP="009268CE">
            <w:pPr>
              <w:ind w:firstLine="0"/>
              <w:rPr>
                <w:ins w:id="275" w:author="Vasy Medov" w:date="2026-03-18T20:14:00Z"/>
              </w:rPr>
            </w:pPr>
            <m:oMathPara>
              <m:oMath>
                <m:r>
                  <w:ins w:id="276" w:author="Vasy Medov" w:date="2026-03-18T20:16:00Z">
                    <w:rPr>
                      <w:rFonts w:ascii="Cambria Math" w:hAnsi="Cambria Math"/>
                    </w:rPr>
                    <m:t>4</m:t>
                  </w:ins>
                </m:r>
              </m:oMath>
            </m:oMathPara>
          </w:p>
        </w:tc>
        <w:tc>
          <w:tcPr>
            <w:tcW w:w="4111" w:type="dxa"/>
            <w:tcPrChange w:id="277" w:author="Vasy Medov" w:date="2026-03-18T20:15:00Z">
              <w:tcPr>
                <w:tcW w:w="2552" w:type="dxa"/>
              </w:tcPr>
            </w:tcPrChange>
          </w:tcPr>
          <w:p w14:paraId="598F30A0" w14:textId="6E270FB5" w:rsidR="00972243" w:rsidRDefault="00972243" w:rsidP="009268CE">
            <w:pPr>
              <w:ind w:firstLine="0"/>
              <w:rPr>
                <w:ins w:id="278" w:author="Vasy Medov" w:date="2026-03-18T20:14:00Z"/>
              </w:rPr>
            </w:pPr>
            <m:oMathPara>
              <m:oMath>
                <m:r>
                  <w:ins w:id="279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80" w:author="Vasy Medov" w:date="2026-03-18T20:14:00Z">
                    <w:rPr>
                      <w:rFonts w:ascii="Cambria Math" w:hAnsi="Cambria Math"/>
                      <w:lang w:val="en-US"/>
                    </w:rPr>
                    <m:t>.3</m:t>
                  </w:ins>
                </m:r>
                <m:r>
                  <w:ins w:id="281" w:author="Vasy Medov" w:date="2026-03-18T20:15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282" w:author="Vasy Medov" w:date="2026-03-18T20:15:00Z">
              <w:tcPr>
                <w:tcW w:w="5390" w:type="dxa"/>
                <w:gridSpan w:val="2"/>
              </w:tcPr>
            </w:tcPrChange>
          </w:tcPr>
          <w:p w14:paraId="65496202" w14:textId="62BB5BD3" w:rsidR="00972243" w:rsidRDefault="00972243" w:rsidP="009268CE">
            <w:pPr>
              <w:ind w:firstLine="0"/>
              <w:rPr>
                <w:ins w:id="283" w:author="Vasy Medov" w:date="2026-03-18T20:14:00Z"/>
              </w:rPr>
            </w:pPr>
            <m:oMathPara>
              <m:oMath>
                <m:r>
                  <w:ins w:id="284" w:author="Vasy Medov" w:date="2026-03-18T20:14:00Z">
                    <w:rPr>
                      <w:rFonts w:ascii="Cambria Math" w:hAnsi="Cambria Math"/>
                      <w:lang w:val="en-US"/>
                    </w:rPr>
                    <m:t>1</m:t>
                  </w:ins>
                </m:r>
                <m:r>
                  <w:ins w:id="285" w:author="Vasy Medov" w:date="2026-03-18T20:17:00Z">
                    <w:rPr>
                      <w:rFonts w:ascii="Cambria Math" w:hAnsi="Cambria Math"/>
                      <w:lang w:val="en-US"/>
                    </w:rPr>
                    <m:t>4.</m:t>
                  </w:ins>
                </m:r>
                <m:r>
                  <w:ins w:id="286" w:author="Vasy Medov" w:date="2026-03-18T20:35:00Z">
                    <w:rPr>
                      <w:rFonts w:ascii="Cambria Math" w:hAnsi="Cambria Math"/>
                      <w:lang w:val="en-US"/>
                    </w:rPr>
                    <m:t>5436</m:t>
                  </w:ins>
                </m:r>
              </m:oMath>
            </m:oMathPara>
          </w:p>
        </w:tc>
      </w:tr>
      <w:tr w:rsidR="00972243" w14:paraId="412A1228" w14:textId="77777777" w:rsidTr="00972243">
        <w:trPr>
          <w:ins w:id="287" w:author="Vasy Medov" w:date="2026-03-18T20:14:00Z"/>
        </w:trPr>
        <w:tc>
          <w:tcPr>
            <w:tcW w:w="1271" w:type="dxa"/>
            <w:tcPrChange w:id="288" w:author="Vasy Medov" w:date="2026-03-18T20:15:00Z">
              <w:tcPr>
                <w:tcW w:w="1271" w:type="dxa"/>
              </w:tcPr>
            </w:tcPrChange>
          </w:tcPr>
          <w:p w14:paraId="381D22F7" w14:textId="60F6863E" w:rsidR="00972243" w:rsidRDefault="00972243" w:rsidP="009268CE">
            <w:pPr>
              <w:ind w:firstLine="0"/>
              <w:rPr>
                <w:ins w:id="289" w:author="Vasy Medov" w:date="2026-03-18T20:14:00Z"/>
              </w:rPr>
            </w:pPr>
            <m:oMathPara>
              <m:oMath>
                <m:r>
                  <w:ins w:id="290" w:author="Vasy Medov" w:date="2026-03-18T20:16:00Z">
                    <w:rPr>
                      <w:rFonts w:ascii="Cambria Math" w:hAnsi="Cambria Math"/>
                    </w:rPr>
                    <m:t>5</m:t>
                  </w:ins>
                </m:r>
              </m:oMath>
            </m:oMathPara>
          </w:p>
        </w:tc>
        <w:tc>
          <w:tcPr>
            <w:tcW w:w="4111" w:type="dxa"/>
            <w:tcPrChange w:id="291" w:author="Vasy Medov" w:date="2026-03-18T20:15:00Z">
              <w:tcPr>
                <w:tcW w:w="2552" w:type="dxa"/>
              </w:tcPr>
            </w:tcPrChange>
          </w:tcPr>
          <w:p w14:paraId="50D328BC" w14:textId="1A47774A" w:rsidR="00972243" w:rsidRDefault="00972243" w:rsidP="009268CE">
            <w:pPr>
              <w:ind w:firstLine="0"/>
              <w:rPr>
                <w:ins w:id="292" w:author="Vasy Medov" w:date="2026-03-18T20:14:00Z"/>
              </w:rPr>
            </w:pPr>
            <m:oMathPara>
              <m:oMath>
                <m:r>
                  <w:ins w:id="293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94" w:author="Vasy Medov" w:date="2026-03-18T20:14:00Z">
                    <w:rPr>
                      <w:rFonts w:ascii="Cambria Math" w:hAnsi="Cambria Math"/>
                      <w:lang w:val="en-US"/>
                    </w:rPr>
                    <m:t>.4</m:t>
                  </w:ins>
                </m:r>
                <m:r>
                  <w:ins w:id="295" w:author="Vasy Medov" w:date="2026-03-18T20:16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296" w:author="Vasy Medov" w:date="2026-03-18T20:15:00Z">
              <w:tcPr>
                <w:tcW w:w="5390" w:type="dxa"/>
                <w:gridSpan w:val="2"/>
              </w:tcPr>
            </w:tcPrChange>
          </w:tcPr>
          <w:p w14:paraId="4FCE8751" w14:textId="3E652C97" w:rsidR="00972243" w:rsidRDefault="006A2446" w:rsidP="009268CE">
            <w:pPr>
              <w:ind w:firstLine="0"/>
              <w:rPr>
                <w:ins w:id="297" w:author="Vasy Medov" w:date="2026-03-18T20:14:00Z"/>
              </w:rPr>
            </w:pPr>
            <m:oMathPara>
              <m:oMath>
                <m:r>
                  <w:ins w:id="298" w:author="Vasy Medov" w:date="2026-03-18T20:17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299" w:author="Vasy Medov" w:date="2026-03-18T20:18:00Z">
                    <w:rPr>
                      <w:rFonts w:ascii="Cambria Math" w:hAnsi="Cambria Math"/>
                      <w:lang w:val="en-US"/>
                    </w:rPr>
                    <m:t>8.</m:t>
                  </w:ins>
                </m:r>
                <m:r>
                  <w:ins w:id="300" w:author="Vasy Medov" w:date="2026-03-18T20:36:00Z">
                    <w:rPr>
                      <w:rFonts w:ascii="Cambria Math" w:hAnsi="Cambria Math"/>
                      <w:lang w:val="en-US"/>
                    </w:rPr>
                    <m:t>0084</m:t>
                  </w:ins>
                </m:r>
              </m:oMath>
            </m:oMathPara>
          </w:p>
        </w:tc>
      </w:tr>
      <w:tr w:rsidR="00972243" w14:paraId="326776EC" w14:textId="77777777" w:rsidTr="00972243">
        <w:trPr>
          <w:ins w:id="301" w:author="Vasy Medov" w:date="2026-03-18T20:14:00Z"/>
        </w:trPr>
        <w:tc>
          <w:tcPr>
            <w:tcW w:w="1271" w:type="dxa"/>
            <w:tcPrChange w:id="302" w:author="Vasy Medov" w:date="2026-03-18T20:15:00Z">
              <w:tcPr>
                <w:tcW w:w="1271" w:type="dxa"/>
              </w:tcPr>
            </w:tcPrChange>
          </w:tcPr>
          <w:p w14:paraId="0607594F" w14:textId="59C9D6A2" w:rsidR="00972243" w:rsidRPr="00E07DDA" w:rsidRDefault="00972243" w:rsidP="009268CE">
            <w:pPr>
              <w:ind w:firstLine="0"/>
              <w:rPr>
                <w:ins w:id="303" w:author="Vasy Medov" w:date="2026-03-18T20:14:00Z"/>
                <w:i/>
                <w:lang w:val="en-US"/>
              </w:rPr>
            </w:pPr>
            <m:oMathPara>
              <m:oMath>
                <m:r>
                  <w:ins w:id="304" w:author="Vasy Medov" w:date="2026-03-18T20:16:00Z">
                    <w:rPr>
                      <w:rFonts w:ascii="Cambria Math" w:hAnsi="Cambria Math"/>
                    </w:rPr>
                    <m:t>6</m:t>
                  </w:ins>
                </m:r>
              </m:oMath>
            </m:oMathPara>
          </w:p>
        </w:tc>
        <w:tc>
          <w:tcPr>
            <w:tcW w:w="4111" w:type="dxa"/>
            <w:tcPrChange w:id="305" w:author="Vasy Medov" w:date="2026-03-18T20:15:00Z">
              <w:tcPr>
                <w:tcW w:w="2552" w:type="dxa"/>
              </w:tcPr>
            </w:tcPrChange>
          </w:tcPr>
          <w:p w14:paraId="62F9D7D5" w14:textId="519FC65E" w:rsidR="00972243" w:rsidRDefault="00972243" w:rsidP="009268CE">
            <w:pPr>
              <w:ind w:firstLine="0"/>
              <w:rPr>
                <w:ins w:id="306" w:author="Vasy Medov" w:date="2026-03-18T20:14:00Z"/>
              </w:rPr>
            </w:pPr>
            <m:oMathPara>
              <m:oMath>
                <m:r>
                  <w:ins w:id="307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308" w:author="Vasy Medov" w:date="2026-03-18T20:14:00Z">
                    <w:rPr>
                      <w:rFonts w:ascii="Cambria Math" w:hAnsi="Cambria Math"/>
                      <w:lang w:val="en-US"/>
                    </w:rPr>
                    <m:t>.5</m:t>
                  </w:ins>
                </m:r>
                <m:r>
                  <w:ins w:id="309" w:author="Vasy Medov" w:date="2026-03-18T20:16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10" w:author="Vasy Medov" w:date="2026-03-18T20:15:00Z">
              <w:tcPr>
                <w:tcW w:w="5390" w:type="dxa"/>
                <w:gridSpan w:val="2"/>
              </w:tcPr>
            </w:tcPrChange>
          </w:tcPr>
          <w:p w14:paraId="25D9DFB2" w14:textId="1168D86A" w:rsidR="00972243" w:rsidRPr="002545EA" w:rsidRDefault="006A2446" w:rsidP="009268CE">
            <w:pPr>
              <w:ind w:firstLine="0"/>
              <w:rPr>
                <w:ins w:id="311" w:author="Vasy Medov" w:date="2026-03-18T20:14:00Z"/>
                <w:i/>
                <w:lang w:val="en-US"/>
                <w:rPrChange w:id="312" w:author="Vasy Medov" w:date="2026-03-18T20:37:00Z">
                  <w:rPr>
                    <w:ins w:id="313" w:author="Vasy Medov" w:date="2026-03-18T20:14:00Z"/>
                  </w:rPr>
                </w:rPrChange>
              </w:rPr>
            </w:pPr>
            <m:oMathPara>
              <m:oMath>
                <m:r>
                  <w:ins w:id="314" w:author="Vasy Medov" w:date="2026-03-18T20:18:00Z">
                    <w:rPr>
                      <w:rFonts w:ascii="Cambria Math" w:hAnsi="Cambria Math"/>
                    </w:rPr>
                    <m:t>2</m:t>
                  </w:ins>
                </m:r>
                <m:r>
                  <w:ins w:id="315" w:author="Vasy Medov" w:date="2026-03-18T20:37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316" w:author="Vasy Medov" w:date="2026-03-18T20:37:00Z">
                    <w:rPr>
                      <w:rFonts w:ascii="Cambria Math" w:hAnsi="Cambria Math"/>
                      <w:lang w:val="en-US"/>
                    </w:rPr>
                    <m:t>.8341</m:t>
                  </w:ins>
                </m:r>
              </m:oMath>
            </m:oMathPara>
          </w:p>
        </w:tc>
      </w:tr>
      <w:tr w:rsidR="00972243" w14:paraId="0BFDD482" w14:textId="77777777" w:rsidTr="00972243">
        <w:trPr>
          <w:ins w:id="317" w:author="Vasy Medov" w:date="2026-03-18T20:14:00Z"/>
        </w:trPr>
        <w:tc>
          <w:tcPr>
            <w:tcW w:w="1271" w:type="dxa"/>
            <w:tcPrChange w:id="318" w:author="Vasy Medov" w:date="2026-03-18T20:15:00Z">
              <w:tcPr>
                <w:tcW w:w="1271" w:type="dxa"/>
              </w:tcPr>
            </w:tcPrChange>
          </w:tcPr>
          <w:p w14:paraId="464A0B9C" w14:textId="2ADA4FEF" w:rsidR="00972243" w:rsidRDefault="00972243" w:rsidP="009268CE">
            <w:pPr>
              <w:ind w:firstLine="0"/>
              <w:rPr>
                <w:ins w:id="319" w:author="Vasy Medov" w:date="2026-03-18T20:14:00Z"/>
              </w:rPr>
            </w:pPr>
            <m:oMathPara>
              <m:oMath>
                <m:r>
                  <w:ins w:id="320" w:author="Vasy Medov" w:date="2026-03-18T20:16:00Z">
                    <w:rPr>
                      <w:rFonts w:ascii="Cambria Math" w:eastAsia="Calibri" w:hAnsi="Cambria Math" w:cs="Times New Roman"/>
                    </w:rPr>
                    <m:t>7</m:t>
                  </w:ins>
                </m:r>
              </m:oMath>
            </m:oMathPara>
          </w:p>
        </w:tc>
        <w:tc>
          <w:tcPr>
            <w:tcW w:w="4111" w:type="dxa"/>
            <w:tcPrChange w:id="321" w:author="Vasy Medov" w:date="2026-03-18T20:15:00Z">
              <w:tcPr>
                <w:tcW w:w="2552" w:type="dxa"/>
              </w:tcPr>
            </w:tcPrChange>
          </w:tcPr>
          <w:p w14:paraId="21AC2B47" w14:textId="15E48ED9" w:rsidR="00972243" w:rsidRPr="00E07DDA" w:rsidRDefault="00972243" w:rsidP="009268CE">
            <w:pPr>
              <w:ind w:firstLine="0"/>
              <w:rPr>
                <w:ins w:id="322" w:author="Vasy Medov" w:date="2026-03-18T20:14:00Z"/>
                <w:i/>
                <w:lang w:val="en-US"/>
              </w:rPr>
            </w:pPr>
            <m:oMathPara>
              <m:oMath>
                <m:r>
                  <w:ins w:id="323" w:author="Vasy Medov" w:date="2026-03-18T20:14:00Z">
                    <w:rPr>
                      <w:rFonts w:ascii="Cambria Math" w:hAnsi="Cambria Math"/>
                    </w:rPr>
                    <m:t>1.</m:t>
                  </w:ins>
                </m:r>
                <m:r>
                  <w:ins w:id="324" w:author="Vasy Medov" w:date="2026-03-18T20:14:00Z">
                    <w:rPr>
                      <w:rFonts w:ascii="Cambria Math" w:hAnsi="Cambria Math"/>
                      <w:lang w:val="en-US"/>
                    </w:rPr>
                    <m:t>6</m:t>
                  </w:ins>
                </m:r>
                <m:r>
                  <w:ins w:id="325" w:author="Vasy Medov" w:date="2026-03-18T20:16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26" w:author="Vasy Medov" w:date="2026-03-18T20:15:00Z">
              <w:tcPr>
                <w:tcW w:w="5390" w:type="dxa"/>
                <w:gridSpan w:val="2"/>
              </w:tcPr>
            </w:tcPrChange>
          </w:tcPr>
          <w:p w14:paraId="650500D5" w14:textId="039FB40C" w:rsidR="00972243" w:rsidRDefault="006A2446" w:rsidP="009268CE">
            <w:pPr>
              <w:ind w:firstLine="0"/>
              <w:rPr>
                <w:ins w:id="327" w:author="Vasy Medov" w:date="2026-03-18T20:14:00Z"/>
              </w:rPr>
            </w:pPr>
            <m:oMathPara>
              <m:oMath>
                <m:r>
                  <w:ins w:id="328" w:author="Vasy Medov" w:date="2026-03-18T20:19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  <m:r>
                  <w:ins w:id="329" w:author="Vasy Medov" w:date="2026-03-18T20:37:00Z">
                    <w:rPr>
                      <w:rFonts w:ascii="Cambria Math" w:hAnsi="Cambria Math"/>
                      <w:lang w:val="en-US"/>
                    </w:rPr>
                    <m:t>6.0389</m:t>
                  </w:ins>
                </m:r>
              </m:oMath>
            </m:oMathPara>
          </w:p>
        </w:tc>
      </w:tr>
      <w:tr w:rsidR="00972243" w14:paraId="500778B1" w14:textId="77777777" w:rsidTr="00972243">
        <w:trPr>
          <w:ins w:id="330" w:author="Vasy Medov" w:date="2026-03-18T20:14:00Z"/>
        </w:trPr>
        <w:tc>
          <w:tcPr>
            <w:tcW w:w="1271" w:type="dxa"/>
            <w:tcPrChange w:id="331" w:author="Vasy Medov" w:date="2026-03-18T20:15:00Z">
              <w:tcPr>
                <w:tcW w:w="1271" w:type="dxa"/>
              </w:tcPr>
            </w:tcPrChange>
          </w:tcPr>
          <w:p w14:paraId="23CE2CA3" w14:textId="7655653D" w:rsidR="00972243" w:rsidRDefault="00972243" w:rsidP="009268CE">
            <w:pPr>
              <w:ind w:firstLine="0"/>
              <w:rPr>
                <w:ins w:id="332" w:author="Vasy Medov" w:date="2026-03-18T20:14:00Z"/>
                <w:rFonts w:eastAsia="Calibri" w:cs="Times New Roman"/>
              </w:rPr>
            </w:pPr>
            <m:oMathPara>
              <m:oMath>
                <m:r>
                  <w:ins w:id="333" w:author="Vasy Medov" w:date="2026-03-18T20:16:00Z">
                    <w:rPr>
                      <w:rFonts w:ascii="Cambria Math" w:eastAsia="Calibri" w:hAnsi="Cambria Math" w:cs="Times New Roman"/>
                    </w:rPr>
                    <w:lastRenderedPageBreak/>
                    <m:t>8</m:t>
                  </w:ins>
                </m:r>
              </m:oMath>
            </m:oMathPara>
          </w:p>
        </w:tc>
        <w:tc>
          <w:tcPr>
            <w:tcW w:w="4111" w:type="dxa"/>
            <w:tcPrChange w:id="334" w:author="Vasy Medov" w:date="2026-03-18T20:15:00Z">
              <w:tcPr>
                <w:tcW w:w="2552" w:type="dxa"/>
              </w:tcPr>
            </w:tcPrChange>
          </w:tcPr>
          <w:p w14:paraId="37931F8A" w14:textId="19E973A3" w:rsidR="00972243" w:rsidRDefault="00972243" w:rsidP="009268CE">
            <w:pPr>
              <w:ind w:firstLine="0"/>
              <w:rPr>
                <w:ins w:id="335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336" w:author="Vasy Medov" w:date="2026-03-18T20:14:00Z">
                    <w:rPr>
                      <w:rFonts w:ascii="Cambria Math" w:eastAsia="Calibri" w:hAnsi="Cambria Math" w:cs="Times New Roman"/>
                      <w:lang w:val="en-US"/>
                    </w:rPr>
                    <m:t>1.7</m:t>
                  </w:ins>
                </m:r>
                <m:r>
                  <w:ins w:id="337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38" w:author="Vasy Medov" w:date="2026-03-18T20:15:00Z">
              <w:tcPr>
                <w:tcW w:w="5390" w:type="dxa"/>
                <w:gridSpan w:val="2"/>
              </w:tcPr>
            </w:tcPrChange>
          </w:tcPr>
          <w:p w14:paraId="222DBF0F" w14:textId="6CFA1580" w:rsidR="00972243" w:rsidRDefault="002545EA" w:rsidP="009268CE">
            <w:pPr>
              <w:ind w:firstLine="0"/>
              <w:rPr>
                <w:ins w:id="339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340" w:author="Vasy Medov" w:date="2026-03-18T20:37:00Z">
                    <w:rPr>
                      <w:rFonts w:ascii="Cambria Math" w:eastAsia="Calibri" w:hAnsi="Cambria Math" w:cs="Times New Roman"/>
                      <w:lang w:val="en-US"/>
                    </w:rPr>
                    <m:t>30.6406</m:t>
                  </w:ins>
                </m:r>
              </m:oMath>
            </m:oMathPara>
          </w:p>
        </w:tc>
      </w:tr>
      <w:tr w:rsidR="00972243" w14:paraId="598A2B66" w14:textId="77777777" w:rsidTr="00972243">
        <w:trPr>
          <w:ins w:id="341" w:author="Vasy Medov" w:date="2026-03-18T20:14:00Z"/>
        </w:trPr>
        <w:tc>
          <w:tcPr>
            <w:tcW w:w="1271" w:type="dxa"/>
            <w:tcPrChange w:id="342" w:author="Vasy Medov" w:date="2026-03-18T20:15:00Z">
              <w:tcPr>
                <w:tcW w:w="1271" w:type="dxa"/>
              </w:tcPr>
            </w:tcPrChange>
          </w:tcPr>
          <w:p w14:paraId="49ADFAC3" w14:textId="0AD625A4" w:rsidR="00972243" w:rsidRDefault="00972243" w:rsidP="009268CE">
            <w:pPr>
              <w:ind w:firstLine="0"/>
              <w:rPr>
                <w:ins w:id="343" w:author="Vasy Medov" w:date="2026-03-18T20:14:00Z"/>
                <w:rFonts w:eastAsia="Calibri" w:cs="Times New Roman"/>
              </w:rPr>
            </w:pPr>
            <m:oMathPara>
              <m:oMath>
                <m:r>
                  <w:ins w:id="344" w:author="Vasy Medov" w:date="2026-03-18T20:16:00Z">
                    <w:rPr>
                      <w:rFonts w:ascii="Cambria Math" w:eastAsia="Calibri" w:hAnsi="Cambria Math" w:cs="Times New Roman"/>
                    </w:rPr>
                    <m:t>9</m:t>
                  </w:ins>
                </m:r>
              </m:oMath>
            </m:oMathPara>
          </w:p>
        </w:tc>
        <w:tc>
          <w:tcPr>
            <w:tcW w:w="4111" w:type="dxa"/>
            <w:tcPrChange w:id="345" w:author="Vasy Medov" w:date="2026-03-18T20:15:00Z">
              <w:tcPr>
                <w:tcW w:w="2552" w:type="dxa"/>
              </w:tcPr>
            </w:tcPrChange>
          </w:tcPr>
          <w:p w14:paraId="3279EA3A" w14:textId="2A5B9713" w:rsidR="00972243" w:rsidRDefault="00972243" w:rsidP="009268CE">
            <w:pPr>
              <w:ind w:firstLine="0"/>
              <w:rPr>
                <w:ins w:id="346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347" w:author="Vasy Medov" w:date="2026-03-18T20:14:00Z">
                    <w:rPr>
                      <w:rFonts w:ascii="Cambria Math" w:eastAsia="Calibri" w:hAnsi="Cambria Math" w:cs="Times New Roman"/>
                      <w:lang w:val="en-US"/>
                    </w:rPr>
                    <m:t>1.8</m:t>
                  </w:ins>
                </m:r>
                <m:r>
                  <w:ins w:id="348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49" w:author="Vasy Medov" w:date="2026-03-18T20:15:00Z">
              <w:tcPr>
                <w:tcW w:w="5390" w:type="dxa"/>
                <w:gridSpan w:val="2"/>
              </w:tcPr>
            </w:tcPrChange>
          </w:tcPr>
          <w:p w14:paraId="0A1B6F51" w14:textId="4CD94C3E" w:rsidR="00972243" w:rsidRDefault="00972243" w:rsidP="009268CE">
            <w:pPr>
              <w:ind w:firstLine="0"/>
              <w:rPr>
                <w:ins w:id="350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351" w:author="Vasy Medov" w:date="2026-03-18T20:14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  <m:r>
                  <w:ins w:id="352" w:author="Vasy Medov" w:date="2026-03-18T20:37:00Z">
                    <w:rPr>
                      <w:rFonts w:ascii="Cambria Math" w:hAnsi="Cambria Math"/>
                      <w:lang w:val="en-US"/>
                    </w:rPr>
                    <m:t>5.6574</m:t>
                  </w:ins>
                </m:r>
              </m:oMath>
            </m:oMathPara>
          </w:p>
        </w:tc>
      </w:tr>
      <w:tr w:rsidR="00972243" w14:paraId="2DED48AB" w14:textId="77777777" w:rsidTr="00972243">
        <w:trPr>
          <w:ins w:id="353" w:author="Vasy Medov" w:date="2026-03-18T20:14:00Z"/>
        </w:trPr>
        <w:tc>
          <w:tcPr>
            <w:tcW w:w="1271" w:type="dxa"/>
            <w:tcPrChange w:id="354" w:author="Vasy Medov" w:date="2026-03-18T20:15:00Z">
              <w:tcPr>
                <w:tcW w:w="1271" w:type="dxa"/>
              </w:tcPr>
            </w:tcPrChange>
          </w:tcPr>
          <w:p w14:paraId="24AFD201" w14:textId="3524F371" w:rsidR="00972243" w:rsidRDefault="00972243" w:rsidP="009268CE">
            <w:pPr>
              <w:ind w:firstLine="0"/>
              <w:rPr>
                <w:ins w:id="355" w:author="Vasy Medov" w:date="2026-03-18T20:14:00Z"/>
                <w:rFonts w:eastAsia="Calibri" w:cs="Times New Roman"/>
              </w:rPr>
            </w:pPr>
            <m:oMathPara>
              <m:oMath>
                <m:r>
                  <w:ins w:id="356" w:author="Vasy Medov" w:date="2026-03-18T20:16:00Z">
                    <w:rPr>
                      <w:rFonts w:ascii="Cambria Math" w:eastAsia="Calibri" w:hAnsi="Cambria Math" w:cs="Times New Roman"/>
                    </w:rPr>
                    <m:t>1</m:t>
                  </w:ins>
                </m:r>
                <m:r>
                  <w:ins w:id="357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0</m:t>
                  </w:ins>
                </m:r>
              </m:oMath>
            </m:oMathPara>
          </w:p>
        </w:tc>
        <w:tc>
          <w:tcPr>
            <w:tcW w:w="4111" w:type="dxa"/>
            <w:tcPrChange w:id="358" w:author="Vasy Medov" w:date="2026-03-18T20:15:00Z">
              <w:tcPr>
                <w:tcW w:w="2552" w:type="dxa"/>
              </w:tcPr>
            </w:tcPrChange>
          </w:tcPr>
          <w:p w14:paraId="08184410" w14:textId="043406E4" w:rsidR="00972243" w:rsidRDefault="00972243" w:rsidP="009268CE">
            <w:pPr>
              <w:ind w:firstLine="0"/>
              <w:rPr>
                <w:ins w:id="359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360" w:author="Vasy Medov" w:date="2026-03-18T20:14:00Z">
                    <w:rPr>
                      <w:rFonts w:ascii="Cambria Math" w:eastAsia="Calibri" w:hAnsi="Cambria Math" w:cs="Times New Roman"/>
                      <w:lang w:val="en-US"/>
                    </w:rPr>
                    <m:t>1.9</m:t>
                  </w:ins>
                </m:r>
                <m:r>
                  <w:ins w:id="361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62" w:author="Vasy Medov" w:date="2026-03-18T20:15:00Z">
              <w:tcPr>
                <w:tcW w:w="5390" w:type="dxa"/>
                <w:gridSpan w:val="2"/>
              </w:tcPr>
            </w:tcPrChange>
          </w:tcPr>
          <w:p w14:paraId="25F7C92B" w14:textId="3E8979A2" w:rsidR="00972243" w:rsidRDefault="006A2446" w:rsidP="009268CE">
            <w:pPr>
              <w:ind w:firstLine="0"/>
              <w:rPr>
                <w:ins w:id="363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364" w:author="Vasy Medov" w:date="2026-03-18T20:18:00Z">
                    <w:rPr>
                      <w:rFonts w:ascii="Cambria Math" w:eastAsia="Calibri" w:hAnsi="Cambria Math" w:cs="Times New Roman"/>
                      <w:lang w:val="en-US"/>
                    </w:rPr>
                    <m:t>4</m:t>
                  </w:ins>
                </m:r>
                <m:r>
                  <w:ins w:id="365" w:author="Vasy Medov" w:date="2026-03-18T20:37:00Z">
                    <w:rPr>
                      <w:rFonts w:ascii="Cambria Math" w:eastAsia="Calibri" w:hAnsi="Cambria Math" w:cs="Times New Roman"/>
                      <w:lang w:val="en-US"/>
                    </w:rPr>
                    <m:t>4.1071</m:t>
                  </w:ins>
                </m:r>
              </m:oMath>
            </m:oMathPara>
          </w:p>
        </w:tc>
      </w:tr>
    </w:tbl>
    <w:p w14:paraId="1F2C6E3E" w14:textId="77777777" w:rsidR="00B008BC" w:rsidRDefault="00B008BC" w:rsidP="00B008BC">
      <w:pPr>
        <w:ind w:firstLine="0"/>
        <w:rPr>
          <w:ins w:id="366" w:author="Vasy Medov" w:date="2026-03-18T20:19:00Z"/>
          <w:lang w:val="en-US"/>
        </w:rPr>
      </w:pPr>
      <w:del w:id="367" w:author="Vasy Medov" w:date="2026-03-18T20:13:00Z">
        <w:r w:rsidDel="00972243">
          <w:delText>Ф</w:delText>
        </w:r>
      </w:del>
    </w:p>
    <w:p w14:paraId="598E1B02" w14:textId="1370EBB0" w:rsidR="006A2446" w:rsidRPr="006A2446" w:rsidRDefault="006A2446" w:rsidP="00B008BC">
      <w:pPr>
        <w:ind w:firstLine="0"/>
        <w:rPr>
          <w:rFonts w:eastAsiaTheme="minorEastAsia"/>
          <w:lang w:val="en-US"/>
          <w:rPrChange w:id="368" w:author="Vasy Medov" w:date="2026-03-18T20:24:00Z">
            <w:rPr/>
          </w:rPrChange>
        </w:rPr>
      </w:pPr>
      <m:oMathPara>
        <m:oMath>
          <m:r>
            <w:ins w:id="369" w:author="Vasy Medov" w:date="2026-03-18T20:20:00Z">
              <w:rPr>
                <w:rFonts w:ascii="Cambria Math" w:hAnsi="Cambria Math"/>
                <w:lang w:val="en-US"/>
              </w:rPr>
              <m:t>I≈h</m:t>
            </w:ins>
          </m:r>
          <m:r>
            <w:ins w:id="370" w:author="Vasy Medov" w:date="2026-03-18T20:20:00Z">
              <w:rPr>
                <w:rFonts w:ascii="Cambria Math" w:hAnsi="Cambria Math"/>
                <w:lang w:val="en-US"/>
              </w:rPr>
              <m:t>*</m:t>
            </w:ins>
          </m:r>
          <m:nary>
            <m:naryPr>
              <m:chr m:val="∑"/>
              <m:limLoc m:val="subSup"/>
              <m:ctrlPr>
                <w:ins w:id="371" w:author="Vasy Medov" w:date="2026-03-18T20:20:00Z">
                  <w:rPr>
                    <w:rFonts w:ascii="Cambria Math" w:hAnsi="Cambria Math"/>
                    <w:i/>
                    <w:lang w:val="en-US"/>
                  </w:rPr>
                </w:ins>
              </m:ctrlPr>
            </m:naryPr>
            <m:sub>
              <m:r>
                <w:ins w:id="372" w:author="Vasy Medov" w:date="2026-03-18T20:20:00Z">
                  <w:rPr>
                    <w:rFonts w:ascii="Cambria Math" w:hAnsi="Cambria Math"/>
                    <w:lang w:val="en-US"/>
                  </w:rPr>
                  <m:t>1</m:t>
                </w:ins>
              </m:r>
            </m:sub>
            <m:sup>
              <m:r>
                <w:ins w:id="373" w:author="Vasy Medov" w:date="2026-03-18T20:20:00Z">
                  <w:rPr>
                    <w:rFonts w:ascii="Cambria Math" w:hAnsi="Cambria Math"/>
                    <w:lang w:val="en-US"/>
                  </w:rPr>
                  <m:t>10</m:t>
                </w:ins>
              </m:r>
            </m:sup>
            <m:e>
              <m:r>
                <w:ins w:id="374" w:author="Vasy Medov" w:date="2026-03-18T20:21:00Z">
                  <w:rPr>
                    <w:rFonts w:ascii="Cambria Math" w:hAnsi="Cambria Math"/>
                    <w:lang w:val="en-US"/>
                  </w:rPr>
                  <m:t>f</m:t>
                </w:ins>
              </m:r>
              <m:d>
                <m:dPr>
                  <m:ctrlPr>
                    <w:ins w:id="375" w:author="Vasy Medov" w:date="2026-03-18T20:21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dPr>
                <m:e>
                  <m:acc>
                    <m:accPr>
                      <m:chr m:val="̅"/>
                      <m:ctrlPr>
                        <w:ins w:id="376" w:author="Vasy Medov" w:date="2026-03-18T20:21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accPr>
                    <m:e>
                      <m:sSub>
                        <m:sSubPr>
                          <m:ctrlPr>
                            <w:ins w:id="377" w:author="Vasy Medov" w:date="2026-03-18T20:21:00Z"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w:ins>
                          </m:ctrlPr>
                        </m:sSubPr>
                        <m:e>
                          <m:r>
                            <w:ins w:id="378" w:author="Vasy Medov" w:date="2026-03-18T20:21:00Z"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w:ins>
                          </m:r>
                        </m:e>
                        <m:sub>
                          <m:r>
                            <w:ins w:id="379" w:author="Vasy Medov" w:date="2026-03-18T20:21:00Z"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w:ins>
                          </m:r>
                        </m:sub>
                      </m:sSub>
                    </m:e>
                  </m:acc>
                </m:e>
              </m:d>
            </m:e>
          </m:nary>
          <m:r>
            <w:ins w:id="380" w:author="Vasy Medov" w:date="2026-03-18T20:21:00Z">
              <w:rPr>
                <w:rFonts w:ascii="Cambria Math" w:eastAsiaTheme="minorEastAsia" w:hAnsi="Cambria Math"/>
                <w:lang w:val="en-US"/>
              </w:rPr>
              <m:t>=0.1*21</m:t>
            </w:ins>
          </m:r>
          <m:r>
            <w:ins w:id="381" w:author="Vasy Medov" w:date="2026-03-18T20:39:00Z">
              <w:rPr>
                <w:rFonts w:ascii="Cambria Math" w:eastAsiaTheme="minorEastAsia" w:hAnsi="Cambria Math"/>
                <w:lang w:val="en-US"/>
              </w:rPr>
              <m:t>7</m:t>
            </w:ins>
          </m:r>
          <m:r>
            <w:ins w:id="382" w:author="Vasy Medov" w:date="2026-03-18T20:21:00Z">
              <w:rPr>
                <w:rFonts w:ascii="Cambria Math" w:eastAsiaTheme="minorEastAsia" w:hAnsi="Cambria Math"/>
                <w:lang w:val="en-US"/>
              </w:rPr>
              <m:t>.</m:t>
            </w:ins>
          </m:r>
          <m:r>
            <w:ins w:id="383" w:author="Vasy Medov" w:date="2026-03-18T20:39:00Z">
              <w:rPr>
                <w:rFonts w:ascii="Cambria Math" w:eastAsiaTheme="minorEastAsia" w:hAnsi="Cambria Math"/>
                <w:lang w:val="en-US"/>
              </w:rPr>
              <m:t>0125</m:t>
            </w:ins>
          </m:r>
          <m:r>
            <w:ins w:id="384" w:author="Vasy Medov" w:date="2026-03-18T20:22:00Z">
              <w:rPr>
                <w:rFonts w:ascii="Cambria Math" w:eastAsiaTheme="minorEastAsia" w:hAnsi="Cambria Math"/>
                <w:lang w:val="en-US"/>
              </w:rPr>
              <m:t>=</m:t>
            </w:ins>
          </m:r>
          <m:r>
            <w:ins w:id="385" w:author="Vasy Medov" w:date="2026-03-18T20:22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21.</m:t>
            </w:ins>
          </m:r>
          <m:r>
            <w:ins w:id="386" w:author="Vasy Medov" w:date="2026-03-18T20:3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70125</m:t>
            </w:ins>
          </m:r>
        </m:oMath>
      </m:oMathPara>
    </w:p>
    <w:p w14:paraId="2D3A6875" w14:textId="16772EDD" w:rsidR="00B008BC" w:rsidRDefault="00B008BC" w:rsidP="00B008BC">
      <w:pPr>
        <w:pStyle w:val="2"/>
        <w:rPr>
          <w:ins w:id="387" w:author="Vasy Medov" w:date="2026-03-18T20:13:00Z"/>
          <w:lang w:val="en-US"/>
        </w:rPr>
      </w:pPr>
      <w:r>
        <w:t>Формула трапеций</w:t>
      </w:r>
    </w:p>
    <w:p w14:paraId="39A323A5" w14:textId="77777777" w:rsidR="00972243" w:rsidRPr="00E07DDA" w:rsidRDefault="00972243" w:rsidP="00972243">
      <w:pPr>
        <w:ind w:firstLine="0"/>
        <w:rPr>
          <w:ins w:id="388" w:author="Vasy Medov" w:date="2026-03-18T20:13:00Z"/>
          <w:lang w:val="en-US"/>
        </w:rPr>
      </w:pPr>
      <m:oMathPara>
        <m:oMath>
          <m:r>
            <w:ins w:id="389" w:author="Vasy Medov" w:date="2026-03-18T20:13:00Z">
              <w:rPr>
                <w:rFonts w:ascii="Cambria Math" w:hAnsi="Cambria Math"/>
                <w:lang w:val="en-US"/>
              </w:rPr>
              <m:t>h=</m:t>
            </w:ins>
          </m:r>
          <m:f>
            <m:fPr>
              <m:ctrlPr>
                <w:ins w:id="390" w:author="Vasy Medov" w:date="2026-03-18T20:13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91" w:author="Vasy Medov" w:date="2026-03-18T20:13:00Z">
                  <w:rPr>
                    <w:rFonts w:ascii="Cambria Math" w:hAnsi="Cambria Math"/>
                    <w:lang w:val="en-US"/>
                  </w:rPr>
                  <m:t>2-1</m:t>
                </w:ins>
              </m:r>
            </m:num>
            <m:den>
              <m:r>
                <w:ins w:id="392" w:author="Vasy Medov" w:date="2026-03-18T20:13:00Z">
                  <w:rPr>
                    <w:rFonts w:ascii="Cambria Math" w:hAnsi="Cambria Math"/>
                    <w:lang w:val="en-US"/>
                  </w:rPr>
                  <m:t>10</m:t>
                </w:ins>
              </m:r>
            </m:den>
          </m:f>
          <m:r>
            <w:ins w:id="393" w:author="Vasy Medov" w:date="2026-03-18T20:13:00Z">
              <w:rPr>
                <w:rFonts w:ascii="Cambria Math" w:hAnsi="Cambria Math"/>
                <w:lang w:val="en-US"/>
              </w:rPr>
              <m:t>=0.1</m:t>
            </w:ins>
          </m:r>
        </m:oMath>
      </m:oMathPara>
    </w:p>
    <w:tbl>
      <w:tblPr>
        <w:tblStyle w:val="ab"/>
        <w:tblW w:w="9213" w:type="dxa"/>
        <w:tblLook w:val="04A0" w:firstRow="1" w:lastRow="0" w:firstColumn="1" w:lastColumn="0" w:noHBand="0" w:noVBand="1"/>
        <w:tblPrChange w:id="394" w:author="Vasy Medov" w:date="2026-03-18T20:15:00Z">
          <w:tblPr>
            <w:tblStyle w:val="ab"/>
            <w:tblW w:w="9213" w:type="dxa"/>
            <w:tblLook w:val="04A0" w:firstRow="1" w:lastRow="0" w:firstColumn="1" w:lastColumn="0" w:noHBand="0" w:noVBand="1"/>
          </w:tblPr>
        </w:tblPrChange>
      </w:tblPr>
      <w:tblGrid>
        <w:gridCol w:w="1271"/>
        <w:gridCol w:w="3686"/>
        <w:gridCol w:w="4256"/>
        <w:tblGridChange w:id="395">
          <w:tblGrid>
            <w:gridCol w:w="1271"/>
            <w:gridCol w:w="2552"/>
            <w:gridCol w:w="1134"/>
            <w:gridCol w:w="4256"/>
          </w:tblGrid>
        </w:tblGridChange>
      </w:tblGrid>
      <w:tr w:rsidR="00972243" w14:paraId="4D99DEDF" w14:textId="77777777" w:rsidTr="00972243">
        <w:trPr>
          <w:ins w:id="396" w:author="Vasy Medov" w:date="2026-03-18T20:13:00Z"/>
        </w:trPr>
        <w:tc>
          <w:tcPr>
            <w:tcW w:w="1271" w:type="dxa"/>
            <w:tcPrChange w:id="397" w:author="Vasy Medov" w:date="2026-03-18T20:15:00Z">
              <w:tcPr>
                <w:tcW w:w="1271" w:type="dxa"/>
              </w:tcPr>
            </w:tcPrChange>
          </w:tcPr>
          <w:p w14:paraId="429B49CE" w14:textId="77777777" w:rsidR="00972243" w:rsidRPr="00E07DDA" w:rsidRDefault="00972243" w:rsidP="009268CE">
            <w:pPr>
              <w:ind w:firstLine="0"/>
              <w:rPr>
                <w:ins w:id="398" w:author="Vasy Medov" w:date="2026-03-18T20:13:00Z"/>
                <w:lang w:val="en-US"/>
              </w:rPr>
            </w:pPr>
            <m:oMathPara>
              <m:oMath>
                <m:r>
                  <w:ins w:id="399" w:author="Vasy Medov" w:date="2026-03-18T20:13:00Z">
                    <w:rPr>
                      <w:rFonts w:ascii="Cambria Math" w:hAnsi="Cambria Math"/>
                      <w:lang w:val="en-US"/>
                    </w:rPr>
                    <m:t>i</m:t>
                  </w:ins>
                </m:r>
              </m:oMath>
            </m:oMathPara>
          </w:p>
        </w:tc>
        <w:tc>
          <w:tcPr>
            <w:tcW w:w="3686" w:type="dxa"/>
            <w:tcPrChange w:id="400" w:author="Vasy Medov" w:date="2026-03-18T20:15:00Z">
              <w:tcPr>
                <w:tcW w:w="2552" w:type="dxa"/>
              </w:tcPr>
            </w:tcPrChange>
          </w:tcPr>
          <w:p w14:paraId="5A6B4E02" w14:textId="77777777" w:rsidR="00972243" w:rsidRPr="00E07DDA" w:rsidRDefault="00972243" w:rsidP="009268CE">
            <w:pPr>
              <w:ind w:firstLine="0"/>
              <w:rPr>
                <w:ins w:id="401" w:author="Vasy Medov" w:date="2026-03-18T20:13:00Z"/>
                <w:lang w:val="en-US"/>
              </w:rPr>
            </w:pPr>
            <m:oMathPara>
              <m:oMath>
                <m:sSub>
                  <m:sSubPr>
                    <m:ctrlPr>
                      <w:ins w:id="402" w:author="Vasy Medov" w:date="2026-03-18T20:13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403" w:author="Vasy Medov" w:date="2026-03-18T20:13:00Z">
                        <w:rPr>
                          <w:rFonts w:ascii="Cambria Math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404" w:author="Vasy Medov" w:date="2026-03-18T20:13:00Z">
                        <w:rPr>
                          <w:rFonts w:ascii="Cambria Math" w:hAnsi="Cambria Math"/>
                          <w:lang w:val="en-US"/>
                        </w:rPr>
                        <m:t>i</m:t>
                      </w:ins>
                    </m:r>
                  </m:sub>
                </m:sSub>
              </m:oMath>
            </m:oMathPara>
          </w:p>
        </w:tc>
        <w:tc>
          <w:tcPr>
            <w:tcW w:w="4256" w:type="dxa"/>
            <w:tcPrChange w:id="405" w:author="Vasy Medov" w:date="2026-03-18T20:15:00Z">
              <w:tcPr>
                <w:tcW w:w="5390" w:type="dxa"/>
                <w:gridSpan w:val="2"/>
              </w:tcPr>
            </w:tcPrChange>
          </w:tcPr>
          <w:p w14:paraId="619C8B53" w14:textId="30B3547C" w:rsidR="00972243" w:rsidRDefault="00972243" w:rsidP="009268CE">
            <w:pPr>
              <w:ind w:firstLine="0"/>
              <w:rPr>
                <w:ins w:id="406" w:author="Vasy Medov" w:date="2026-03-18T20:13:00Z"/>
              </w:rPr>
            </w:pPr>
            <m:oMathPara>
              <m:oMath>
                <m:r>
                  <w:ins w:id="407" w:author="Vasy Medov" w:date="2026-03-18T20:13:00Z">
                    <w:rPr>
                      <w:rFonts w:ascii="Cambria Math" w:hAnsi="Cambria Math"/>
                    </w:rPr>
                    <m:t>f</m:t>
                  </w:ins>
                </m:r>
                <m:d>
                  <m:dPr>
                    <m:ctrlPr>
                      <w:ins w:id="408" w:author="Vasy Medov" w:date="2026-03-18T20:13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dPr>
                  <m:e>
                    <m:sSub>
                      <m:sSubPr>
                        <m:ctrlPr>
                          <w:ins w:id="409" w:author="Vasy Medov" w:date="2026-03-18T20:13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ins>
                        </m:ctrlPr>
                      </m:sSubPr>
                      <m:e>
                        <m:r>
                          <w:ins w:id="410" w:author="Vasy Medov" w:date="2026-03-18T20:13:00Z"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w:ins>
                        </m:r>
                      </m:e>
                      <m:sub>
                        <m:r>
                          <w:ins w:id="411" w:author="Vasy Medov" w:date="2026-03-18T20:13:00Z"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w:ins>
                        </m:r>
                      </m:sub>
                    </m:sSub>
                  </m:e>
                </m:d>
              </m:oMath>
            </m:oMathPara>
          </w:p>
        </w:tc>
      </w:tr>
      <w:tr w:rsidR="00972243" w14:paraId="58F53FD0" w14:textId="77777777" w:rsidTr="00972243">
        <w:trPr>
          <w:ins w:id="412" w:author="Vasy Medov" w:date="2026-03-18T20:13:00Z"/>
        </w:trPr>
        <w:tc>
          <w:tcPr>
            <w:tcW w:w="1271" w:type="dxa"/>
            <w:tcPrChange w:id="413" w:author="Vasy Medov" w:date="2026-03-18T20:15:00Z">
              <w:tcPr>
                <w:tcW w:w="1271" w:type="dxa"/>
              </w:tcPr>
            </w:tcPrChange>
          </w:tcPr>
          <w:p w14:paraId="2307E42F" w14:textId="77777777" w:rsidR="00972243" w:rsidRDefault="00972243" w:rsidP="009268CE">
            <w:pPr>
              <w:ind w:firstLine="0"/>
              <w:rPr>
                <w:ins w:id="414" w:author="Vasy Medov" w:date="2026-03-18T20:13:00Z"/>
              </w:rPr>
            </w:pPr>
            <m:oMathPara>
              <m:oMath>
                <m:r>
                  <w:ins w:id="415" w:author="Vasy Medov" w:date="2026-03-18T20:13:00Z">
                    <w:rPr>
                      <w:rFonts w:ascii="Cambria Math" w:hAnsi="Cambria Math"/>
                    </w:rPr>
                    <m:t>0</m:t>
                  </w:ins>
                </m:r>
              </m:oMath>
            </m:oMathPara>
          </w:p>
        </w:tc>
        <w:tc>
          <w:tcPr>
            <w:tcW w:w="3686" w:type="dxa"/>
            <w:tcPrChange w:id="416" w:author="Vasy Medov" w:date="2026-03-18T20:15:00Z">
              <w:tcPr>
                <w:tcW w:w="2552" w:type="dxa"/>
              </w:tcPr>
            </w:tcPrChange>
          </w:tcPr>
          <w:p w14:paraId="00C9AA62" w14:textId="77777777" w:rsidR="00972243" w:rsidRDefault="00972243" w:rsidP="009268CE">
            <w:pPr>
              <w:ind w:firstLine="0"/>
              <w:rPr>
                <w:ins w:id="417" w:author="Vasy Medov" w:date="2026-03-18T20:13:00Z"/>
              </w:rPr>
            </w:pPr>
            <m:oMathPara>
              <m:oMath>
                <m:r>
                  <w:ins w:id="418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</m:oMath>
            </m:oMathPara>
          </w:p>
        </w:tc>
        <w:tc>
          <w:tcPr>
            <w:tcW w:w="4256" w:type="dxa"/>
            <w:tcPrChange w:id="419" w:author="Vasy Medov" w:date="2026-03-18T20:15:00Z">
              <w:tcPr>
                <w:tcW w:w="5390" w:type="dxa"/>
                <w:gridSpan w:val="2"/>
              </w:tcPr>
            </w:tcPrChange>
          </w:tcPr>
          <w:p w14:paraId="539A13C5" w14:textId="77777777" w:rsidR="00972243" w:rsidRDefault="00972243" w:rsidP="009268CE">
            <w:pPr>
              <w:ind w:firstLine="0"/>
              <w:rPr>
                <w:ins w:id="420" w:author="Vasy Medov" w:date="2026-03-18T20:13:00Z"/>
              </w:rPr>
            </w:pPr>
            <m:oMathPara>
              <m:oMath>
                <m:r>
                  <w:ins w:id="421" w:author="Vasy Medov" w:date="2026-03-18T20:13:00Z">
                    <w:rPr>
                      <w:rFonts w:ascii="Cambria Math" w:hAnsi="Cambria Math"/>
                    </w:rPr>
                    <m:t>5</m:t>
                  </w:ins>
                </m:r>
              </m:oMath>
            </m:oMathPara>
          </w:p>
        </w:tc>
      </w:tr>
      <w:tr w:rsidR="00972243" w14:paraId="6238883B" w14:textId="77777777" w:rsidTr="00972243">
        <w:trPr>
          <w:ins w:id="422" w:author="Vasy Medov" w:date="2026-03-18T20:13:00Z"/>
        </w:trPr>
        <w:tc>
          <w:tcPr>
            <w:tcW w:w="1271" w:type="dxa"/>
            <w:tcPrChange w:id="423" w:author="Vasy Medov" w:date="2026-03-18T20:15:00Z">
              <w:tcPr>
                <w:tcW w:w="1271" w:type="dxa"/>
              </w:tcPr>
            </w:tcPrChange>
          </w:tcPr>
          <w:p w14:paraId="539DEC4C" w14:textId="77777777" w:rsidR="00972243" w:rsidRDefault="00972243" w:rsidP="009268CE">
            <w:pPr>
              <w:ind w:firstLine="0"/>
              <w:rPr>
                <w:ins w:id="424" w:author="Vasy Medov" w:date="2026-03-18T20:13:00Z"/>
              </w:rPr>
            </w:pPr>
            <m:oMathPara>
              <m:oMath>
                <m:r>
                  <w:ins w:id="425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</m:oMath>
            </m:oMathPara>
          </w:p>
        </w:tc>
        <w:tc>
          <w:tcPr>
            <w:tcW w:w="3686" w:type="dxa"/>
            <w:tcPrChange w:id="426" w:author="Vasy Medov" w:date="2026-03-18T20:15:00Z">
              <w:tcPr>
                <w:tcW w:w="2552" w:type="dxa"/>
              </w:tcPr>
            </w:tcPrChange>
          </w:tcPr>
          <w:p w14:paraId="6C7F025D" w14:textId="77777777" w:rsidR="00972243" w:rsidRDefault="00972243" w:rsidP="009268CE">
            <w:pPr>
              <w:ind w:firstLine="0"/>
              <w:rPr>
                <w:ins w:id="427" w:author="Vasy Medov" w:date="2026-03-18T20:13:00Z"/>
              </w:rPr>
            </w:pPr>
            <m:oMathPara>
              <m:oMath>
                <m:r>
                  <w:ins w:id="428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29" w:author="Vasy Medov" w:date="2026-03-18T20:13:00Z">
                    <w:rPr>
                      <w:rFonts w:ascii="Cambria Math" w:hAnsi="Cambria Math"/>
                      <w:lang w:val="en-US"/>
                    </w:rPr>
                    <m:t>.1</m:t>
                  </w:ins>
                </m:r>
              </m:oMath>
            </m:oMathPara>
          </w:p>
        </w:tc>
        <w:tc>
          <w:tcPr>
            <w:tcW w:w="4256" w:type="dxa"/>
            <w:tcPrChange w:id="430" w:author="Vasy Medov" w:date="2026-03-18T20:15:00Z">
              <w:tcPr>
                <w:tcW w:w="5390" w:type="dxa"/>
                <w:gridSpan w:val="2"/>
              </w:tcPr>
            </w:tcPrChange>
          </w:tcPr>
          <w:p w14:paraId="5F8A930F" w14:textId="48538AAF" w:rsidR="00972243" w:rsidRDefault="00972243" w:rsidP="009268CE">
            <w:pPr>
              <w:ind w:firstLine="0"/>
              <w:rPr>
                <w:ins w:id="431" w:author="Vasy Medov" w:date="2026-03-18T20:13:00Z"/>
              </w:rPr>
            </w:pPr>
            <m:oMathPara>
              <m:oMath>
                <m:r>
                  <w:ins w:id="432" w:author="Vasy Medov" w:date="2026-03-18T20:13:00Z">
                    <w:rPr>
                      <w:rFonts w:ascii="Cambria Math" w:hAnsi="Cambria Math"/>
                      <w:lang w:val="en-US"/>
                    </w:rPr>
                    <m:t>7.343</m:t>
                  </w:ins>
                </m:r>
                <m:r>
                  <w:ins w:id="433" w:author="Vasy Medov" w:date="2026-03-18T20:39:00Z">
                    <w:rPr>
                      <w:rFonts w:ascii="Cambria Math" w:hAnsi="Cambria Math"/>
                      <w:lang w:val="en-US"/>
                    </w:rPr>
                    <m:t>0</m:t>
                  </w:ins>
                </m:r>
              </m:oMath>
            </m:oMathPara>
          </w:p>
        </w:tc>
      </w:tr>
      <w:tr w:rsidR="00972243" w14:paraId="68EBFE60" w14:textId="77777777" w:rsidTr="00972243">
        <w:trPr>
          <w:ins w:id="434" w:author="Vasy Medov" w:date="2026-03-18T20:13:00Z"/>
        </w:trPr>
        <w:tc>
          <w:tcPr>
            <w:tcW w:w="1271" w:type="dxa"/>
            <w:tcPrChange w:id="435" w:author="Vasy Medov" w:date="2026-03-18T20:15:00Z">
              <w:tcPr>
                <w:tcW w:w="1271" w:type="dxa"/>
              </w:tcPr>
            </w:tcPrChange>
          </w:tcPr>
          <w:p w14:paraId="2DCF1AD9" w14:textId="77777777" w:rsidR="00972243" w:rsidRDefault="00972243" w:rsidP="009268CE">
            <w:pPr>
              <w:ind w:firstLine="0"/>
              <w:rPr>
                <w:ins w:id="436" w:author="Vasy Medov" w:date="2026-03-18T20:13:00Z"/>
              </w:rPr>
            </w:pPr>
            <m:oMathPara>
              <m:oMath>
                <m:r>
                  <w:ins w:id="437" w:author="Vasy Medov" w:date="2026-03-18T20:13:00Z">
                    <w:rPr>
                      <w:rFonts w:ascii="Cambria Math" w:hAnsi="Cambria Math"/>
                    </w:rPr>
                    <m:t>2</m:t>
                  </w:ins>
                </m:r>
              </m:oMath>
            </m:oMathPara>
          </w:p>
        </w:tc>
        <w:tc>
          <w:tcPr>
            <w:tcW w:w="3686" w:type="dxa"/>
            <w:tcPrChange w:id="438" w:author="Vasy Medov" w:date="2026-03-18T20:15:00Z">
              <w:tcPr>
                <w:tcW w:w="2552" w:type="dxa"/>
              </w:tcPr>
            </w:tcPrChange>
          </w:tcPr>
          <w:p w14:paraId="7D45C162" w14:textId="77777777" w:rsidR="00972243" w:rsidRDefault="00972243" w:rsidP="009268CE">
            <w:pPr>
              <w:ind w:firstLine="0"/>
              <w:rPr>
                <w:ins w:id="439" w:author="Vasy Medov" w:date="2026-03-18T20:13:00Z"/>
              </w:rPr>
            </w:pPr>
            <m:oMathPara>
              <m:oMath>
                <m:r>
                  <w:ins w:id="440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41" w:author="Vasy Medov" w:date="2026-03-18T20:13:00Z">
                    <w:rPr>
                      <w:rFonts w:ascii="Cambria Math" w:hAnsi="Cambria Math"/>
                      <w:lang w:val="en-US"/>
                    </w:rPr>
                    <m:t>.2</m:t>
                  </w:ins>
                </m:r>
              </m:oMath>
            </m:oMathPara>
          </w:p>
        </w:tc>
        <w:tc>
          <w:tcPr>
            <w:tcW w:w="4256" w:type="dxa"/>
            <w:tcPrChange w:id="442" w:author="Vasy Medov" w:date="2026-03-18T20:15:00Z">
              <w:tcPr>
                <w:tcW w:w="5390" w:type="dxa"/>
                <w:gridSpan w:val="2"/>
              </w:tcPr>
            </w:tcPrChange>
          </w:tcPr>
          <w:p w14:paraId="7818C289" w14:textId="45FB1BDD" w:rsidR="00972243" w:rsidRDefault="00B31241" w:rsidP="009268CE">
            <w:pPr>
              <w:ind w:firstLine="0"/>
              <w:rPr>
                <w:ins w:id="443" w:author="Vasy Medov" w:date="2026-03-18T20:13:00Z"/>
              </w:rPr>
            </w:pPr>
            <m:oMathPara>
              <m:oMath>
                <m:r>
                  <w:ins w:id="444" w:author="Vasy Medov" w:date="2026-03-18T20:40:00Z">
                    <w:rPr>
                      <w:rFonts w:ascii="Cambria Math" w:hAnsi="Cambria Math"/>
                    </w:rPr>
                    <m:t>9</m:t>
                  </w:ins>
                </m:r>
                <m:r>
                  <w:ins w:id="445" w:author="Vasy Medov" w:date="2026-03-18T20:40:00Z">
                    <w:rPr>
                      <w:rFonts w:ascii="Cambria Math" w:hAnsi="Cambria Math"/>
                      <w:lang w:val="en-US"/>
                    </w:rPr>
                    <m:t>.9840</m:t>
                  </w:ins>
                </m:r>
              </m:oMath>
            </m:oMathPara>
          </w:p>
        </w:tc>
      </w:tr>
      <w:tr w:rsidR="00972243" w14:paraId="1691087A" w14:textId="77777777" w:rsidTr="00972243">
        <w:trPr>
          <w:ins w:id="446" w:author="Vasy Medov" w:date="2026-03-18T20:13:00Z"/>
        </w:trPr>
        <w:tc>
          <w:tcPr>
            <w:tcW w:w="1271" w:type="dxa"/>
            <w:tcPrChange w:id="447" w:author="Vasy Medov" w:date="2026-03-18T20:15:00Z">
              <w:tcPr>
                <w:tcW w:w="1271" w:type="dxa"/>
              </w:tcPr>
            </w:tcPrChange>
          </w:tcPr>
          <w:p w14:paraId="408A8569" w14:textId="77777777" w:rsidR="00972243" w:rsidRDefault="00972243" w:rsidP="009268CE">
            <w:pPr>
              <w:ind w:firstLine="0"/>
              <w:rPr>
                <w:ins w:id="448" w:author="Vasy Medov" w:date="2026-03-18T20:13:00Z"/>
              </w:rPr>
            </w:pPr>
            <m:oMathPara>
              <m:oMath>
                <m:r>
                  <w:ins w:id="449" w:author="Vasy Medov" w:date="2026-03-18T20:13:00Z">
                    <w:rPr>
                      <w:rFonts w:ascii="Cambria Math" w:hAnsi="Cambria Math"/>
                    </w:rPr>
                    <m:t>3</m:t>
                  </w:ins>
                </m:r>
              </m:oMath>
            </m:oMathPara>
          </w:p>
        </w:tc>
        <w:tc>
          <w:tcPr>
            <w:tcW w:w="3686" w:type="dxa"/>
            <w:tcPrChange w:id="450" w:author="Vasy Medov" w:date="2026-03-18T20:15:00Z">
              <w:tcPr>
                <w:tcW w:w="2552" w:type="dxa"/>
              </w:tcPr>
            </w:tcPrChange>
          </w:tcPr>
          <w:p w14:paraId="1D2CF380" w14:textId="77777777" w:rsidR="00972243" w:rsidRDefault="00972243" w:rsidP="009268CE">
            <w:pPr>
              <w:ind w:firstLine="0"/>
              <w:rPr>
                <w:ins w:id="451" w:author="Vasy Medov" w:date="2026-03-18T20:13:00Z"/>
              </w:rPr>
            </w:pPr>
            <m:oMathPara>
              <m:oMath>
                <m:r>
                  <w:ins w:id="452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53" w:author="Vasy Medov" w:date="2026-03-18T20:13:00Z">
                    <w:rPr>
                      <w:rFonts w:ascii="Cambria Math" w:hAnsi="Cambria Math"/>
                      <w:lang w:val="en-US"/>
                    </w:rPr>
                    <m:t>.3</m:t>
                  </w:ins>
                </m:r>
              </m:oMath>
            </m:oMathPara>
          </w:p>
        </w:tc>
        <w:tc>
          <w:tcPr>
            <w:tcW w:w="4256" w:type="dxa"/>
            <w:tcPrChange w:id="454" w:author="Vasy Medov" w:date="2026-03-18T20:15:00Z">
              <w:tcPr>
                <w:tcW w:w="5390" w:type="dxa"/>
                <w:gridSpan w:val="2"/>
              </w:tcPr>
            </w:tcPrChange>
          </w:tcPr>
          <w:p w14:paraId="60862D9F" w14:textId="3D17B2FC" w:rsidR="00972243" w:rsidRDefault="00972243" w:rsidP="009268CE">
            <w:pPr>
              <w:ind w:firstLine="0"/>
              <w:rPr>
                <w:ins w:id="455" w:author="Vasy Medov" w:date="2026-03-18T20:13:00Z"/>
              </w:rPr>
            </w:pPr>
            <m:oMathPara>
              <m:oMath>
                <m:r>
                  <w:ins w:id="456" w:author="Vasy Medov" w:date="2026-03-18T20:13:00Z">
                    <w:rPr>
                      <w:rFonts w:ascii="Cambria Math" w:hAnsi="Cambria Math"/>
                      <w:lang w:val="en-US"/>
                    </w:rPr>
                    <m:t>1</m:t>
                  </w:ins>
                </m:r>
                <m:r>
                  <w:ins w:id="457" w:author="Vasy Medov" w:date="2026-03-18T20:40:00Z">
                    <w:rPr>
                      <w:rFonts w:ascii="Cambria Math" w:hAnsi="Cambria Math"/>
                      <w:lang w:val="en-US"/>
                    </w:rPr>
                    <m:t>2.9410</m:t>
                  </w:ins>
                </m:r>
              </m:oMath>
            </m:oMathPara>
          </w:p>
        </w:tc>
      </w:tr>
      <w:tr w:rsidR="00972243" w14:paraId="1C57B0A7" w14:textId="77777777" w:rsidTr="00972243">
        <w:trPr>
          <w:ins w:id="458" w:author="Vasy Medov" w:date="2026-03-18T20:13:00Z"/>
        </w:trPr>
        <w:tc>
          <w:tcPr>
            <w:tcW w:w="1271" w:type="dxa"/>
            <w:tcPrChange w:id="459" w:author="Vasy Medov" w:date="2026-03-18T20:15:00Z">
              <w:tcPr>
                <w:tcW w:w="1271" w:type="dxa"/>
              </w:tcPr>
            </w:tcPrChange>
          </w:tcPr>
          <w:p w14:paraId="54FEF062" w14:textId="77777777" w:rsidR="00972243" w:rsidRDefault="00972243" w:rsidP="009268CE">
            <w:pPr>
              <w:ind w:firstLine="0"/>
              <w:rPr>
                <w:ins w:id="460" w:author="Vasy Medov" w:date="2026-03-18T20:13:00Z"/>
              </w:rPr>
            </w:pPr>
            <m:oMathPara>
              <m:oMath>
                <m:r>
                  <w:ins w:id="461" w:author="Vasy Medov" w:date="2026-03-18T20:13:00Z">
                    <w:rPr>
                      <w:rFonts w:ascii="Cambria Math" w:hAnsi="Cambria Math"/>
                    </w:rPr>
                    <m:t>4</m:t>
                  </w:ins>
                </m:r>
              </m:oMath>
            </m:oMathPara>
          </w:p>
        </w:tc>
        <w:tc>
          <w:tcPr>
            <w:tcW w:w="3686" w:type="dxa"/>
            <w:tcPrChange w:id="462" w:author="Vasy Medov" w:date="2026-03-18T20:15:00Z">
              <w:tcPr>
                <w:tcW w:w="2552" w:type="dxa"/>
              </w:tcPr>
            </w:tcPrChange>
          </w:tcPr>
          <w:p w14:paraId="5358C50E" w14:textId="77777777" w:rsidR="00972243" w:rsidRDefault="00972243" w:rsidP="009268CE">
            <w:pPr>
              <w:ind w:firstLine="0"/>
              <w:rPr>
                <w:ins w:id="463" w:author="Vasy Medov" w:date="2026-03-18T20:13:00Z"/>
              </w:rPr>
            </w:pPr>
            <m:oMathPara>
              <m:oMath>
                <m:r>
                  <w:ins w:id="464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65" w:author="Vasy Medov" w:date="2026-03-18T20:13:00Z">
                    <w:rPr>
                      <w:rFonts w:ascii="Cambria Math" w:hAnsi="Cambria Math"/>
                      <w:lang w:val="en-US"/>
                    </w:rPr>
                    <m:t>.4</m:t>
                  </w:ins>
                </m:r>
              </m:oMath>
            </m:oMathPara>
          </w:p>
        </w:tc>
        <w:tc>
          <w:tcPr>
            <w:tcW w:w="4256" w:type="dxa"/>
            <w:tcPrChange w:id="466" w:author="Vasy Medov" w:date="2026-03-18T20:15:00Z">
              <w:tcPr>
                <w:tcW w:w="5390" w:type="dxa"/>
                <w:gridSpan w:val="2"/>
              </w:tcPr>
            </w:tcPrChange>
          </w:tcPr>
          <w:p w14:paraId="0F8C81AE" w14:textId="0028DAA7" w:rsidR="00972243" w:rsidRDefault="00972243" w:rsidP="009268CE">
            <w:pPr>
              <w:ind w:firstLine="0"/>
              <w:rPr>
                <w:ins w:id="467" w:author="Vasy Medov" w:date="2026-03-18T20:13:00Z"/>
              </w:rPr>
            </w:pPr>
            <m:oMathPara>
              <m:oMath>
                <m:r>
                  <w:ins w:id="468" w:author="Vasy Medov" w:date="2026-03-18T20:13:00Z">
                    <w:rPr>
                      <w:rFonts w:ascii="Cambria Math" w:hAnsi="Cambria Math"/>
                      <w:lang w:val="en-US"/>
                    </w:rPr>
                    <m:t>16</m:t>
                  </w:ins>
                </m:r>
                <m:r>
                  <w:ins w:id="469" w:author="Vasy Medov" w:date="2026-03-18T20:40:00Z">
                    <w:rPr>
                      <w:rFonts w:ascii="Cambria Math" w:hAnsi="Cambria Math"/>
                      <w:lang w:val="en-US"/>
                    </w:rPr>
                    <m:t>.2320</m:t>
                  </w:ins>
                </m:r>
              </m:oMath>
            </m:oMathPara>
          </w:p>
        </w:tc>
      </w:tr>
      <w:tr w:rsidR="00972243" w14:paraId="4F740BF6" w14:textId="77777777" w:rsidTr="00972243">
        <w:trPr>
          <w:ins w:id="470" w:author="Vasy Medov" w:date="2026-03-18T20:13:00Z"/>
        </w:trPr>
        <w:tc>
          <w:tcPr>
            <w:tcW w:w="1271" w:type="dxa"/>
            <w:tcPrChange w:id="471" w:author="Vasy Medov" w:date="2026-03-18T20:15:00Z">
              <w:tcPr>
                <w:tcW w:w="1271" w:type="dxa"/>
              </w:tcPr>
            </w:tcPrChange>
          </w:tcPr>
          <w:p w14:paraId="6B20B23C" w14:textId="77777777" w:rsidR="00972243" w:rsidRPr="00E07DDA" w:rsidRDefault="00972243" w:rsidP="009268CE">
            <w:pPr>
              <w:ind w:firstLine="0"/>
              <w:rPr>
                <w:ins w:id="472" w:author="Vasy Medov" w:date="2026-03-18T20:13:00Z"/>
                <w:i/>
                <w:lang w:val="en-US"/>
              </w:rPr>
            </w:pPr>
            <m:oMathPara>
              <m:oMath>
                <m:r>
                  <w:ins w:id="473" w:author="Vasy Medov" w:date="2026-03-18T20:13:00Z">
                    <w:rPr>
                      <w:rFonts w:ascii="Cambria Math" w:hAnsi="Cambria Math"/>
                    </w:rPr>
                    <m:t>5</m:t>
                  </w:ins>
                </m:r>
              </m:oMath>
            </m:oMathPara>
          </w:p>
        </w:tc>
        <w:tc>
          <w:tcPr>
            <w:tcW w:w="3686" w:type="dxa"/>
            <w:tcPrChange w:id="474" w:author="Vasy Medov" w:date="2026-03-18T20:15:00Z">
              <w:tcPr>
                <w:tcW w:w="2552" w:type="dxa"/>
              </w:tcPr>
            </w:tcPrChange>
          </w:tcPr>
          <w:p w14:paraId="60629125" w14:textId="77777777" w:rsidR="00972243" w:rsidRDefault="00972243" w:rsidP="009268CE">
            <w:pPr>
              <w:ind w:firstLine="0"/>
              <w:rPr>
                <w:ins w:id="475" w:author="Vasy Medov" w:date="2026-03-18T20:13:00Z"/>
              </w:rPr>
            </w:pPr>
            <m:oMathPara>
              <m:oMath>
                <m:r>
                  <w:ins w:id="476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77" w:author="Vasy Medov" w:date="2026-03-18T20:13:00Z">
                    <w:rPr>
                      <w:rFonts w:ascii="Cambria Math" w:hAnsi="Cambria Math"/>
                      <w:lang w:val="en-US"/>
                    </w:rPr>
                    <m:t>.5</m:t>
                  </w:ins>
                </m:r>
              </m:oMath>
            </m:oMathPara>
          </w:p>
        </w:tc>
        <w:tc>
          <w:tcPr>
            <w:tcW w:w="4256" w:type="dxa"/>
            <w:tcPrChange w:id="478" w:author="Vasy Medov" w:date="2026-03-18T20:15:00Z">
              <w:tcPr>
                <w:tcW w:w="5390" w:type="dxa"/>
                <w:gridSpan w:val="2"/>
              </w:tcPr>
            </w:tcPrChange>
          </w:tcPr>
          <w:p w14:paraId="40672144" w14:textId="16879D92" w:rsidR="00972243" w:rsidRDefault="00B31241" w:rsidP="009268CE">
            <w:pPr>
              <w:ind w:firstLine="0"/>
              <w:rPr>
                <w:ins w:id="479" w:author="Vasy Medov" w:date="2026-03-18T20:13:00Z"/>
              </w:rPr>
            </w:pPr>
            <m:oMathPara>
              <m:oMath>
                <m:r>
                  <w:ins w:id="480" w:author="Vasy Medov" w:date="2026-03-18T20:40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81" w:author="Vasy Medov" w:date="2026-03-18T20:40:00Z">
                    <w:rPr>
                      <w:rFonts w:ascii="Cambria Math" w:hAnsi="Cambria Math"/>
                      <w:lang w:val="en-US"/>
                    </w:rPr>
                    <m:t>9.8750</m:t>
                  </w:ins>
                </m:r>
              </m:oMath>
            </m:oMathPara>
          </w:p>
        </w:tc>
      </w:tr>
      <w:tr w:rsidR="00972243" w14:paraId="730906F2" w14:textId="77777777" w:rsidTr="00972243">
        <w:trPr>
          <w:ins w:id="482" w:author="Vasy Medov" w:date="2026-03-18T20:13:00Z"/>
        </w:trPr>
        <w:tc>
          <w:tcPr>
            <w:tcW w:w="1271" w:type="dxa"/>
            <w:tcPrChange w:id="483" w:author="Vasy Medov" w:date="2026-03-18T20:15:00Z">
              <w:tcPr>
                <w:tcW w:w="1271" w:type="dxa"/>
              </w:tcPr>
            </w:tcPrChange>
          </w:tcPr>
          <w:p w14:paraId="31FBC98A" w14:textId="77777777" w:rsidR="00972243" w:rsidRDefault="00972243" w:rsidP="009268CE">
            <w:pPr>
              <w:ind w:firstLine="0"/>
              <w:rPr>
                <w:ins w:id="484" w:author="Vasy Medov" w:date="2026-03-18T20:13:00Z"/>
              </w:rPr>
            </w:pPr>
            <m:oMathPara>
              <m:oMath>
                <m:r>
                  <w:ins w:id="485" w:author="Vasy Medov" w:date="2026-03-18T20:13:00Z">
                    <w:rPr>
                      <w:rFonts w:ascii="Cambria Math" w:hAnsi="Cambria Math"/>
                    </w:rPr>
                    <m:t>6</m:t>
                  </w:ins>
                </m:r>
              </m:oMath>
            </m:oMathPara>
          </w:p>
        </w:tc>
        <w:tc>
          <w:tcPr>
            <w:tcW w:w="3686" w:type="dxa"/>
            <w:tcPrChange w:id="486" w:author="Vasy Medov" w:date="2026-03-18T20:15:00Z">
              <w:tcPr>
                <w:tcW w:w="2552" w:type="dxa"/>
              </w:tcPr>
            </w:tcPrChange>
          </w:tcPr>
          <w:p w14:paraId="236F7F90" w14:textId="77777777" w:rsidR="00972243" w:rsidRPr="00E07DDA" w:rsidRDefault="00972243" w:rsidP="009268CE">
            <w:pPr>
              <w:ind w:firstLine="0"/>
              <w:rPr>
                <w:ins w:id="487" w:author="Vasy Medov" w:date="2026-03-18T20:13:00Z"/>
                <w:i/>
                <w:lang w:val="en-US"/>
              </w:rPr>
            </w:pPr>
            <m:oMathPara>
              <m:oMath>
                <m:r>
                  <w:ins w:id="488" w:author="Vasy Medov" w:date="2026-03-18T20:13:00Z">
                    <w:rPr>
                      <w:rFonts w:ascii="Cambria Math" w:hAnsi="Cambria Math"/>
                    </w:rPr>
                    <m:t>1.</m:t>
                  </w:ins>
                </m:r>
                <m:r>
                  <w:ins w:id="489" w:author="Vasy Medov" w:date="2026-03-18T20:13:00Z">
                    <w:rPr>
                      <w:rFonts w:ascii="Cambria Math" w:hAnsi="Cambria Math"/>
                      <w:lang w:val="en-US"/>
                    </w:rPr>
                    <m:t>6</m:t>
                  </w:ins>
                </m:r>
              </m:oMath>
            </m:oMathPara>
          </w:p>
        </w:tc>
        <w:tc>
          <w:tcPr>
            <w:tcW w:w="4256" w:type="dxa"/>
            <w:tcPrChange w:id="490" w:author="Vasy Medov" w:date="2026-03-18T20:15:00Z">
              <w:tcPr>
                <w:tcW w:w="5390" w:type="dxa"/>
                <w:gridSpan w:val="2"/>
              </w:tcPr>
            </w:tcPrChange>
          </w:tcPr>
          <w:p w14:paraId="077D7548" w14:textId="5FB0DA1D" w:rsidR="00972243" w:rsidRDefault="00972243" w:rsidP="009268CE">
            <w:pPr>
              <w:ind w:firstLine="0"/>
              <w:rPr>
                <w:ins w:id="491" w:author="Vasy Medov" w:date="2026-03-18T20:13:00Z"/>
              </w:rPr>
            </w:pPr>
            <m:oMathPara>
              <m:oMath>
                <m:r>
                  <w:ins w:id="492" w:author="Vasy Medov" w:date="2026-03-18T20:13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  <m:r>
                  <w:ins w:id="493" w:author="Vasy Medov" w:date="2026-03-18T20:40:00Z">
                    <w:rPr>
                      <w:rFonts w:ascii="Cambria Math" w:hAnsi="Cambria Math"/>
                      <w:lang w:val="en-US"/>
                    </w:rPr>
                    <m:t>3.8880</m:t>
                  </w:ins>
                </m:r>
              </m:oMath>
            </m:oMathPara>
          </w:p>
        </w:tc>
      </w:tr>
      <w:tr w:rsidR="00972243" w14:paraId="4C632ACE" w14:textId="77777777" w:rsidTr="00972243">
        <w:trPr>
          <w:ins w:id="494" w:author="Vasy Medov" w:date="2026-03-18T20:13:00Z"/>
        </w:trPr>
        <w:tc>
          <w:tcPr>
            <w:tcW w:w="1271" w:type="dxa"/>
            <w:tcPrChange w:id="495" w:author="Vasy Medov" w:date="2026-03-18T20:15:00Z">
              <w:tcPr>
                <w:tcW w:w="1271" w:type="dxa"/>
              </w:tcPr>
            </w:tcPrChange>
          </w:tcPr>
          <w:p w14:paraId="3C5C702B" w14:textId="77777777" w:rsidR="00972243" w:rsidRDefault="00972243" w:rsidP="009268CE">
            <w:pPr>
              <w:ind w:firstLine="0"/>
              <w:rPr>
                <w:ins w:id="496" w:author="Vasy Medov" w:date="2026-03-18T20:13:00Z"/>
                <w:rFonts w:eastAsia="Calibri" w:cs="Times New Roman"/>
              </w:rPr>
            </w:pPr>
            <m:oMathPara>
              <m:oMath>
                <m:r>
                  <w:ins w:id="497" w:author="Vasy Medov" w:date="2026-03-18T20:13:00Z">
                    <w:rPr>
                      <w:rFonts w:ascii="Cambria Math" w:eastAsia="Calibri" w:hAnsi="Cambria Math" w:cs="Times New Roman"/>
                    </w:rPr>
                    <m:t>7</m:t>
                  </w:ins>
                </m:r>
              </m:oMath>
            </m:oMathPara>
          </w:p>
        </w:tc>
        <w:tc>
          <w:tcPr>
            <w:tcW w:w="3686" w:type="dxa"/>
            <w:tcPrChange w:id="498" w:author="Vasy Medov" w:date="2026-03-18T20:15:00Z">
              <w:tcPr>
                <w:tcW w:w="2552" w:type="dxa"/>
              </w:tcPr>
            </w:tcPrChange>
          </w:tcPr>
          <w:p w14:paraId="4147FE02" w14:textId="77777777" w:rsidR="00972243" w:rsidRDefault="00972243" w:rsidP="009268CE">
            <w:pPr>
              <w:ind w:firstLine="0"/>
              <w:rPr>
                <w:ins w:id="499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00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1.7</m:t>
                  </w:ins>
                </m:r>
              </m:oMath>
            </m:oMathPara>
          </w:p>
        </w:tc>
        <w:tc>
          <w:tcPr>
            <w:tcW w:w="4256" w:type="dxa"/>
            <w:tcPrChange w:id="501" w:author="Vasy Medov" w:date="2026-03-18T20:15:00Z">
              <w:tcPr>
                <w:tcW w:w="5390" w:type="dxa"/>
                <w:gridSpan w:val="2"/>
              </w:tcPr>
            </w:tcPrChange>
          </w:tcPr>
          <w:p w14:paraId="01E86B25" w14:textId="2D0F4921" w:rsidR="00972243" w:rsidRDefault="00972243" w:rsidP="009268CE">
            <w:pPr>
              <w:ind w:firstLine="0"/>
              <w:rPr>
                <w:ins w:id="502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03" w:author="Vasy Medov" w:date="2026-03-18T20:13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  <m:r>
                  <w:ins w:id="504" w:author="Vasy Medov" w:date="2026-03-18T20:40:00Z">
                    <w:rPr>
                      <w:rFonts w:ascii="Cambria Math" w:hAnsi="Cambria Math"/>
                      <w:lang w:val="en-US"/>
                    </w:rPr>
                    <m:t>8.2890</m:t>
                  </w:ins>
                </m:r>
              </m:oMath>
            </m:oMathPara>
          </w:p>
        </w:tc>
      </w:tr>
      <w:tr w:rsidR="00972243" w14:paraId="4BAAF887" w14:textId="77777777" w:rsidTr="00972243">
        <w:trPr>
          <w:ins w:id="505" w:author="Vasy Medov" w:date="2026-03-18T20:13:00Z"/>
        </w:trPr>
        <w:tc>
          <w:tcPr>
            <w:tcW w:w="1271" w:type="dxa"/>
            <w:tcPrChange w:id="506" w:author="Vasy Medov" w:date="2026-03-18T20:15:00Z">
              <w:tcPr>
                <w:tcW w:w="1271" w:type="dxa"/>
              </w:tcPr>
            </w:tcPrChange>
          </w:tcPr>
          <w:p w14:paraId="136DFBCE" w14:textId="77777777" w:rsidR="00972243" w:rsidRDefault="00972243" w:rsidP="009268CE">
            <w:pPr>
              <w:ind w:firstLine="0"/>
              <w:rPr>
                <w:ins w:id="507" w:author="Vasy Medov" w:date="2026-03-18T20:13:00Z"/>
                <w:rFonts w:eastAsia="Calibri" w:cs="Times New Roman"/>
              </w:rPr>
            </w:pPr>
            <m:oMathPara>
              <m:oMath>
                <m:r>
                  <w:ins w:id="508" w:author="Vasy Medov" w:date="2026-03-18T20:13:00Z">
                    <w:rPr>
                      <w:rFonts w:ascii="Cambria Math" w:eastAsia="Calibri" w:hAnsi="Cambria Math" w:cs="Times New Roman"/>
                    </w:rPr>
                    <m:t>8</m:t>
                  </w:ins>
                </m:r>
              </m:oMath>
            </m:oMathPara>
          </w:p>
        </w:tc>
        <w:tc>
          <w:tcPr>
            <w:tcW w:w="3686" w:type="dxa"/>
            <w:tcPrChange w:id="509" w:author="Vasy Medov" w:date="2026-03-18T20:15:00Z">
              <w:tcPr>
                <w:tcW w:w="2552" w:type="dxa"/>
              </w:tcPr>
            </w:tcPrChange>
          </w:tcPr>
          <w:p w14:paraId="7D61C594" w14:textId="77777777" w:rsidR="00972243" w:rsidRDefault="00972243" w:rsidP="009268CE">
            <w:pPr>
              <w:ind w:firstLine="0"/>
              <w:rPr>
                <w:ins w:id="510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11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1.8</m:t>
                  </w:ins>
                </m:r>
              </m:oMath>
            </m:oMathPara>
          </w:p>
        </w:tc>
        <w:tc>
          <w:tcPr>
            <w:tcW w:w="4256" w:type="dxa"/>
            <w:tcPrChange w:id="512" w:author="Vasy Medov" w:date="2026-03-18T20:15:00Z">
              <w:tcPr>
                <w:tcW w:w="5390" w:type="dxa"/>
                <w:gridSpan w:val="2"/>
              </w:tcPr>
            </w:tcPrChange>
          </w:tcPr>
          <w:p w14:paraId="2AE5C45D" w14:textId="255804D4" w:rsidR="00972243" w:rsidRDefault="00972243" w:rsidP="009268CE">
            <w:pPr>
              <w:ind w:firstLine="0"/>
              <w:rPr>
                <w:ins w:id="513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14" w:author="Vasy Medov" w:date="2026-03-18T20:13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  <m:r>
                  <w:ins w:id="515" w:author="Vasy Medov" w:date="2026-03-18T20:40:00Z">
                    <w:rPr>
                      <w:rFonts w:ascii="Cambria Math" w:hAnsi="Cambria Math"/>
                      <w:lang w:val="en-US"/>
                    </w:rPr>
                    <m:t>3.0960</m:t>
                  </w:ins>
                </m:r>
              </m:oMath>
            </m:oMathPara>
          </w:p>
        </w:tc>
      </w:tr>
      <w:tr w:rsidR="00972243" w14:paraId="74426919" w14:textId="77777777" w:rsidTr="00972243">
        <w:trPr>
          <w:ins w:id="516" w:author="Vasy Medov" w:date="2026-03-18T20:13:00Z"/>
        </w:trPr>
        <w:tc>
          <w:tcPr>
            <w:tcW w:w="1271" w:type="dxa"/>
            <w:tcPrChange w:id="517" w:author="Vasy Medov" w:date="2026-03-18T20:15:00Z">
              <w:tcPr>
                <w:tcW w:w="1271" w:type="dxa"/>
              </w:tcPr>
            </w:tcPrChange>
          </w:tcPr>
          <w:p w14:paraId="790D3D96" w14:textId="77777777" w:rsidR="00972243" w:rsidRDefault="00972243" w:rsidP="009268CE">
            <w:pPr>
              <w:ind w:firstLine="0"/>
              <w:rPr>
                <w:ins w:id="518" w:author="Vasy Medov" w:date="2026-03-18T20:13:00Z"/>
                <w:rFonts w:eastAsia="Calibri" w:cs="Times New Roman"/>
              </w:rPr>
            </w:pPr>
            <m:oMathPara>
              <m:oMath>
                <m:r>
                  <w:ins w:id="519" w:author="Vasy Medov" w:date="2026-03-18T20:13:00Z">
                    <w:rPr>
                      <w:rFonts w:ascii="Cambria Math" w:eastAsia="Calibri" w:hAnsi="Cambria Math" w:cs="Times New Roman"/>
                    </w:rPr>
                    <m:t>9</m:t>
                  </w:ins>
                </m:r>
              </m:oMath>
            </m:oMathPara>
          </w:p>
        </w:tc>
        <w:tc>
          <w:tcPr>
            <w:tcW w:w="3686" w:type="dxa"/>
            <w:tcPrChange w:id="520" w:author="Vasy Medov" w:date="2026-03-18T20:15:00Z">
              <w:tcPr>
                <w:tcW w:w="2552" w:type="dxa"/>
              </w:tcPr>
            </w:tcPrChange>
          </w:tcPr>
          <w:p w14:paraId="0C00AEF0" w14:textId="77777777" w:rsidR="00972243" w:rsidRDefault="00972243" w:rsidP="009268CE">
            <w:pPr>
              <w:ind w:firstLine="0"/>
              <w:rPr>
                <w:ins w:id="521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22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1.9</m:t>
                  </w:ins>
                </m:r>
              </m:oMath>
            </m:oMathPara>
          </w:p>
        </w:tc>
        <w:tc>
          <w:tcPr>
            <w:tcW w:w="4256" w:type="dxa"/>
            <w:tcPrChange w:id="523" w:author="Vasy Medov" w:date="2026-03-18T20:15:00Z">
              <w:tcPr>
                <w:tcW w:w="5390" w:type="dxa"/>
                <w:gridSpan w:val="2"/>
              </w:tcPr>
            </w:tcPrChange>
          </w:tcPr>
          <w:p w14:paraId="1143E204" w14:textId="0A873FC4" w:rsidR="00972243" w:rsidRDefault="00972243" w:rsidP="009268CE">
            <w:pPr>
              <w:ind w:firstLine="0"/>
              <w:rPr>
                <w:ins w:id="524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25" w:author="Vasy Medov" w:date="2026-03-18T20:13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  <m:r>
                  <w:ins w:id="526" w:author="Vasy Medov" w:date="2026-03-18T20:40:00Z">
                    <w:rPr>
                      <w:rFonts w:ascii="Cambria Math" w:hAnsi="Cambria Math"/>
                      <w:lang w:val="en-US"/>
                    </w:rPr>
                    <m:t>8.3270</m:t>
                  </w:ins>
                </m:r>
              </m:oMath>
            </m:oMathPara>
          </w:p>
        </w:tc>
      </w:tr>
      <w:tr w:rsidR="00972243" w14:paraId="1532E899" w14:textId="77777777" w:rsidTr="00972243">
        <w:trPr>
          <w:ins w:id="527" w:author="Vasy Medov" w:date="2026-03-18T20:13:00Z"/>
        </w:trPr>
        <w:tc>
          <w:tcPr>
            <w:tcW w:w="1271" w:type="dxa"/>
            <w:tcPrChange w:id="528" w:author="Vasy Medov" w:date="2026-03-18T20:15:00Z">
              <w:tcPr>
                <w:tcW w:w="1271" w:type="dxa"/>
              </w:tcPr>
            </w:tcPrChange>
          </w:tcPr>
          <w:p w14:paraId="32C6E662" w14:textId="77777777" w:rsidR="00972243" w:rsidRDefault="00972243" w:rsidP="009268CE">
            <w:pPr>
              <w:ind w:firstLine="0"/>
              <w:rPr>
                <w:ins w:id="529" w:author="Vasy Medov" w:date="2026-03-18T20:13:00Z"/>
                <w:rFonts w:eastAsia="Calibri" w:cs="Times New Roman"/>
              </w:rPr>
            </w:pPr>
            <m:oMathPara>
              <m:oMath>
                <m:r>
                  <w:ins w:id="530" w:author="Vasy Medov" w:date="2026-03-18T20:13:00Z">
                    <w:rPr>
                      <w:rFonts w:ascii="Cambria Math" w:eastAsia="Calibri" w:hAnsi="Cambria Math" w:cs="Times New Roman"/>
                    </w:rPr>
                    <m:t>1</m:t>
                  </w:ins>
                </m:r>
                <m:r>
                  <w:ins w:id="531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0</m:t>
                  </w:ins>
                </m:r>
              </m:oMath>
            </m:oMathPara>
          </w:p>
        </w:tc>
        <w:tc>
          <w:tcPr>
            <w:tcW w:w="3686" w:type="dxa"/>
            <w:tcPrChange w:id="532" w:author="Vasy Medov" w:date="2026-03-18T20:15:00Z">
              <w:tcPr>
                <w:tcW w:w="2552" w:type="dxa"/>
              </w:tcPr>
            </w:tcPrChange>
          </w:tcPr>
          <w:p w14:paraId="138112A6" w14:textId="77777777" w:rsidR="00972243" w:rsidRDefault="00972243" w:rsidP="009268CE">
            <w:pPr>
              <w:ind w:firstLine="0"/>
              <w:rPr>
                <w:ins w:id="533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34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2</m:t>
                  </w:ins>
                </m:r>
              </m:oMath>
            </m:oMathPara>
          </w:p>
        </w:tc>
        <w:tc>
          <w:tcPr>
            <w:tcW w:w="4256" w:type="dxa"/>
            <w:tcPrChange w:id="535" w:author="Vasy Medov" w:date="2026-03-18T20:15:00Z">
              <w:tcPr>
                <w:tcW w:w="5390" w:type="dxa"/>
                <w:gridSpan w:val="2"/>
              </w:tcPr>
            </w:tcPrChange>
          </w:tcPr>
          <w:p w14:paraId="59B52400" w14:textId="77777777" w:rsidR="00972243" w:rsidRDefault="00972243" w:rsidP="009268CE">
            <w:pPr>
              <w:ind w:firstLine="0"/>
              <w:rPr>
                <w:ins w:id="536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537" w:author="Vasy Medov" w:date="2026-03-18T20:13:00Z">
                    <w:rPr>
                      <w:rFonts w:ascii="Cambria Math" w:hAnsi="Cambria Math"/>
                      <w:lang w:val="en-US"/>
                    </w:rPr>
                    <m:t>44</m:t>
                  </w:ins>
                </m:r>
              </m:oMath>
            </m:oMathPara>
          </w:p>
        </w:tc>
      </w:tr>
    </w:tbl>
    <w:p w14:paraId="7B47AB22" w14:textId="77777777" w:rsidR="00972243" w:rsidRPr="00972243" w:rsidRDefault="00972243" w:rsidP="00972243">
      <w:pPr>
        <w:ind w:firstLine="0"/>
        <w:rPr>
          <w:lang w:val="en-US"/>
          <w:rPrChange w:id="538" w:author="Vasy Medov" w:date="2026-03-18T20:13:00Z">
            <w:rPr/>
          </w:rPrChange>
        </w:rPr>
        <w:pPrChange w:id="539" w:author="Vasy Medov" w:date="2026-03-18T20:13:00Z">
          <w:pPr>
            <w:pStyle w:val="2"/>
          </w:pPr>
        </w:pPrChange>
      </w:pPr>
    </w:p>
    <w:p w14:paraId="34C61165" w14:textId="1DE83ED8" w:rsidR="00B008BC" w:rsidRPr="00E10268" w:rsidRDefault="00E10268" w:rsidP="00B008BC">
      <w:pPr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I≈h*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0B7EB3B5" w14:textId="2EC409BD" w:rsidR="00E10268" w:rsidRPr="00E10268" w:rsidDel="00972243" w:rsidRDefault="00E10268" w:rsidP="00E10268">
      <w:pPr>
        <w:ind w:firstLine="0"/>
        <w:rPr>
          <w:del w:id="540" w:author="Vasy Medov" w:date="2026-03-18T20:13:00Z"/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I≈0.1*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5+44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+7.343+10.00</m:t>
              </m:r>
              <m:r>
                <w:ins w:id="541" w:author="Vasy Medov" w:date="2026-03-18T20:11:00Z">
                  <w:rPr>
                    <w:rFonts w:ascii="Cambria Math" w:hAnsi="Cambria Math"/>
                    <w:lang w:val="en-US"/>
                  </w:rPr>
                  <m:t>8</m:t>
                </w:ins>
              </m:r>
              <m:r>
                <w:del w:id="542" w:author="Vasy Medov" w:date="2026-03-18T20:11:00Z">
                  <w:rPr>
                    <w:rFonts w:ascii="Cambria Math" w:hAnsi="Cambria Math"/>
                    <w:lang w:val="en-US"/>
                  </w:rPr>
                  <m:t>9</m:t>
                </w:del>
              </m:r>
              <m:r>
                <w:rPr>
                  <w:rFonts w:ascii="Cambria Math" w:hAnsi="Cambria Math"/>
                  <w:lang w:val="en-US"/>
                </w:rPr>
                <m:t>+13.019+16.400+20.175+24.368+29.003+34.104+39.695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del w:id="543" w:author="Vasy Medov" w:date="2026-03-18T20:12:00Z">
              <m:rPr>
                <m:sty m:val="bi"/>
              </m:rPr>
              <w:rPr>
                <w:rFonts w:ascii="Cambria Math" w:hAnsi="Cambria Math"/>
                <w:lang w:val="en-US"/>
              </w:rPr>
              <m:t>194.115</m:t>
            </w:del>
          </m:r>
          <m:r>
            <w:ins w:id="544" w:author="Vasy Medov" w:date="2026-03-18T20:12:00Z">
              <m:rPr>
                <m:sty m:val="bi"/>
              </m:rPr>
              <w:rPr>
                <w:rFonts w:ascii="Cambria Math" w:hAnsi="Cambria Math"/>
                <w:lang w:val="en-US"/>
              </w:rPr>
              <m:t>21.</m:t>
            </w:ins>
          </m:r>
          <m:r>
            <w:ins w:id="545" w:author="Vasy Medov" w:date="2026-03-18T20:41:00Z">
              <m:rPr>
                <m:sty m:val="bi"/>
              </m:rPr>
              <w:rPr>
                <w:rFonts w:ascii="Cambria Math" w:hAnsi="Cambria Math"/>
                <w:lang w:val="en-US"/>
              </w:rPr>
              <m:t>4475</m:t>
            </w:ins>
          </m:r>
        </m:oMath>
      </m:oMathPara>
    </w:p>
    <w:p w14:paraId="3C0D42D2" w14:textId="77777777" w:rsidR="00E10268" w:rsidRPr="00E07DDA" w:rsidRDefault="00E10268" w:rsidP="00B008BC">
      <w:pPr>
        <w:ind w:firstLine="0"/>
        <w:rPr>
          <w:lang w:val="en-US"/>
        </w:rPr>
      </w:pPr>
    </w:p>
    <w:p w14:paraId="687B5719" w14:textId="5A79AB8A" w:rsidR="00B008BC" w:rsidDel="00B31241" w:rsidRDefault="00B008BC" w:rsidP="00B008BC">
      <w:pPr>
        <w:pStyle w:val="2"/>
        <w:rPr>
          <w:del w:id="546" w:author="Vasy Medov" w:date="2026-03-18T20:41:00Z"/>
        </w:rPr>
      </w:pPr>
      <w:r>
        <w:lastRenderedPageBreak/>
        <w:t>Формула Симпсона</w:t>
      </w:r>
    </w:p>
    <w:p w14:paraId="5EC9582F" w14:textId="77777777" w:rsidR="00B008BC" w:rsidRPr="00B31241" w:rsidRDefault="00B008BC" w:rsidP="00B31241">
      <w:pPr>
        <w:pStyle w:val="2"/>
        <w:rPr>
          <w:ins w:id="547" w:author="Vasy Medov" w:date="2026-03-18T20:24:00Z"/>
          <w:lang w:val="en-US"/>
        </w:rPr>
        <w:pPrChange w:id="548" w:author="Vasy Medov" w:date="2026-03-18T20:41:00Z">
          <w:pPr>
            <w:ind w:firstLine="0"/>
          </w:pPr>
        </w:pPrChange>
      </w:pPr>
      <w:del w:id="549" w:author="Vasy Medov" w:date="2026-03-18T20:41:00Z">
        <w:r w:rsidDel="00B31241">
          <w:delText>Ф</w:delText>
        </w:r>
      </w:del>
    </w:p>
    <w:p w14:paraId="670EDED3" w14:textId="4D1CC83F" w:rsidR="006A2446" w:rsidRPr="006A2446" w:rsidRDefault="006A2446" w:rsidP="006A2446">
      <w:pPr>
        <w:ind w:firstLine="0"/>
        <w:rPr>
          <w:ins w:id="550" w:author="Vasy Medov" w:date="2026-03-18T20:24:00Z"/>
          <w:lang w:val="en-US"/>
        </w:rPr>
      </w:pPr>
      <m:oMathPara>
        <m:oMath>
          <m:r>
            <w:ins w:id="551" w:author="Vasy Medov" w:date="2026-03-18T20:24:00Z">
              <w:rPr>
                <w:rFonts w:ascii="Cambria Math" w:hAnsi="Cambria Math"/>
                <w:lang w:val="en-US"/>
              </w:rPr>
              <m:t>I≈</m:t>
            </w:ins>
          </m:r>
          <m:f>
            <m:fPr>
              <m:ctrlPr>
                <w:ins w:id="552" w:author="Vasy Medov" w:date="2026-03-18T20:24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553" w:author="Vasy Medov" w:date="2026-03-18T20:24:00Z">
                  <w:rPr>
                    <w:rFonts w:ascii="Cambria Math" w:hAnsi="Cambria Math"/>
                    <w:lang w:val="en-US"/>
                  </w:rPr>
                  <m:t>h</m:t>
                </w:ins>
              </m:r>
            </m:num>
            <m:den>
              <m:r>
                <w:ins w:id="554" w:author="Vasy Medov" w:date="2026-03-18T20:24:00Z">
                  <w:rPr>
                    <w:rFonts w:ascii="Cambria Math" w:hAnsi="Cambria Math"/>
                    <w:lang w:val="en-US"/>
                  </w:rPr>
                  <m:t>3</m:t>
                </w:ins>
              </m:r>
            </m:den>
          </m:f>
          <m:r>
            <w:ins w:id="555" w:author="Vasy Medov" w:date="2026-03-18T20:24:00Z">
              <w:rPr>
                <w:rFonts w:ascii="Cambria Math" w:hAnsi="Cambria Math"/>
                <w:lang w:val="en-US"/>
              </w:rPr>
              <m:t>*</m:t>
            </w:ins>
          </m:r>
          <m:d>
            <m:dPr>
              <m:ctrlPr>
                <w:ins w:id="556" w:author="Vasy Medov" w:date="2026-03-18T20:24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57" w:author="Vasy Medov" w:date="2026-03-18T20:24:00Z">
                  <w:rPr>
                    <w:rFonts w:ascii="Cambria Math" w:hAnsi="Cambria Math"/>
                    <w:lang w:val="en-US"/>
                  </w:rPr>
                  <m:t>f</m:t>
                </w:ins>
              </m:r>
              <m:d>
                <m:dPr>
                  <m:ctrlPr>
                    <w:ins w:id="558" w:author="Vasy Medov" w:date="2026-03-18T20:24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dPr>
                <m:e>
                  <m:sSub>
                    <m:sSubPr>
                      <m:ctrlPr>
                        <w:ins w:id="559" w:author="Vasy Medov" w:date="2026-03-18T20:24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60" w:author="Vasy Medov" w:date="2026-03-18T20:24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  <m:sub>
                      <m:r>
                        <w:ins w:id="561" w:author="Vasy Medov" w:date="2026-03-18T20:24:00Z">
                          <w:rPr>
                            <w:rFonts w:ascii="Cambria Math" w:hAnsi="Cambria Math"/>
                            <w:lang w:val="en-US"/>
                          </w:rPr>
                          <m:t>0</m:t>
                        </w:ins>
                      </m:r>
                    </m:sub>
                  </m:sSub>
                </m:e>
              </m:d>
              <m:r>
                <w:ins w:id="562" w:author="Vasy Medov" w:date="2026-03-18T20:24:00Z">
                  <w:rPr>
                    <w:rFonts w:ascii="Cambria Math" w:hAnsi="Cambria Math"/>
                    <w:lang w:val="en-US"/>
                  </w:rPr>
                  <m:t>+4</m:t>
                </w:ins>
              </m:r>
              <m:r>
                <w:ins w:id="563" w:author="Vasy Medov" w:date="2026-03-18T20:26:00Z">
                  <w:rPr>
                    <w:rFonts w:ascii="Cambria Math" w:hAnsi="Cambria Math"/>
                    <w:lang w:val="en-US"/>
                  </w:rPr>
                  <m:t>*</m:t>
                </w:ins>
              </m:r>
              <m:nary>
                <m:naryPr>
                  <m:chr m:val="∑"/>
                  <m:limLoc m:val="subSup"/>
                  <m:ctrlPr>
                    <w:ins w:id="564" w:author="Vasy Medov" w:date="2026-03-18T20:2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naryPr>
                <m:sub>
                  <m:r>
                    <w:ins w:id="565" w:author="Vasy Medov" w:date="2026-03-18T20:26:00Z">
                      <w:rPr>
                        <w:rFonts w:ascii="Cambria Math" w:hAnsi="Cambria Math"/>
                        <w:lang w:val="en-US"/>
                      </w:rPr>
                      <m:t>0</m:t>
                    </w:ins>
                  </m:r>
                </m:sub>
                <m:sup>
                  <m:r>
                    <w:ins w:id="566" w:author="Vasy Medov" w:date="2026-03-18T20:26:00Z">
                      <w:rPr>
                        <w:rFonts w:ascii="Cambria Math" w:hAnsi="Cambria Math"/>
                        <w:lang w:val="en-US"/>
                      </w:rPr>
                      <m:t>4</m:t>
                    </w:ins>
                  </m:r>
                </m:sup>
                <m:e>
                  <m:r>
                    <w:ins w:id="567" w:author="Vasy Medov" w:date="2026-03-18T20:26:00Z">
                      <w:rPr>
                        <w:rFonts w:ascii="Cambria Math" w:hAnsi="Cambria Math"/>
                        <w:lang w:val="en-US"/>
                      </w:rPr>
                      <m:t>f</m:t>
                    </w:ins>
                  </m:r>
                  <m:d>
                    <m:dPr>
                      <m:ctrlPr>
                        <w:ins w:id="568" w:author="Vasy Medov" w:date="2026-03-18T20:2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sSub>
                        <m:sSubPr>
                          <m:ctrlPr>
                            <w:ins w:id="569" w:author="Vasy Medov" w:date="2026-03-18T20:26:00Z"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w:ins>
                          </m:ctrlPr>
                        </m:sSubPr>
                        <m:e>
                          <m:r>
                            <w:ins w:id="570" w:author="Vasy Medov" w:date="2026-03-18T20:26:00Z"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w:ins>
                          </m:r>
                        </m:e>
                        <m:sub>
                          <m:r>
                            <w:ins w:id="571" w:author="Vasy Medov" w:date="2026-03-18T20:26:00Z"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w:ins>
                          </m:r>
                          <m:r>
                            <w:ins w:id="572" w:author="Vasy Medov" w:date="2026-03-18T20:26:00Z">
                              <w:rPr>
                                <w:rFonts w:ascii="Cambria Math" w:hAnsi="Cambria Math"/>
                                <w:lang w:val="en-US"/>
                              </w:rPr>
                              <m:t>k+1</m:t>
                            </w:ins>
                          </m:r>
                        </m:sub>
                      </m:sSub>
                    </m:e>
                  </m:d>
                  <m:r>
                    <w:ins w:id="573" w:author="Vasy Medov" w:date="2026-03-18T20:26:00Z">
                      <w:rPr>
                        <w:rFonts w:ascii="Cambria Math" w:hAnsi="Cambria Math"/>
                        <w:lang w:val="en-US"/>
                      </w:rPr>
                      <m:t>)</m:t>
                    </w:ins>
                  </m:r>
                  <m:r>
                    <w:ins w:id="574" w:author="Vasy Medov" w:date="2026-03-18T20:26:00Z">
                      <w:rPr>
                        <w:rFonts w:ascii="Cambria Math" w:hAnsi="Cambria Math"/>
                        <w:lang w:val="en-US"/>
                      </w:rPr>
                      <m:t>+</m:t>
                    </w:ins>
                  </m:r>
                </m:e>
              </m:nary>
              <m:r>
                <w:ins w:id="575" w:author="Vasy Medov" w:date="2026-03-18T20:27:00Z">
                  <w:rPr>
                    <w:rFonts w:ascii="Cambria Math" w:hAnsi="Cambria Math"/>
                    <w:lang w:val="en-US"/>
                  </w:rPr>
                  <m:t>4*</m:t>
                </w:ins>
              </m:r>
              <m:nary>
                <m:naryPr>
                  <m:chr m:val="∑"/>
                  <m:limLoc m:val="subSup"/>
                  <m:ctrlPr>
                    <w:ins w:id="576" w:author="Vasy Medov" w:date="2026-03-18T20:27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naryPr>
                <m:sub>
                  <m:r>
                    <w:ins w:id="577" w:author="Vasy Medov" w:date="2026-03-18T20:27:00Z">
                      <w:rPr>
                        <w:rFonts w:ascii="Cambria Math" w:hAnsi="Cambria Math"/>
                        <w:lang w:val="en-US"/>
                      </w:rPr>
                      <m:t>1</m:t>
                    </w:ins>
                  </m:r>
                </m:sub>
                <m:sup>
                  <m:r>
                    <w:ins w:id="578" w:author="Vasy Medov" w:date="2026-03-18T20:27:00Z">
                      <w:rPr>
                        <w:rFonts w:ascii="Cambria Math" w:hAnsi="Cambria Math"/>
                        <w:lang w:val="en-US"/>
                      </w:rPr>
                      <m:t>4</m:t>
                    </w:ins>
                  </m:r>
                </m:sup>
                <m:e>
                  <m:r>
                    <w:ins w:id="579" w:author="Vasy Medov" w:date="2026-03-18T20:27:00Z">
                      <w:rPr>
                        <w:rFonts w:ascii="Cambria Math" w:hAnsi="Cambria Math"/>
                        <w:lang w:val="en-US"/>
                      </w:rPr>
                      <m:t>f</m:t>
                    </w:ins>
                  </m:r>
                  <m:d>
                    <m:dPr>
                      <m:ctrlPr>
                        <w:ins w:id="580" w:author="Vasy Medov" w:date="2026-03-18T20:27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sSub>
                        <m:sSubPr>
                          <m:ctrlPr>
                            <w:ins w:id="581" w:author="Vasy Medov" w:date="2026-03-18T20:27:00Z"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w:ins>
                          </m:ctrlPr>
                        </m:sSubPr>
                        <m:e>
                          <m:r>
                            <w:ins w:id="582" w:author="Vasy Medov" w:date="2026-03-18T20:27:00Z"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w:ins>
                          </m:r>
                        </m:e>
                        <m:sub>
                          <m:r>
                            <w:ins w:id="583" w:author="Vasy Medov" w:date="2026-03-18T20:27:00Z">
                              <w:rPr>
                                <w:rFonts w:ascii="Cambria Math" w:hAnsi="Cambria Math"/>
                                <w:lang w:val="en-US"/>
                              </w:rPr>
                              <m:t>2k</m:t>
                            </w:ins>
                          </m:r>
                        </m:sub>
                      </m:sSub>
                    </m:e>
                  </m:d>
                  <m:r>
                    <w:ins w:id="584" w:author="Vasy Medov" w:date="2026-03-18T20:27:00Z">
                      <w:rPr>
                        <w:rFonts w:ascii="Cambria Math" w:hAnsi="Cambria Math"/>
                        <w:lang w:val="en-US"/>
                      </w:rPr>
                      <m:t>)+</m:t>
                    </w:ins>
                  </m:r>
                  <m:r>
                    <w:ins w:id="585" w:author="Vasy Medov" w:date="2026-03-18T20:27:00Z">
                      <w:rPr>
                        <w:rFonts w:ascii="Cambria Math" w:hAnsi="Cambria Math"/>
                        <w:lang w:val="en-US"/>
                      </w:rPr>
                      <m:t>f(</m:t>
                    </w:ins>
                  </m:r>
                  <m:sSub>
                    <m:sSubPr>
                      <m:ctrlPr>
                        <w:ins w:id="586" w:author="Vasy Medov" w:date="2026-03-18T20:27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87" w:author="Vasy Medov" w:date="2026-03-18T20:27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  <m:sub>
                      <m:r>
                        <w:ins w:id="588" w:author="Vasy Medov" w:date="2026-03-18T20:27:00Z">
                          <w:rPr>
                            <w:rFonts w:ascii="Cambria Math" w:hAnsi="Cambria Math"/>
                            <w:lang w:val="en-US"/>
                          </w:rPr>
                          <m:t>10</m:t>
                        </w:ins>
                      </m:r>
                    </m:sub>
                  </m:sSub>
                  <m:r>
                    <w:ins w:id="589" w:author="Vasy Medov" w:date="2026-03-18T20:27:00Z">
                      <w:rPr>
                        <w:rFonts w:ascii="Cambria Math" w:hAnsi="Cambria Math"/>
                        <w:lang w:val="en-US"/>
                      </w:rPr>
                      <m:t>)</m:t>
                    </w:ins>
                  </m:r>
                </m:e>
              </m:nary>
            </m:e>
          </m:d>
        </m:oMath>
      </m:oMathPara>
    </w:p>
    <w:p w14:paraId="6094EF01" w14:textId="1D56FD7E" w:rsidR="006A2446" w:rsidRPr="006A2446" w:rsidRDefault="002545EA" w:rsidP="00B008BC">
      <w:pPr>
        <w:ind w:firstLine="0"/>
        <w:rPr>
          <w:lang w:val="en-US"/>
          <w:rPrChange w:id="590" w:author="Vasy Medov" w:date="2026-03-18T20:24:00Z">
            <w:rPr/>
          </w:rPrChange>
        </w:rPr>
      </w:pPr>
      <m:oMathPara>
        <m:oMath>
          <m:r>
            <w:ins w:id="591" w:author="Vasy Medov" w:date="2026-03-18T20:28:00Z">
              <w:rPr>
                <w:rFonts w:ascii="Cambria Math" w:hAnsi="Cambria Math"/>
                <w:lang w:val="en-US"/>
              </w:rPr>
              <m:t>I≈</m:t>
            </w:ins>
          </m:r>
          <m:f>
            <m:fPr>
              <m:ctrlPr>
                <w:ins w:id="592" w:author="Vasy Medov" w:date="2026-03-18T20:28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593" w:author="Vasy Medov" w:date="2026-03-18T20:28:00Z">
                  <w:rPr>
                    <w:rFonts w:ascii="Cambria Math" w:hAnsi="Cambria Math"/>
                    <w:lang w:val="en-US"/>
                  </w:rPr>
                  <m:t>0.1</m:t>
                </w:ins>
              </m:r>
            </m:num>
            <m:den>
              <m:r>
                <w:ins w:id="594" w:author="Vasy Medov" w:date="2026-03-18T20:28:00Z">
                  <w:rPr>
                    <w:rFonts w:ascii="Cambria Math" w:hAnsi="Cambria Math"/>
                    <w:lang w:val="en-US"/>
                  </w:rPr>
                  <m:t>3</m:t>
                </w:ins>
              </m:r>
            </m:den>
          </m:f>
          <m:r>
            <w:ins w:id="595" w:author="Vasy Medov" w:date="2026-03-18T20:28:00Z">
              <w:rPr>
                <w:rFonts w:ascii="Cambria Math" w:hAnsi="Cambria Math"/>
                <w:lang w:val="en-US"/>
              </w:rPr>
              <m:t>*</m:t>
            </w:ins>
          </m:r>
          <m:d>
            <m:dPr>
              <m:ctrlPr>
                <w:ins w:id="596" w:author="Vasy Medov" w:date="2026-03-18T20:28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97" w:author="Vasy Medov" w:date="2026-03-18T20:28:00Z">
                  <w:rPr>
                    <w:rFonts w:ascii="Cambria Math" w:hAnsi="Cambria Math"/>
                    <w:lang w:val="en-US"/>
                  </w:rPr>
                  <m:t>5+4*109.235+2*84.88+44</m:t>
                </w:ins>
              </m:r>
            </m:e>
          </m:d>
          <m:r>
            <w:ins w:id="598" w:author="Vasy Medov" w:date="2026-03-18T20:28:00Z">
              <w:rPr>
                <w:rFonts w:ascii="Cambria Math" w:hAnsi="Cambria Math"/>
                <w:lang w:val="en-US"/>
              </w:rPr>
              <m:t>=</m:t>
            </w:ins>
          </m:r>
          <m:r>
            <w:ins w:id="599" w:author="Vasy Medov" w:date="2026-03-18T20:28:00Z">
              <m:rPr>
                <m:sty m:val="bi"/>
              </m:rPr>
              <w:rPr>
                <w:rFonts w:ascii="Cambria Math" w:hAnsi="Cambria Math"/>
                <w:lang w:val="en-US"/>
              </w:rPr>
              <m:t>21.</m:t>
            </w:ins>
          </m:r>
          <m:r>
            <w:ins w:id="600" w:author="Vasy Medov" w:date="2026-03-18T20:43:00Z">
              <m:rPr>
                <m:sty m:val="bi"/>
              </m:rPr>
              <w:rPr>
                <w:rFonts w:ascii="Cambria Math" w:hAnsi="Cambria Math"/>
                <w:lang w:val="en-US"/>
              </w:rPr>
              <m:t>41667</m:t>
            </w:ins>
          </m:r>
        </m:oMath>
      </m:oMathPara>
    </w:p>
    <w:p w14:paraId="780DB4BB" w14:textId="1CB1AA41" w:rsidR="00B008BC" w:rsidDel="0075524F" w:rsidRDefault="00B008BC" w:rsidP="00B008BC">
      <w:pPr>
        <w:pStyle w:val="2"/>
        <w:rPr>
          <w:del w:id="601" w:author="Vasy Medov" w:date="2026-03-18T20:52:00Z"/>
        </w:rPr>
      </w:pPr>
      <w:r>
        <w:t>Сравнение результатов</w:t>
      </w:r>
    </w:p>
    <w:p w14:paraId="10E10221" w14:textId="77777777" w:rsidR="0075524F" w:rsidRPr="0075524F" w:rsidRDefault="00B008BC" w:rsidP="0075524F">
      <w:pPr>
        <w:pStyle w:val="2"/>
        <w:rPr>
          <w:ins w:id="602" w:author="Vasy Medov" w:date="2026-03-18T20:52:00Z"/>
          <w:lang w:val="en-US"/>
          <w:rPrChange w:id="603" w:author="Vasy Medov" w:date="2026-03-18T20:52:00Z">
            <w:rPr>
              <w:ins w:id="604" w:author="Vasy Medov" w:date="2026-03-18T20:52:00Z"/>
            </w:rPr>
          </w:rPrChange>
        </w:rPr>
        <w:pPrChange w:id="605" w:author="Vasy Medov" w:date="2026-03-18T20:52:00Z">
          <w:pPr>
            <w:ind w:firstLine="0"/>
          </w:pPr>
        </w:pPrChange>
      </w:pPr>
      <w:del w:id="606" w:author="Vasy Medov" w:date="2026-03-18T20:52:00Z">
        <w:r w:rsidDel="0075524F">
          <w:delText>Ф</w:delText>
        </w:r>
      </w:del>
    </w:p>
    <w:tbl>
      <w:tblPr>
        <w:tblStyle w:val="ab"/>
        <w:tblW w:w="9209" w:type="dxa"/>
        <w:tblLook w:val="04A0" w:firstRow="1" w:lastRow="0" w:firstColumn="1" w:lastColumn="0" w:noHBand="0" w:noVBand="1"/>
        <w:tblPrChange w:id="607" w:author="Vasy Medov" w:date="2026-03-18T21:05:00Z">
          <w:tblPr>
            <w:tblStyle w:val="ab"/>
            <w:tblW w:w="9580" w:type="dxa"/>
            <w:tblLook w:val="04A0" w:firstRow="1" w:lastRow="0" w:firstColumn="1" w:lastColumn="0" w:noHBand="0" w:noVBand="1"/>
          </w:tblPr>
        </w:tblPrChange>
      </w:tblPr>
      <w:tblGrid>
        <w:gridCol w:w="2972"/>
        <w:gridCol w:w="2126"/>
        <w:gridCol w:w="4111"/>
        <w:tblGridChange w:id="608">
          <w:tblGrid>
            <w:gridCol w:w="2830"/>
            <w:gridCol w:w="142"/>
            <w:gridCol w:w="1962"/>
            <w:gridCol w:w="164"/>
            <w:gridCol w:w="2159"/>
            <w:gridCol w:w="1952"/>
          </w:tblGrid>
        </w:tblGridChange>
      </w:tblGrid>
      <w:tr w:rsidR="0075524F" w14:paraId="4C65A9CB" w14:textId="77777777" w:rsidTr="009F5ABE">
        <w:trPr>
          <w:ins w:id="609" w:author="Vasy Medov" w:date="2026-03-18T20:52:00Z"/>
          <w:trPrChange w:id="610" w:author="Vasy Medov" w:date="2026-03-18T21:05:00Z">
            <w:trPr>
              <w:gridAfter w:val="0"/>
            </w:trPr>
          </w:trPrChange>
        </w:trPr>
        <w:tc>
          <w:tcPr>
            <w:tcW w:w="2972" w:type="dxa"/>
            <w:vAlign w:val="center"/>
            <w:tcPrChange w:id="611" w:author="Vasy Medov" w:date="2026-03-18T21:05:00Z">
              <w:tcPr>
                <w:tcW w:w="2830" w:type="dxa"/>
                <w:vAlign w:val="center"/>
              </w:tcPr>
            </w:tcPrChange>
          </w:tcPr>
          <w:p w14:paraId="4551FCF7" w14:textId="791EE640" w:rsidR="0075524F" w:rsidRPr="0075524F" w:rsidRDefault="0075524F" w:rsidP="0075524F">
            <w:pPr>
              <w:ind w:firstLine="0"/>
              <w:jc w:val="center"/>
              <w:rPr>
                <w:ins w:id="612" w:author="Vasy Medov" w:date="2026-03-18T20:52:00Z"/>
                <w:b/>
                <w:bCs/>
                <w:rPrChange w:id="613" w:author="Vasy Medov" w:date="2026-03-18T20:54:00Z">
                  <w:rPr>
                    <w:ins w:id="614" w:author="Vasy Medov" w:date="2026-03-18T20:52:00Z"/>
                  </w:rPr>
                </w:rPrChange>
              </w:rPr>
              <w:pPrChange w:id="615" w:author="Vasy Medov" w:date="2026-03-18T20:56:00Z">
                <w:pPr>
                  <w:ind w:firstLine="0"/>
                </w:pPr>
              </w:pPrChange>
            </w:pPr>
            <w:ins w:id="616" w:author="Vasy Medov" w:date="2026-03-18T20:53:00Z">
              <w:r w:rsidRPr="0075524F">
                <w:rPr>
                  <w:b/>
                  <w:bCs/>
                  <w:rPrChange w:id="617" w:author="Vasy Medov" w:date="2026-03-18T20:54:00Z">
                    <w:rPr/>
                  </w:rPrChange>
                </w:rPr>
                <w:t>Метод</w:t>
              </w:r>
            </w:ins>
          </w:p>
        </w:tc>
        <w:tc>
          <w:tcPr>
            <w:tcW w:w="2126" w:type="dxa"/>
            <w:vAlign w:val="center"/>
            <w:tcPrChange w:id="618" w:author="Vasy Medov" w:date="2026-03-18T21:05:00Z">
              <w:tcPr>
                <w:tcW w:w="2104" w:type="dxa"/>
                <w:gridSpan w:val="2"/>
                <w:vAlign w:val="center"/>
              </w:tcPr>
            </w:tcPrChange>
          </w:tcPr>
          <w:p w14:paraId="75626EF6" w14:textId="0A94AC8A" w:rsidR="0075524F" w:rsidRPr="009F5ABE" w:rsidRDefault="0075524F" w:rsidP="0075524F">
            <w:pPr>
              <w:ind w:firstLine="0"/>
              <w:jc w:val="center"/>
              <w:rPr>
                <w:ins w:id="619" w:author="Vasy Medov" w:date="2026-03-18T20:52:00Z"/>
                <w:b/>
                <w:bCs/>
                <w:rPrChange w:id="620" w:author="Vasy Medov" w:date="2026-03-18T21:07:00Z">
                  <w:rPr>
                    <w:ins w:id="621" w:author="Vasy Medov" w:date="2026-03-18T20:52:00Z"/>
                  </w:rPr>
                </w:rPrChange>
              </w:rPr>
              <w:pPrChange w:id="622" w:author="Vasy Medov" w:date="2026-03-18T20:56:00Z">
                <w:pPr>
                  <w:ind w:firstLine="0"/>
                </w:pPr>
              </w:pPrChange>
            </w:pPr>
            <w:ins w:id="623" w:author="Vasy Medov" w:date="2026-03-18T20:55:00Z">
              <w:r w:rsidRPr="009F5ABE">
                <w:rPr>
                  <w:b/>
                  <w:bCs/>
                  <w:rPrChange w:id="624" w:author="Vasy Medov" w:date="2026-03-18T21:07:00Z">
                    <w:rPr/>
                  </w:rPrChange>
                </w:rPr>
                <w:t>Результат</w:t>
              </w:r>
            </w:ins>
          </w:p>
        </w:tc>
        <w:tc>
          <w:tcPr>
            <w:tcW w:w="4111" w:type="dxa"/>
            <w:vAlign w:val="center"/>
            <w:tcPrChange w:id="625" w:author="Vasy Medov" w:date="2026-03-18T21:05:00Z">
              <w:tcPr>
                <w:tcW w:w="2323" w:type="dxa"/>
                <w:gridSpan w:val="2"/>
                <w:vAlign w:val="center"/>
              </w:tcPr>
            </w:tcPrChange>
          </w:tcPr>
          <w:p w14:paraId="5C47CE66" w14:textId="711F27DA" w:rsidR="0075524F" w:rsidRPr="009F5ABE" w:rsidRDefault="0075524F" w:rsidP="0075524F">
            <w:pPr>
              <w:ind w:firstLine="0"/>
              <w:jc w:val="center"/>
              <w:rPr>
                <w:ins w:id="626" w:author="Vasy Medov" w:date="2026-03-18T20:52:00Z"/>
                <w:b/>
                <w:bCs/>
                <w:rPrChange w:id="627" w:author="Vasy Medov" w:date="2026-03-18T21:07:00Z">
                  <w:rPr>
                    <w:ins w:id="628" w:author="Vasy Medov" w:date="2026-03-18T20:52:00Z"/>
                  </w:rPr>
                </w:rPrChange>
              </w:rPr>
              <w:pPrChange w:id="629" w:author="Vasy Medov" w:date="2026-03-18T20:56:00Z">
                <w:pPr>
                  <w:ind w:firstLine="0"/>
                </w:pPr>
              </w:pPrChange>
            </w:pPr>
            <w:ins w:id="630" w:author="Vasy Medov" w:date="2026-03-18T20:55:00Z">
              <w:r w:rsidRPr="009F5ABE">
                <w:rPr>
                  <w:b/>
                  <w:bCs/>
                  <w:rPrChange w:id="631" w:author="Vasy Medov" w:date="2026-03-18T21:07:00Z">
                    <w:rPr/>
                  </w:rPrChange>
                </w:rPr>
                <w:t>Относительная погрешность</w:t>
              </w:r>
            </w:ins>
          </w:p>
        </w:tc>
      </w:tr>
      <w:tr w:rsidR="0075524F" w14:paraId="7C0E7B25" w14:textId="77777777" w:rsidTr="009F5ABE">
        <w:trPr>
          <w:ins w:id="632" w:author="Vasy Medov" w:date="2026-03-18T20:52:00Z"/>
          <w:trPrChange w:id="633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634" w:author="Vasy Medov" w:date="2026-03-18T21:05:00Z">
              <w:tcPr>
                <w:tcW w:w="2830" w:type="dxa"/>
              </w:tcPr>
            </w:tcPrChange>
          </w:tcPr>
          <w:p w14:paraId="732FA33D" w14:textId="3170D822" w:rsidR="0075524F" w:rsidRPr="0075524F" w:rsidRDefault="0075524F" w:rsidP="00B008BC">
            <w:pPr>
              <w:ind w:firstLine="0"/>
              <w:rPr>
                <w:ins w:id="635" w:author="Vasy Medov" w:date="2026-03-18T20:52:00Z"/>
              </w:rPr>
            </w:pPr>
            <w:ins w:id="636" w:author="Vasy Medov" w:date="2026-03-18T20:53:00Z">
              <w:r>
                <w:t>Точное значение</w:t>
              </w:r>
            </w:ins>
          </w:p>
        </w:tc>
        <w:tc>
          <w:tcPr>
            <w:tcW w:w="2126" w:type="dxa"/>
            <w:vAlign w:val="center"/>
            <w:tcPrChange w:id="637" w:author="Vasy Medov" w:date="2026-03-18T21:05:00Z">
              <w:tcPr>
                <w:tcW w:w="2104" w:type="dxa"/>
                <w:gridSpan w:val="2"/>
              </w:tcPr>
            </w:tcPrChange>
          </w:tcPr>
          <w:p w14:paraId="05965AD8" w14:textId="34570515" w:rsidR="0075524F" w:rsidRPr="009F5ABE" w:rsidRDefault="009F5ABE" w:rsidP="009F5ABE">
            <w:pPr>
              <w:ind w:firstLine="0"/>
              <w:jc w:val="center"/>
              <w:rPr>
                <w:ins w:id="638" w:author="Vasy Medov" w:date="2026-03-18T20:52:00Z"/>
                <w:lang w:val="en-US"/>
                <w:rPrChange w:id="639" w:author="Vasy Medov" w:date="2026-03-18T21:02:00Z">
                  <w:rPr>
                    <w:ins w:id="640" w:author="Vasy Medov" w:date="2026-03-18T20:52:00Z"/>
                  </w:rPr>
                </w:rPrChange>
              </w:rPr>
              <w:pPrChange w:id="641" w:author="Vasy Medov" w:date="2026-03-18T21:02:00Z">
                <w:pPr>
                  <w:ind w:firstLine="0"/>
                </w:pPr>
              </w:pPrChange>
            </w:pPr>
            <w:ins w:id="642" w:author="Vasy Medov" w:date="2026-03-18T21:02:00Z">
              <w:r>
                <w:t>21</w:t>
              </w:r>
              <w:r>
                <w:rPr>
                  <w:lang w:val="en-US"/>
                </w:rPr>
                <w:t>.4166667</w:t>
              </w:r>
            </w:ins>
          </w:p>
        </w:tc>
        <w:tc>
          <w:tcPr>
            <w:tcW w:w="4111" w:type="dxa"/>
            <w:vAlign w:val="center"/>
            <w:tcPrChange w:id="643" w:author="Vasy Medov" w:date="2026-03-18T21:05:00Z">
              <w:tcPr>
                <w:tcW w:w="2323" w:type="dxa"/>
                <w:gridSpan w:val="2"/>
              </w:tcPr>
            </w:tcPrChange>
          </w:tcPr>
          <w:p w14:paraId="7427B15C" w14:textId="69FCDA8D" w:rsidR="0075524F" w:rsidRPr="009F5ABE" w:rsidRDefault="009F5ABE" w:rsidP="009F5ABE">
            <w:pPr>
              <w:ind w:firstLine="0"/>
              <w:jc w:val="center"/>
              <w:rPr>
                <w:ins w:id="644" w:author="Vasy Medov" w:date="2026-03-18T20:52:00Z"/>
                <w:lang w:val="en-US"/>
                <w:rPrChange w:id="645" w:author="Vasy Medov" w:date="2026-03-18T21:04:00Z">
                  <w:rPr>
                    <w:ins w:id="646" w:author="Vasy Medov" w:date="2026-03-18T20:52:00Z"/>
                  </w:rPr>
                </w:rPrChange>
              </w:rPr>
              <w:pPrChange w:id="647" w:author="Vasy Medov" w:date="2026-03-18T21:02:00Z">
                <w:pPr>
                  <w:ind w:firstLine="0"/>
                </w:pPr>
              </w:pPrChange>
            </w:pPr>
            <w:ins w:id="648" w:author="Vasy Medov" w:date="2026-03-18T21:05:00Z">
              <w:r>
                <w:rPr>
                  <w:lang w:val="en-US"/>
                </w:rPr>
                <w:t>0</w:t>
              </w:r>
            </w:ins>
          </w:p>
        </w:tc>
      </w:tr>
      <w:tr w:rsidR="0075524F" w14:paraId="5BC6F8A6" w14:textId="77777777" w:rsidTr="009F5ABE">
        <w:trPr>
          <w:ins w:id="649" w:author="Vasy Medov" w:date="2026-03-18T20:53:00Z"/>
          <w:trPrChange w:id="650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651" w:author="Vasy Medov" w:date="2026-03-18T21:05:00Z">
              <w:tcPr>
                <w:tcW w:w="2830" w:type="dxa"/>
              </w:tcPr>
            </w:tcPrChange>
          </w:tcPr>
          <w:p w14:paraId="1758F7FE" w14:textId="3E336A22" w:rsidR="0075524F" w:rsidRDefault="0075524F" w:rsidP="00B008BC">
            <w:pPr>
              <w:ind w:firstLine="0"/>
              <w:rPr>
                <w:ins w:id="652" w:author="Vasy Medov" w:date="2026-03-18T20:53:00Z"/>
              </w:rPr>
            </w:pPr>
            <w:ins w:id="653" w:author="Vasy Medov" w:date="2026-03-18T20:53:00Z">
              <w:r>
                <w:t>Ньютона-</w:t>
              </w:r>
            </w:ins>
            <w:proofErr w:type="spellStart"/>
            <w:ins w:id="654" w:author="Vasy Medov" w:date="2026-03-18T20:54:00Z">
              <w:r>
                <w:t>Котеса</w:t>
              </w:r>
            </w:ins>
            <w:proofErr w:type="spellEnd"/>
          </w:p>
        </w:tc>
        <w:tc>
          <w:tcPr>
            <w:tcW w:w="2126" w:type="dxa"/>
            <w:vAlign w:val="center"/>
            <w:tcPrChange w:id="655" w:author="Vasy Medov" w:date="2026-03-18T21:05:00Z">
              <w:tcPr>
                <w:tcW w:w="2104" w:type="dxa"/>
                <w:gridSpan w:val="2"/>
              </w:tcPr>
            </w:tcPrChange>
          </w:tcPr>
          <w:p w14:paraId="4B2E91B5" w14:textId="1730C1B8" w:rsidR="0075524F" w:rsidRPr="009F5ABE" w:rsidRDefault="009F5ABE" w:rsidP="009F5ABE">
            <w:pPr>
              <w:ind w:firstLine="0"/>
              <w:jc w:val="center"/>
              <w:rPr>
                <w:ins w:id="656" w:author="Vasy Medov" w:date="2026-03-18T20:53:00Z"/>
                <w:lang w:val="en-US"/>
                <w:rPrChange w:id="657" w:author="Vasy Medov" w:date="2026-03-18T21:02:00Z">
                  <w:rPr>
                    <w:ins w:id="658" w:author="Vasy Medov" w:date="2026-03-18T20:53:00Z"/>
                  </w:rPr>
                </w:rPrChange>
              </w:rPr>
              <w:pPrChange w:id="659" w:author="Vasy Medov" w:date="2026-03-18T21:02:00Z">
                <w:pPr>
                  <w:ind w:firstLine="0"/>
                </w:pPr>
              </w:pPrChange>
            </w:pPr>
            <w:ins w:id="660" w:author="Vasy Medov" w:date="2026-03-18T21:02:00Z">
              <w:r>
                <w:rPr>
                  <w:lang w:val="en-US"/>
                </w:rPr>
                <w:t>21.41667</w:t>
              </w:r>
            </w:ins>
          </w:p>
        </w:tc>
        <w:tc>
          <w:tcPr>
            <w:tcW w:w="4111" w:type="dxa"/>
            <w:vAlign w:val="center"/>
            <w:tcPrChange w:id="661" w:author="Vasy Medov" w:date="2026-03-18T21:05:00Z">
              <w:tcPr>
                <w:tcW w:w="2323" w:type="dxa"/>
                <w:gridSpan w:val="2"/>
              </w:tcPr>
            </w:tcPrChange>
          </w:tcPr>
          <w:p w14:paraId="54989CB4" w14:textId="53FB4625" w:rsidR="0075524F" w:rsidRDefault="009F5ABE" w:rsidP="009F5ABE">
            <w:pPr>
              <w:ind w:firstLine="0"/>
              <w:jc w:val="center"/>
              <w:rPr>
                <w:ins w:id="662" w:author="Vasy Medov" w:date="2026-03-18T20:53:00Z"/>
              </w:rPr>
              <w:pPrChange w:id="663" w:author="Vasy Medov" w:date="2026-03-18T21:02:00Z">
                <w:pPr>
                  <w:ind w:firstLine="0"/>
                </w:pPr>
              </w:pPrChange>
            </w:pPr>
            <w:ins w:id="664" w:author="Vasy Medov" w:date="2026-03-18T21:05:00Z">
              <w:r w:rsidRPr="009F5ABE">
                <w:t>0.000000155642023</w:t>
              </w:r>
            </w:ins>
          </w:p>
        </w:tc>
      </w:tr>
      <w:tr w:rsidR="0075524F" w14:paraId="41E08F8C" w14:textId="77777777" w:rsidTr="009F5ABE">
        <w:trPr>
          <w:ins w:id="665" w:author="Vasy Medov" w:date="2026-03-18T20:52:00Z"/>
          <w:trPrChange w:id="666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667" w:author="Vasy Medov" w:date="2026-03-18T21:05:00Z">
              <w:tcPr>
                <w:tcW w:w="2830" w:type="dxa"/>
              </w:tcPr>
            </w:tcPrChange>
          </w:tcPr>
          <w:p w14:paraId="52972CC8" w14:textId="01A7463B" w:rsidR="0075524F" w:rsidRDefault="0075524F" w:rsidP="00B008BC">
            <w:pPr>
              <w:ind w:firstLine="0"/>
              <w:rPr>
                <w:ins w:id="668" w:author="Vasy Medov" w:date="2026-03-18T20:52:00Z"/>
              </w:rPr>
            </w:pPr>
            <w:ins w:id="669" w:author="Vasy Medov" w:date="2026-03-18T20:53:00Z">
              <w:r>
                <w:t>Ср.</w:t>
              </w:r>
            </w:ins>
            <w:ins w:id="670" w:author="Vasy Medov" w:date="2026-03-18T20:54:00Z">
              <w:r>
                <w:t xml:space="preserve"> п</w:t>
              </w:r>
            </w:ins>
            <w:ins w:id="671" w:author="Vasy Medov" w:date="2026-03-18T20:53:00Z">
              <w:r>
                <w:t>рямоугольников</w:t>
              </w:r>
            </w:ins>
          </w:p>
        </w:tc>
        <w:tc>
          <w:tcPr>
            <w:tcW w:w="2126" w:type="dxa"/>
            <w:vAlign w:val="center"/>
            <w:tcPrChange w:id="672" w:author="Vasy Medov" w:date="2026-03-18T21:05:00Z">
              <w:tcPr>
                <w:tcW w:w="2104" w:type="dxa"/>
                <w:gridSpan w:val="2"/>
              </w:tcPr>
            </w:tcPrChange>
          </w:tcPr>
          <w:p w14:paraId="0C9DD5B1" w14:textId="2D12CD3B" w:rsidR="0075524F" w:rsidRPr="009F5ABE" w:rsidRDefault="009F5ABE" w:rsidP="009F5ABE">
            <w:pPr>
              <w:ind w:firstLine="0"/>
              <w:jc w:val="center"/>
              <w:rPr>
                <w:ins w:id="673" w:author="Vasy Medov" w:date="2026-03-18T20:52:00Z"/>
                <w:lang w:val="en-US"/>
                <w:rPrChange w:id="674" w:author="Vasy Medov" w:date="2026-03-18T21:02:00Z">
                  <w:rPr>
                    <w:ins w:id="675" w:author="Vasy Medov" w:date="2026-03-18T20:52:00Z"/>
                  </w:rPr>
                </w:rPrChange>
              </w:rPr>
              <w:pPrChange w:id="676" w:author="Vasy Medov" w:date="2026-03-18T21:02:00Z">
                <w:pPr>
                  <w:ind w:firstLine="0"/>
                </w:pPr>
              </w:pPrChange>
            </w:pPr>
            <w:ins w:id="677" w:author="Vasy Medov" w:date="2026-03-18T21:02:00Z">
              <w:r>
                <w:rPr>
                  <w:lang w:val="en-US"/>
                </w:rPr>
                <w:t>21.70125</w:t>
              </w:r>
            </w:ins>
          </w:p>
        </w:tc>
        <w:tc>
          <w:tcPr>
            <w:tcW w:w="4111" w:type="dxa"/>
            <w:vAlign w:val="center"/>
            <w:tcPrChange w:id="678" w:author="Vasy Medov" w:date="2026-03-18T21:05:00Z">
              <w:tcPr>
                <w:tcW w:w="2323" w:type="dxa"/>
                <w:gridSpan w:val="2"/>
              </w:tcPr>
            </w:tcPrChange>
          </w:tcPr>
          <w:p w14:paraId="1E1BA365" w14:textId="24158EA4" w:rsidR="0075524F" w:rsidRDefault="009F5ABE" w:rsidP="009F5ABE">
            <w:pPr>
              <w:ind w:firstLine="0"/>
              <w:jc w:val="center"/>
              <w:rPr>
                <w:ins w:id="679" w:author="Vasy Medov" w:date="2026-03-18T20:52:00Z"/>
              </w:rPr>
              <w:pPrChange w:id="680" w:author="Vasy Medov" w:date="2026-03-18T21:02:00Z">
                <w:pPr>
                  <w:ind w:firstLine="0"/>
                </w:pPr>
              </w:pPrChange>
            </w:pPr>
            <w:ins w:id="681" w:author="Vasy Medov" w:date="2026-03-18T21:05:00Z">
              <w:r w:rsidRPr="009F5ABE">
                <w:t>0.013287937743191</w:t>
              </w:r>
            </w:ins>
          </w:p>
        </w:tc>
      </w:tr>
      <w:tr w:rsidR="0075524F" w14:paraId="5181F6E3" w14:textId="77777777" w:rsidTr="009F5ABE">
        <w:trPr>
          <w:ins w:id="682" w:author="Vasy Medov" w:date="2026-03-18T20:52:00Z"/>
          <w:trPrChange w:id="683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684" w:author="Vasy Medov" w:date="2026-03-18T21:05:00Z">
              <w:tcPr>
                <w:tcW w:w="2830" w:type="dxa"/>
              </w:tcPr>
            </w:tcPrChange>
          </w:tcPr>
          <w:p w14:paraId="5EEFC0CE" w14:textId="10548600" w:rsidR="0075524F" w:rsidRDefault="0075524F" w:rsidP="00B008BC">
            <w:pPr>
              <w:ind w:firstLine="0"/>
              <w:rPr>
                <w:ins w:id="685" w:author="Vasy Medov" w:date="2026-03-18T20:52:00Z"/>
              </w:rPr>
            </w:pPr>
            <w:ins w:id="686" w:author="Vasy Medov" w:date="2026-03-18T20:53:00Z">
              <w:r>
                <w:t>Трапеций</w:t>
              </w:r>
            </w:ins>
          </w:p>
        </w:tc>
        <w:tc>
          <w:tcPr>
            <w:tcW w:w="2126" w:type="dxa"/>
            <w:vAlign w:val="center"/>
            <w:tcPrChange w:id="687" w:author="Vasy Medov" w:date="2026-03-18T21:05:00Z">
              <w:tcPr>
                <w:tcW w:w="2104" w:type="dxa"/>
                <w:gridSpan w:val="2"/>
              </w:tcPr>
            </w:tcPrChange>
          </w:tcPr>
          <w:p w14:paraId="2EC47B99" w14:textId="663EE62F" w:rsidR="0075524F" w:rsidRPr="009F5ABE" w:rsidRDefault="009F5ABE" w:rsidP="009F5ABE">
            <w:pPr>
              <w:ind w:firstLine="0"/>
              <w:jc w:val="center"/>
              <w:rPr>
                <w:ins w:id="688" w:author="Vasy Medov" w:date="2026-03-18T20:52:00Z"/>
                <w:lang w:val="en-US"/>
                <w:rPrChange w:id="689" w:author="Vasy Medov" w:date="2026-03-18T21:02:00Z">
                  <w:rPr>
                    <w:ins w:id="690" w:author="Vasy Medov" w:date="2026-03-18T20:52:00Z"/>
                  </w:rPr>
                </w:rPrChange>
              </w:rPr>
              <w:pPrChange w:id="691" w:author="Vasy Medov" w:date="2026-03-18T21:02:00Z">
                <w:pPr>
                  <w:ind w:firstLine="0"/>
                </w:pPr>
              </w:pPrChange>
            </w:pPr>
            <w:ins w:id="692" w:author="Vasy Medov" w:date="2026-03-18T21:02:00Z">
              <w:r>
                <w:rPr>
                  <w:lang w:val="en-US"/>
                </w:rPr>
                <w:t>21.4475</w:t>
              </w:r>
            </w:ins>
          </w:p>
        </w:tc>
        <w:tc>
          <w:tcPr>
            <w:tcW w:w="4111" w:type="dxa"/>
            <w:vAlign w:val="center"/>
            <w:tcPrChange w:id="693" w:author="Vasy Medov" w:date="2026-03-18T21:05:00Z">
              <w:tcPr>
                <w:tcW w:w="2323" w:type="dxa"/>
                <w:gridSpan w:val="2"/>
              </w:tcPr>
            </w:tcPrChange>
          </w:tcPr>
          <w:p w14:paraId="42C6717A" w14:textId="5301DCAA" w:rsidR="0075524F" w:rsidRDefault="009F5ABE" w:rsidP="009F5ABE">
            <w:pPr>
              <w:ind w:firstLine="0"/>
              <w:jc w:val="center"/>
              <w:rPr>
                <w:ins w:id="694" w:author="Vasy Medov" w:date="2026-03-18T20:52:00Z"/>
              </w:rPr>
              <w:pPrChange w:id="695" w:author="Vasy Medov" w:date="2026-03-18T21:02:00Z">
                <w:pPr>
                  <w:ind w:firstLine="0"/>
                </w:pPr>
              </w:pPrChange>
            </w:pPr>
            <w:ins w:id="696" w:author="Vasy Medov" w:date="2026-03-18T21:05:00Z">
              <w:r w:rsidRPr="009F5ABE">
                <w:t>0.001439688715953</w:t>
              </w:r>
            </w:ins>
          </w:p>
        </w:tc>
      </w:tr>
      <w:tr w:rsidR="0075524F" w14:paraId="3E2DFB82" w14:textId="77777777" w:rsidTr="009F5ABE">
        <w:trPr>
          <w:ins w:id="697" w:author="Vasy Medov" w:date="2026-03-18T20:52:00Z"/>
          <w:trPrChange w:id="698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699" w:author="Vasy Medov" w:date="2026-03-18T21:05:00Z">
              <w:tcPr>
                <w:tcW w:w="2830" w:type="dxa"/>
              </w:tcPr>
            </w:tcPrChange>
          </w:tcPr>
          <w:p w14:paraId="01E93E55" w14:textId="02490FE0" w:rsidR="0075524F" w:rsidRDefault="0075524F" w:rsidP="00B008BC">
            <w:pPr>
              <w:ind w:firstLine="0"/>
              <w:rPr>
                <w:ins w:id="700" w:author="Vasy Medov" w:date="2026-03-18T20:52:00Z"/>
              </w:rPr>
            </w:pPr>
            <w:ins w:id="701" w:author="Vasy Medov" w:date="2026-03-18T20:53:00Z">
              <w:r>
                <w:t>Симпсона</w:t>
              </w:r>
            </w:ins>
          </w:p>
        </w:tc>
        <w:tc>
          <w:tcPr>
            <w:tcW w:w="2126" w:type="dxa"/>
            <w:vAlign w:val="center"/>
            <w:tcPrChange w:id="702" w:author="Vasy Medov" w:date="2026-03-18T21:05:00Z">
              <w:tcPr>
                <w:tcW w:w="2104" w:type="dxa"/>
                <w:gridSpan w:val="2"/>
              </w:tcPr>
            </w:tcPrChange>
          </w:tcPr>
          <w:p w14:paraId="6C08EA83" w14:textId="18F63262" w:rsidR="0075524F" w:rsidRPr="009F5ABE" w:rsidRDefault="009F5ABE" w:rsidP="009F5ABE">
            <w:pPr>
              <w:ind w:firstLine="0"/>
              <w:jc w:val="center"/>
              <w:rPr>
                <w:ins w:id="703" w:author="Vasy Medov" w:date="2026-03-18T20:52:00Z"/>
                <w:lang w:val="en-US"/>
                <w:rPrChange w:id="704" w:author="Vasy Medov" w:date="2026-03-18T21:02:00Z">
                  <w:rPr>
                    <w:ins w:id="705" w:author="Vasy Medov" w:date="2026-03-18T20:52:00Z"/>
                  </w:rPr>
                </w:rPrChange>
              </w:rPr>
              <w:pPrChange w:id="706" w:author="Vasy Medov" w:date="2026-03-18T21:02:00Z">
                <w:pPr>
                  <w:ind w:firstLine="0"/>
                </w:pPr>
              </w:pPrChange>
            </w:pPr>
            <w:ins w:id="707" w:author="Vasy Medov" w:date="2026-03-18T21:02:00Z">
              <w:r>
                <w:rPr>
                  <w:lang w:val="en-US"/>
                </w:rPr>
                <w:t>21.41667</w:t>
              </w:r>
            </w:ins>
          </w:p>
        </w:tc>
        <w:tc>
          <w:tcPr>
            <w:tcW w:w="4111" w:type="dxa"/>
            <w:vAlign w:val="center"/>
            <w:tcPrChange w:id="708" w:author="Vasy Medov" w:date="2026-03-18T21:05:00Z">
              <w:tcPr>
                <w:tcW w:w="2323" w:type="dxa"/>
                <w:gridSpan w:val="2"/>
              </w:tcPr>
            </w:tcPrChange>
          </w:tcPr>
          <w:p w14:paraId="2D19A72B" w14:textId="09F6090D" w:rsidR="0075524F" w:rsidRDefault="009F5ABE" w:rsidP="009F5ABE">
            <w:pPr>
              <w:ind w:firstLine="0"/>
              <w:jc w:val="center"/>
              <w:rPr>
                <w:ins w:id="709" w:author="Vasy Medov" w:date="2026-03-18T20:52:00Z"/>
              </w:rPr>
              <w:pPrChange w:id="710" w:author="Vasy Medov" w:date="2026-03-18T21:02:00Z">
                <w:pPr>
                  <w:ind w:firstLine="0"/>
                </w:pPr>
              </w:pPrChange>
            </w:pPr>
            <w:ins w:id="711" w:author="Vasy Medov" w:date="2026-03-18T21:05:00Z">
              <w:r w:rsidRPr="009F5ABE">
                <w:t>0.000000155642023</w:t>
              </w:r>
            </w:ins>
          </w:p>
        </w:tc>
      </w:tr>
    </w:tbl>
    <w:p w14:paraId="40DB5408" w14:textId="50A09C8A" w:rsidR="00B008BC" w:rsidRPr="009F5ABE" w:rsidDel="009F5ABE" w:rsidRDefault="00B008BC" w:rsidP="00B008BC">
      <w:pPr>
        <w:ind w:firstLine="0"/>
        <w:rPr>
          <w:del w:id="712" w:author="Vasy Medov" w:date="2026-03-18T21:07:00Z"/>
          <w:lang w:val="en-US"/>
          <w:rPrChange w:id="713" w:author="Vasy Medov" w:date="2026-03-18T21:07:00Z">
            <w:rPr>
              <w:del w:id="714" w:author="Vasy Medov" w:date="2026-03-18T21:07:00Z"/>
            </w:rPr>
          </w:rPrChange>
        </w:rPr>
      </w:pPr>
    </w:p>
    <w:p w14:paraId="53C5B9C2" w14:textId="77777777" w:rsidR="00B008BC" w:rsidRDefault="00B008BC" w:rsidP="00E07DDA">
      <w:pPr>
        <w:ind w:firstLine="0"/>
      </w:pPr>
    </w:p>
    <w:p w14:paraId="16F8DF9D" w14:textId="2F1ED542" w:rsidR="00F12CF4" w:rsidRPr="00E07DDA" w:rsidRDefault="00F12CF4" w:rsidP="00997FAD">
      <w:pPr>
        <w:pStyle w:val="10"/>
      </w:pPr>
      <w:r>
        <w:t>Результат работы</w:t>
      </w:r>
      <w:bookmarkEnd w:id="30"/>
    </w:p>
    <w:p w14:paraId="139A2752" w14:textId="20FF01D6" w:rsidR="0083525E" w:rsidRPr="001158F8" w:rsidRDefault="00B008BC" w:rsidP="00E07DDA">
      <w:pPr>
        <w:jc w:val="center"/>
        <w:rPr>
          <w:lang w:val="en-US"/>
        </w:rPr>
      </w:pPr>
      <w:r w:rsidRPr="00B008BC">
        <w:rPr>
          <w:noProof/>
          <w:lang w:val="en-US"/>
        </w:rPr>
        <w:drawing>
          <wp:inline distT="0" distB="0" distL="0" distR="0" wp14:anchorId="4184351A" wp14:editId="07F5F858">
            <wp:extent cx="3200847" cy="33056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BD06" w14:textId="08071AC2" w:rsidR="00F936BB" w:rsidRDefault="00F94CC9" w:rsidP="00997FAD">
      <w:pPr>
        <w:pStyle w:val="10"/>
      </w:pPr>
      <w:bookmarkStart w:id="715" w:name="_Toc222415936"/>
      <w:r>
        <w:t>Вывод</w:t>
      </w:r>
      <w:bookmarkEnd w:id="715"/>
    </w:p>
    <w:p w14:paraId="71421161" w14:textId="77B75E87" w:rsidR="00E44B34" w:rsidRDefault="00E65B10" w:rsidP="00E07DDA">
      <w:r>
        <w:lastRenderedPageBreak/>
        <w:t>Проделав данную лабораторную работу</w:t>
      </w:r>
      <w:r w:rsidR="0084418A">
        <w:t xml:space="preserve"> №</w:t>
      </w:r>
      <w:del w:id="716" w:author="Vasy Medov" w:date="2026-03-18T21:07:00Z">
        <w:r w:rsidR="00CB5B58" w:rsidDel="0000623D">
          <w:delText>2</w:delText>
        </w:r>
      </w:del>
      <w:ins w:id="717" w:author="Vasy Medov" w:date="2026-03-18T21:07:00Z">
        <w:r w:rsidR="0000623D" w:rsidRPr="0000623D">
          <w:rPr>
            <w:rPrChange w:id="718" w:author="Vasy Medov" w:date="2026-03-18T21:07:00Z">
              <w:rPr>
                <w:lang w:val="en-US"/>
              </w:rPr>
            </w:rPrChange>
          </w:rPr>
          <w:t>3</w:t>
        </w:r>
      </w:ins>
      <w:r w:rsidRPr="00E65B10">
        <w:rPr>
          <w:b/>
          <w:bCs/>
        </w:rPr>
        <w:t xml:space="preserve"> </w:t>
      </w:r>
      <w:r>
        <w:t xml:space="preserve">я </w:t>
      </w:r>
      <w:r w:rsidR="0083525E">
        <w:t xml:space="preserve">изучил </w:t>
      </w:r>
      <w:r w:rsidR="00CB5B58">
        <w:t xml:space="preserve">способы </w:t>
      </w:r>
      <w:del w:id="719" w:author="Vasy Medov" w:date="2026-03-18T21:07:00Z">
        <w:r w:rsidR="00CB5B58" w:rsidDel="0000623D">
          <w:delText xml:space="preserve">решения </w:delText>
        </w:r>
      </w:del>
      <w:ins w:id="720" w:author="Vasy Medov" w:date="2026-03-18T21:07:00Z">
        <w:r w:rsidR="0000623D">
          <w:t>вычисления определенного интеграла</w:t>
        </w:r>
      </w:ins>
      <w:ins w:id="721" w:author="Vasy Medov" w:date="2026-03-18T21:08:00Z">
        <w:r w:rsidR="0000623D">
          <w:t xml:space="preserve"> различными методами</w:t>
        </w:r>
      </w:ins>
      <w:del w:id="722" w:author="Vasy Medov" w:date="2026-03-18T21:07:00Z">
        <w:r w:rsidR="00CB5B58" w:rsidDel="0000623D">
          <w:delText>нелинейных</w:delText>
        </w:r>
      </w:del>
      <w:del w:id="723" w:author="Vasy Medov" w:date="2026-03-18T21:08:00Z">
        <w:r w:rsidR="00CB5B58" w:rsidDel="0000623D">
          <w:delText xml:space="preserve"> уравнений и систем уравнений, применил различные методы нахождения корней</w:delText>
        </w:r>
      </w:del>
      <w:r w:rsidR="0083525E">
        <w:t>, реализовал численны</w:t>
      </w:r>
      <w:r w:rsidR="00CB5B58">
        <w:t>е</w:t>
      </w:r>
      <w:r w:rsidR="0083525E">
        <w:t xml:space="preserve"> метод</w:t>
      </w:r>
      <w:r w:rsidR="00CB5B58">
        <w:t>ы</w:t>
      </w:r>
      <w:del w:id="724" w:author="Vasy Medov" w:date="2026-03-18T21:09:00Z">
        <w:r w:rsidR="0083525E" w:rsidDel="0000623D">
          <w:delText xml:space="preserve"> </w:delText>
        </w:r>
        <w:r w:rsidR="00CB5B58" w:rsidDel="0000623D">
          <w:delText>и</w:delText>
        </w:r>
      </w:del>
      <w:r w:rsidR="00CB5B58">
        <w:t xml:space="preserve"> </w:t>
      </w:r>
      <w:del w:id="725" w:author="Vasy Medov" w:date="2026-03-18T21:08:00Z">
        <w:r w:rsidR="00CB5B58" w:rsidDel="0000623D">
          <w:delText xml:space="preserve">графический интерфейс с просмотром графика </w:delText>
        </w:r>
      </w:del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</w:p>
    <w:p w14:paraId="4FE3A882" w14:textId="02316813" w:rsidR="00E44B34" w:rsidRPr="00E07DDA" w:rsidRDefault="00C05AAC" w:rsidP="00E07DDA">
      <w:pPr>
        <w:ind w:firstLine="0"/>
        <w:jc w:val="center"/>
      </w:pPr>
      <w:r>
        <w:rPr>
          <w:noProof/>
        </w:rPr>
        <w:drawing>
          <wp:inline distT="0" distB="0" distL="0" distR="0" wp14:anchorId="3C724C36" wp14:editId="0CB4E0C1">
            <wp:extent cx="1649672" cy="2932974"/>
            <wp:effectExtent l="0" t="0" r="825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9467" cy="29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B34" w:rsidRPr="00E07DDA" w:rsidSect="00D307BC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DAD28" w14:textId="77777777" w:rsidR="00DC4D12" w:rsidRDefault="00DC4D12" w:rsidP="00997FAD">
      <w:r>
        <w:separator/>
      </w:r>
    </w:p>
    <w:p w14:paraId="52C897AB" w14:textId="77777777" w:rsidR="00DC4D12" w:rsidRDefault="00DC4D12" w:rsidP="00997FAD"/>
    <w:p w14:paraId="746F678A" w14:textId="77777777" w:rsidR="00DC4D12" w:rsidRDefault="00DC4D12" w:rsidP="00997FAD"/>
    <w:p w14:paraId="70E412F7" w14:textId="77777777" w:rsidR="00DC4D12" w:rsidRDefault="00DC4D12" w:rsidP="00997FAD"/>
  </w:endnote>
  <w:endnote w:type="continuationSeparator" w:id="0">
    <w:p w14:paraId="576F8682" w14:textId="77777777" w:rsidR="00DC4D12" w:rsidRDefault="00DC4D12" w:rsidP="00997FAD">
      <w:r>
        <w:continuationSeparator/>
      </w:r>
    </w:p>
    <w:p w14:paraId="6C87FCC5" w14:textId="77777777" w:rsidR="00DC4D12" w:rsidRDefault="00DC4D12" w:rsidP="00997FAD"/>
    <w:p w14:paraId="37F8FFB6" w14:textId="77777777" w:rsidR="00DC4D12" w:rsidRDefault="00DC4D12" w:rsidP="00997FAD"/>
    <w:p w14:paraId="6676C38E" w14:textId="77777777" w:rsidR="00DC4D12" w:rsidRDefault="00DC4D12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1A233" w14:textId="77777777" w:rsidR="00DC4D12" w:rsidRDefault="00DC4D12" w:rsidP="00997FAD">
      <w:r>
        <w:separator/>
      </w:r>
    </w:p>
    <w:p w14:paraId="0A7871B2" w14:textId="77777777" w:rsidR="00DC4D12" w:rsidRDefault="00DC4D12" w:rsidP="00997FAD"/>
    <w:p w14:paraId="49AE741C" w14:textId="77777777" w:rsidR="00DC4D12" w:rsidRDefault="00DC4D12" w:rsidP="00997FAD"/>
    <w:p w14:paraId="44A923B9" w14:textId="77777777" w:rsidR="00DC4D12" w:rsidRDefault="00DC4D12" w:rsidP="00997FAD"/>
  </w:footnote>
  <w:footnote w:type="continuationSeparator" w:id="0">
    <w:p w14:paraId="633EA029" w14:textId="77777777" w:rsidR="00DC4D12" w:rsidRDefault="00DC4D12" w:rsidP="00997FAD">
      <w:r>
        <w:continuationSeparator/>
      </w:r>
    </w:p>
    <w:p w14:paraId="74932267" w14:textId="77777777" w:rsidR="00DC4D12" w:rsidRDefault="00DC4D12" w:rsidP="00997FAD"/>
    <w:p w14:paraId="4B9BBDA2" w14:textId="77777777" w:rsidR="00DC4D12" w:rsidRDefault="00DC4D12" w:rsidP="00997FAD"/>
    <w:p w14:paraId="30C6BF34" w14:textId="77777777" w:rsidR="00DC4D12" w:rsidRDefault="00DC4D12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623D"/>
    <w:rsid w:val="000075D7"/>
    <w:rsid w:val="00010A50"/>
    <w:rsid w:val="00030C3E"/>
    <w:rsid w:val="00034D3C"/>
    <w:rsid w:val="000638F4"/>
    <w:rsid w:val="000857EA"/>
    <w:rsid w:val="0008761B"/>
    <w:rsid w:val="000C2DD5"/>
    <w:rsid w:val="000E61FB"/>
    <w:rsid w:val="000F4D89"/>
    <w:rsid w:val="00100194"/>
    <w:rsid w:val="00104AC3"/>
    <w:rsid w:val="0010626C"/>
    <w:rsid w:val="00114710"/>
    <w:rsid w:val="001158F8"/>
    <w:rsid w:val="0013347A"/>
    <w:rsid w:val="00143469"/>
    <w:rsid w:val="00151F47"/>
    <w:rsid w:val="001564B9"/>
    <w:rsid w:val="001567BD"/>
    <w:rsid w:val="00185AE4"/>
    <w:rsid w:val="001B1500"/>
    <w:rsid w:val="001C19E3"/>
    <w:rsid w:val="001C5439"/>
    <w:rsid w:val="001D48BF"/>
    <w:rsid w:val="0020203D"/>
    <w:rsid w:val="00236735"/>
    <w:rsid w:val="00242679"/>
    <w:rsid w:val="002462B5"/>
    <w:rsid w:val="002545EA"/>
    <w:rsid w:val="0026445B"/>
    <w:rsid w:val="002713F9"/>
    <w:rsid w:val="00271F63"/>
    <w:rsid w:val="00274737"/>
    <w:rsid w:val="00297724"/>
    <w:rsid w:val="002A2DF0"/>
    <w:rsid w:val="002A5542"/>
    <w:rsid w:val="002B3BA4"/>
    <w:rsid w:val="002B3DB0"/>
    <w:rsid w:val="002C1B33"/>
    <w:rsid w:val="002C4CB2"/>
    <w:rsid w:val="002D4AC7"/>
    <w:rsid w:val="002F067F"/>
    <w:rsid w:val="003063B9"/>
    <w:rsid w:val="00320815"/>
    <w:rsid w:val="00325DC5"/>
    <w:rsid w:val="00335145"/>
    <w:rsid w:val="003E381E"/>
    <w:rsid w:val="003E3B0E"/>
    <w:rsid w:val="003E58D0"/>
    <w:rsid w:val="003E780F"/>
    <w:rsid w:val="00407408"/>
    <w:rsid w:val="00410D7D"/>
    <w:rsid w:val="004124C0"/>
    <w:rsid w:val="00446438"/>
    <w:rsid w:val="0045310D"/>
    <w:rsid w:val="00457530"/>
    <w:rsid w:val="00493A88"/>
    <w:rsid w:val="004C1830"/>
    <w:rsid w:val="004E221C"/>
    <w:rsid w:val="004F6331"/>
    <w:rsid w:val="005440BC"/>
    <w:rsid w:val="00551F23"/>
    <w:rsid w:val="005608E9"/>
    <w:rsid w:val="00571C7F"/>
    <w:rsid w:val="0057407E"/>
    <w:rsid w:val="00575E4F"/>
    <w:rsid w:val="00591B4A"/>
    <w:rsid w:val="0059427A"/>
    <w:rsid w:val="005C11C1"/>
    <w:rsid w:val="005C215A"/>
    <w:rsid w:val="005D5524"/>
    <w:rsid w:val="005E6E0F"/>
    <w:rsid w:val="006038B3"/>
    <w:rsid w:val="00610697"/>
    <w:rsid w:val="00612714"/>
    <w:rsid w:val="0062471D"/>
    <w:rsid w:val="00654932"/>
    <w:rsid w:val="00655A25"/>
    <w:rsid w:val="006965A3"/>
    <w:rsid w:val="006976F7"/>
    <w:rsid w:val="006A2446"/>
    <w:rsid w:val="006B0840"/>
    <w:rsid w:val="006C1CC1"/>
    <w:rsid w:val="006D1EEE"/>
    <w:rsid w:val="006F27D5"/>
    <w:rsid w:val="0070320E"/>
    <w:rsid w:val="007227D9"/>
    <w:rsid w:val="007349F2"/>
    <w:rsid w:val="007462E5"/>
    <w:rsid w:val="0075524F"/>
    <w:rsid w:val="007844D2"/>
    <w:rsid w:val="00785B3E"/>
    <w:rsid w:val="007B12C7"/>
    <w:rsid w:val="007D09A3"/>
    <w:rsid w:val="007D33AB"/>
    <w:rsid w:val="0080072A"/>
    <w:rsid w:val="008036B1"/>
    <w:rsid w:val="00805145"/>
    <w:rsid w:val="00820AC5"/>
    <w:rsid w:val="00824D74"/>
    <w:rsid w:val="0083525E"/>
    <w:rsid w:val="0084418A"/>
    <w:rsid w:val="008632E8"/>
    <w:rsid w:val="00863F6A"/>
    <w:rsid w:val="008644A6"/>
    <w:rsid w:val="0086624D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46F1"/>
    <w:rsid w:val="008F621C"/>
    <w:rsid w:val="00910208"/>
    <w:rsid w:val="00931846"/>
    <w:rsid w:val="00942AD2"/>
    <w:rsid w:val="00945325"/>
    <w:rsid w:val="00952B53"/>
    <w:rsid w:val="00961223"/>
    <w:rsid w:val="00961BDF"/>
    <w:rsid w:val="009716E4"/>
    <w:rsid w:val="00972243"/>
    <w:rsid w:val="009745E5"/>
    <w:rsid w:val="00994599"/>
    <w:rsid w:val="00997FAD"/>
    <w:rsid w:val="009A5225"/>
    <w:rsid w:val="009C3FEE"/>
    <w:rsid w:val="009C6BF2"/>
    <w:rsid w:val="009D7C20"/>
    <w:rsid w:val="009E482D"/>
    <w:rsid w:val="009F5ABE"/>
    <w:rsid w:val="009F6649"/>
    <w:rsid w:val="00A20CF3"/>
    <w:rsid w:val="00A252F8"/>
    <w:rsid w:val="00A35023"/>
    <w:rsid w:val="00A4552E"/>
    <w:rsid w:val="00A73944"/>
    <w:rsid w:val="00A87873"/>
    <w:rsid w:val="00A87B5C"/>
    <w:rsid w:val="00AD5ABA"/>
    <w:rsid w:val="00AE042A"/>
    <w:rsid w:val="00AE0D88"/>
    <w:rsid w:val="00AF057F"/>
    <w:rsid w:val="00B0013D"/>
    <w:rsid w:val="00B008BC"/>
    <w:rsid w:val="00B25A9B"/>
    <w:rsid w:val="00B31241"/>
    <w:rsid w:val="00B404C7"/>
    <w:rsid w:val="00B41E55"/>
    <w:rsid w:val="00B4417A"/>
    <w:rsid w:val="00B668DF"/>
    <w:rsid w:val="00B8169F"/>
    <w:rsid w:val="00B906C5"/>
    <w:rsid w:val="00B914A1"/>
    <w:rsid w:val="00BC7EF8"/>
    <w:rsid w:val="00C05AAC"/>
    <w:rsid w:val="00C36731"/>
    <w:rsid w:val="00C40EFB"/>
    <w:rsid w:val="00C45A67"/>
    <w:rsid w:val="00C662C7"/>
    <w:rsid w:val="00C86163"/>
    <w:rsid w:val="00C879A0"/>
    <w:rsid w:val="00CA7A2C"/>
    <w:rsid w:val="00CB5B58"/>
    <w:rsid w:val="00CE1740"/>
    <w:rsid w:val="00CE186C"/>
    <w:rsid w:val="00CE5482"/>
    <w:rsid w:val="00CE7934"/>
    <w:rsid w:val="00CF2C31"/>
    <w:rsid w:val="00D10727"/>
    <w:rsid w:val="00D130E3"/>
    <w:rsid w:val="00D307BC"/>
    <w:rsid w:val="00D326B0"/>
    <w:rsid w:val="00D47559"/>
    <w:rsid w:val="00D85764"/>
    <w:rsid w:val="00D909A8"/>
    <w:rsid w:val="00DA792B"/>
    <w:rsid w:val="00DB02EF"/>
    <w:rsid w:val="00DB4167"/>
    <w:rsid w:val="00DC4D12"/>
    <w:rsid w:val="00DC5A16"/>
    <w:rsid w:val="00DD2049"/>
    <w:rsid w:val="00DE0040"/>
    <w:rsid w:val="00E07DDA"/>
    <w:rsid w:val="00E10268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132B"/>
    <w:rsid w:val="00E73209"/>
    <w:rsid w:val="00EA07AB"/>
    <w:rsid w:val="00EB4B8C"/>
    <w:rsid w:val="00EC5E37"/>
    <w:rsid w:val="00ED3E1A"/>
    <w:rsid w:val="00EF2A6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936BB"/>
    <w:rsid w:val="00F93F4A"/>
    <w:rsid w:val="00F94CC9"/>
    <w:rsid w:val="00F97375"/>
    <w:rsid w:val="00FB53AA"/>
    <w:rsid w:val="00FC14B8"/>
    <w:rsid w:val="00FD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EBEBA6-3956-41D5-BB0C-9C3D3EFC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244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Dmitrylesnoy/ITMO-study-labs/blob/Computational-math/Computation%20math/Comp_lab_2/comp_lab_2.py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4</cp:revision>
  <cp:lastPrinted>2026-03-06T14:25:00Z</cp:lastPrinted>
  <dcterms:created xsi:type="dcterms:W3CDTF">2026-03-18T13:53:00Z</dcterms:created>
  <dcterms:modified xsi:type="dcterms:W3CDTF">2026-03-18T18:09:00Z</dcterms:modified>
</cp:coreProperties>
</file>