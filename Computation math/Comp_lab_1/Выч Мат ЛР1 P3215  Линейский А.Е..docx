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42119757" w:rsidR="00242679" w:rsidRPr="00DC5A16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E23456">
        <w:rPr>
          <w:b/>
          <w:bCs/>
        </w:rPr>
        <w:t>1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222415931" w:displacedByCustomXml="next"/>
    <w:bookmarkStart w:id="1" w:name="_Toc182062724" w:displacedByCustomXml="next"/>
    <w:bookmarkStart w:id="2" w:name="_Toc178448935" w:displacedByCustomXml="next"/>
    <w:bookmarkStart w:id="3" w:name="_Toc178448813" w:displacedByCustomXml="next"/>
    <w:bookmarkStart w:id="4" w:name="_Toc178447396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682A702" w14:textId="77777777" w:rsidR="0045310D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4DBDB6" w14:textId="18A19B98" w:rsidR="0045310D" w:rsidRDefault="0045310D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1" w:history="1">
            <w:r w:rsidRPr="007D48FC">
              <w:rPr>
                <w:rStyle w:val="aa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BB9F" w14:textId="61F4E50E" w:rsidR="0045310D" w:rsidRDefault="0045310D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2" w:history="1">
            <w:r w:rsidRPr="007D48FC">
              <w:rPr>
                <w:rStyle w:val="aa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187B2" w14:textId="64F37508" w:rsidR="0045310D" w:rsidRDefault="0045310D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3" w:history="1">
            <w:r w:rsidRPr="007D48FC">
              <w:rPr>
                <w:rStyle w:val="aa"/>
                <w:noProof/>
              </w:rPr>
              <w:t>Описание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95B4" w14:textId="7A6F0831" w:rsidR="0045310D" w:rsidRDefault="0045310D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4" w:history="1">
            <w:r w:rsidRPr="007D48FC">
              <w:rPr>
                <w:rStyle w:val="aa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CC4C" w14:textId="06156783" w:rsidR="0045310D" w:rsidRDefault="0045310D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5" w:history="1">
            <w:r w:rsidRPr="007D48FC">
              <w:rPr>
                <w:rStyle w:val="aa"/>
                <w:noProof/>
              </w:rPr>
              <w:t>Результат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3209" w14:textId="7022A3BF" w:rsidR="0045310D" w:rsidRDefault="0045310D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6" w:history="1">
            <w:r w:rsidRPr="007D48FC">
              <w:rPr>
                <w:rStyle w:val="a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4E69FC01" w14:textId="77777777" w:rsidR="00F936BB" w:rsidRDefault="00F936BB" w:rsidP="007349F2">
      <w:pPr>
        <w:pStyle w:val="a8"/>
      </w:pPr>
    </w:p>
    <w:p w14:paraId="52F595CB" w14:textId="77777777" w:rsidR="00F936BB" w:rsidRDefault="00F936BB" w:rsidP="00F936BB">
      <w:pPr>
        <w:pStyle w:val="a8"/>
      </w:pPr>
    </w:p>
    <w:p w14:paraId="32806803" w14:textId="77777777" w:rsidR="00F936BB" w:rsidRDefault="00F936BB" w:rsidP="00F936BB">
      <w:pPr>
        <w:pStyle w:val="a8"/>
      </w:pPr>
    </w:p>
    <w:p w14:paraId="0322F7B6" w14:textId="77777777" w:rsidR="00F936BB" w:rsidRDefault="00F936BB" w:rsidP="00F936BB">
      <w:pPr>
        <w:pStyle w:val="a8"/>
      </w:pPr>
    </w:p>
    <w:p w14:paraId="6F85B291" w14:textId="77777777" w:rsidR="00F936BB" w:rsidRDefault="00F936BB" w:rsidP="00F936BB">
      <w:pPr>
        <w:pStyle w:val="a8"/>
      </w:pPr>
    </w:p>
    <w:p w14:paraId="77206062" w14:textId="77777777" w:rsidR="00F936BB" w:rsidRDefault="00F936BB" w:rsidP="00F936BB">
      <w:pPr>
        <w:pStyle w:val="a8"/>
      </w:pPr>
    </w:p>
    <w:p w14:paraId="301E7C2D" w14:textId="77777777" w:rsidR="00F936BB" w:rsidRDefault="00F936BB" w:rsidP="00F936BB">
      <w:pPr>
        <w:pStyle w:val="a8"/>
      </w:pPr>
    </w:p>
    <w:p w14:paraId="1C8E8578" w14:textId="77777777" w:rsidR="00F936BB" w:rsidRDefault="00F936BB" w:rsidP="00F936BB">
      <w:pPr>
        <w:pStyle w:val="a8"/>
      </w:pPr>
    </w:p>
    <w:p w14:paraId="22A30C23" w14:textId="77777777" w:rsidR="00F936BB" w:rsidRDefault="00F936BB" w:rsidP="00F936BB">
      <w:pPr>
        <w:pStyle w:val="a8"/>
      </w:pPr>
    </w:p>
    <w:p w14:paraId="64154F63" w14:textId="77777777" w:rsidR="00F936BB" w:rsidRDefault="00F936BB" w:rsidP="00F936BB">
      <w:pPr>
        <w:pStyle w:val="a8"/>
      </w:pPr>
    </w:p>
    <w:p w14:paraId="20937D68" w14:textId="77777777" w:rsidR="00F936BB" w:rsidRDefault="00F936BB" w:rsidP="00F936BB">
      <w:pPr>
        <w:pStyle w:val="a8"/>
      </w:pPr>
    </w:p>
    <w:p w14:paraId="553EBC99" w14:textId="77777777" w:rsidR="00F936BB" w:rsidRDefault="00F936BB" w:rsidP="00F936BB">
      <w:pPr>
        <w:pStyle w:val="a8"/>
      </w:pPr>
    </w:p>
    <w:p w14:paraId="62D60DCD" w14:textId="77777777" w:rsidR="00F936BB" w:rsidRDefault="00F936BB" w:rsidP="00F936BB">
      <w:pPr>
        <w:pStyle w:val="a8"/>
      </w:pPr>
    </w:p>
    <w:p w14:paraId="48DC519B" w14:textId="77777777" w:rsidR="00F936BB" w:rsidRDefault="00F936BB" w:rsidP="00F936BB">
      <w:pPr>
        <w:pStyle w:val="a8"/>
      </w:pPr>
    </w:p>
    <w:p w14:paraId="473382DF" w14:textId="77777777" w:rsidR="00F936BB" w:rsidRDefault="00F936BB" w:rsidP="00F936BB">
      <w:pPr>
        <w:pStyle w:val="a8"/>
      </w:pPr>
    </w:p>
    <w:p w14:paraId="1E307D81" w14:textId="77777777" w:rsidR="00F936BB" w:rsidRDefault="00F936BB" w:rsidP="00F936BB">
      <w:pPr>
        <w:pStyle w:val="a8"/>
      </w:pPr>
    </w:p>
    <w:p w14:paraId="454B8532" w14:textId="77777777" w:rsidR="00F936BB" w:rsidRDefault="00F936BB" w:rsidP="00F936BB">
      <w:pPr>
        <w:pStyle w:val="a8"/>
      </w:pPr>
    </w:p>
    <w:p w14:paraId="7D41A601" w14:textId="77777777" w:rsidR="00F936BB" w:rsidRDefault="00F936BB" w:rsidP="00F936BB">
      <w:pPr>
        <w:pStyle w:val="a8"/>
      </w:pPr>
    </w:p>
    <w:p w14:paraId="5A8A6235" w14:textId="77777777" w:rsidR="00F936BB" w:rsidRDefault="00F936BB" w:rsidP="00F936BB">
      <w:pPr>
        <w:pStyle w:val="a8"/>
      </w:pPr>
    </w:p>
    <w:p w14:paraId="09E67030" w14:textId="77777777" w:rsidR="00F936BB" w:rsidRDefault="00F936BB" w:rsidP="00F936BB">
      <w:pPr>
        <w:pStyle w:val="a8"/>
      </w:pPr>
    </w:p>
    <w:p w14:paraId="686A8840" w14:textId="77777777" w:rsidR="00F936BB" w:rsidRDefault="00F936BB" w:rsidP="00F936BB">
      <w:pPr>
        <w:pStyle w:val="a8"/>
      </w:pPr>
    </w:p>
    <w:p w14:paraId="0CBE27C2" w14:textId="6A4B572F" w:rsidR="00F936BB" w:rsidRDefault="00F936BB" w:rsidP="00F936BB">
      <w:pPr>
        <w:pStyle w:val="a8"/>
      </w:pPr>
    </w:p>
    <w:p w14:paraId="2B41765D" w14:textId="77777777" w:rsidR="008036B1" w:rsidRDefault="008036B1" w:rsidP="00F936BB">
      <w:pPr>
        <w:pStyle w:val="a8"/>
      </w:pPr>
    </w:p>
    <w:p w14:paraId="420B78DE" w14:textId="77777777" w:rsidR="008036B1" w:rsidRDefault="008036B1" w:rsidP="00F936BB">
      <w:pPr>
        <w:pStyle w:val="a8"/>
      </w:pPr>
    </w:p>
    <w:p w14:paraId="675C9A36" w14:textId="77777777" w:rsidR="00EB4B8C" w:rsidRDefault="00EB4B8C" w:rsidP="00F936BB">
      <w:pPr>
        <w:pStyle w:val="a8"/>
      </w:pPr>
    </w:p>
    <w:p w14:paraId="7607FE96" w14:textId="77777777" w:rsidR="00F936BB" w:rsidRDefault="00F936BB" w:rsidP="00F936BB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4F10288D" w14:textId="18FAEDD8" w:rsidR="00F936BB" w:rsidRPr="00E23456" w:rsidRDefault="00E23456" w:rsidP="00997FAD">
      <w:pPr>
        <w:pStyle w:val="10"/>
      </w:pPr>
      <w:bookmarkStart w:id="5" w:name="_Toc222415932"/>
      <w:r>
        <w:t>Цель</w:t>
      </w:r>
      <w:bookmarkEnd w:id="5"/>
    </w:p>
    <w:p w14:paraId="01767CBC" w14:textId="40927062" w:rsidR="008644A6" w:rsidRPr="00CA7A2C" w:rsidRDefault="008644A6" w:rsidP="00E23456">
      <w:r w:rsidRPr="008644A6">
        <w:t xml:space="preserve">В соответствии с выданным вариантом </w:t>
      </w:r>
      <w:r w:rsidR="00E23456">
        <w:t xml:space="preserve">реализовать вычислительный метод решения СЛАУ методом Гаусса-Зейделя на языке программирования </w:t>
      </w:r>
      <w:r w:rsidR="00E23456">
        <w:rPr>
          <w:lang w:val="en-US"/>
        </w:rPr>
        <w:t>Python</w:t>
      </w:r>
      <w:r w:rsidR="00E23456" w:rsidRPr="00E23456">
        <w:t>.</w:t>
      </w:r>
    </w:p>
    <w:p w14:paraId="0EC01A00" w14:textId="29223796" w:rsidR="00F570EC" w:rsidRPr="00E23456" w:rsidRDefault="00E23456" w:rsidP="00E23456">
      <w:pPr>
        <w:pStyle w:val="10"/>
      </w:pPr>
      <w:bookmarkStart w:id="6" w:name="_Toc222415933"/>
      <w:r>
        <w:t>Описание метода</w:t>
      </w:r>
      <w:bookmarkEnd w:id="6"/>
    </w:p>
    <w:p w14:paraId="3F7FE864" w14:textId="77777777" w:rsidR="006976F7" w:rsidRDefault="006976F7" w:rsidP="006976F7">
      <w:r>
        <w:t>Метод Гаусса-Зейделя — это итерационный алгоритм для решения систем линейных алгебраических уравнений, улучшающий метод простой итерации. Метод использует новые значения целевых переменных сразу после их вычисления в текущей итерации, что ускоряет сходимость. Метод эффективен при диагональном преобладании матрицы.</w:t>
      </w:r>
    </w:p>
    <w:p w14:paraId="4A7D0F82" w14:textId="4CF68F78" w:rsidR="006976F7" w:rsidRPr="00CA7A2C" w:rsidRDefault="006976F7" w:rsidP="006976F7">
      <w:r>
        <w:t>Решение системы x</w:t>
      </w:r>
      <w:r>
        <w:rPr>
          <w:rFonts w:ascii="Cambria Math" w:hAnsi="Cambria Math" w:cs="Cambria Math"/>
        </w:rPr>
        <w:t xml:space="preserve">* </w:t>
      </w:r>
      <w:r>
        <w:t xml:space="preserve">находится как предел последовательности, </w:t>
      </w:r>
      <w:r w:rsidRPr="006976F7">
        <w:t>вычисляемой по правилу</w:t>
      </w:r>
      <w:r>
        <w:t>:</w:t>
      </w:r>
    </w:p>
    <w:p w14:paraId="7DAF5BE0" w14:textId="379F43B0" w:rsidR="006976F7" w:rsidRDefault="006976F7" w:rsidP="006976F7">
      <w:pPr>
        <w:ind w:left="708" w:firstLine="1"/>
        <w:rPr>
          <w:lang w:val="en-US"/>
        </w:rPr>
      </w:pPr>
      <w:r w:rsidRPr="006976F7">
        <w:rPr>
          <w:rFonts w:eastAsiaTheme="minorEastAsia"/>
          <w:noProof/>
        </w:rPr>
        <w:drawing>
          <wp:inline distT="0" distB="0" distL="0" distR="0" wp14:anchorId="3AC59A32" wp14:editId="4ADAD75C">
            <wp:extent cx="2415397" cy="53675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265" cy="5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6F7">
        <w:rPr>
          <w:noProof/>
        </w:rPr>
        <w:drawing>
          <wp:inline distT="0" distB="0" distL="0" distR="0" wp14:anchorId="73F495A5" wp14:editId="4698F2C5">
            <wp:extent cx="3950899" cy="117983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683" cy="118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DB17" w14:textId="0E6BF48C" w:rsidR="006976F7" w:rsidRPr="006976F7" w:rsidRDefault="0083525E" w:rsidP="0083525E">
      <w:r>
        <w:t>Г</w:t>
      </w:r>
      <w:r w:rsidRPr="0083525E">
        <w:t>де </w:t>
      </w:r>
      <w:r w:rsidRPr="0083525E">
        <w:rPr>
          <w:i/>
          <w:iCs/>
        </w:rPr>
        <w:t>a</w:t>
      </w:r>
      <w:r w:rsidRPr="0083525E">
        <w:rPr>
          <w:i/>
          <w:iCs/>
          <w:vertAlign w:val="subscript"/>
        </w:rPr>
        <w:t>ij</w:t>
      </w:r>
      <w:r w:rsidRPr="0083525E">
        <w:t>​ – элементы матрицы </w:t>
      </w:r>
      <w:r w:rsidRPr="0083525E">
        <w:rPr>
          <w:i/>
          <w:iCs/>
        </w:rPr>
        <w:t>A</w:t>
      </w:r>
      <w:r w:rsidRPr="0083525E">
        <w:t>, </w:t>
      </w:r>
      <w:r w:rsidRPr="0083525E">
        <w:rPr>
          <w:i/>
          <w:iCs/>
        </w:rPr>
        <w:t>b</w:t>
      </w:r>
      <w:r w:rsidRPr="0083525E">
        <w:rPr>
          <w:i/>
          <w:iCs/>
          <w:vertAlign w:val="subscript"/>
        </w:rPr>
        <w:t>i</w:t>
      </w:r>
      <w:r w:rsidRPr="0083525E">
        <w:rPr>
          <w:i/>
          <w:iCs/>
          <w:vertAlign w:val="subscript"/>
        </w:rPr>
        <w:softHyphen/>
      </w:r>
      <w:r w:rsidRPr="0083525E">
        <w:rPr>
          <w:vertAlign w:val="subscript"/>
        </w:rPr>
        <w:t>​ </w:t>
      </w:r>
      <w:r w:rsidRPr="0083525E">
        <w:t>– компоненты вектора </w:t>
      </w:r>
      <w:r w:rsidRPr="0083525E">
        <w:rPr>
          <w:i/>
          <w:iCs/>
        </w:rPr>
        <w:t>b</w:t>
      </w:r>
      <w:r w:rsidRPr="0083525E">
        <w:t>; диагональные элементы матрицы </w:t>
      </w:r>
      <w:r w:rsidRPr="0083525E">
        <w:rPr>
          <w:i/>
          <w:iCs/>
        </w:rPr>
        <w:t>A</w:t>
      </w:r>
      <w:r w:rsidRPr="0083525E">
        <w:t> предполагаются отличными от нуля. Вычисления </w:t>
      </w:r>
      <w:r>
        <w:rPr>
          <w:lang w:val="en-US"/>
        </w:rPr>
        <w:t>x</w:t>
      </w:r>
      <w:r w:rsidRPr="0083525E">
        <w:t>* отличаются от</w:t>
      </w:r>
      <w:r>
        <w:t xml:space="preserve"> метода простой итерации</w:t>
      </w:r>
      <w:r w:rsidRPr="0083525E">
        <w:t xml:space="preserve"> лишь тем, что на </w:t>
      </w:r>
      <w:r w:rsidRPr="0083525E">
        <w:rPr>
          <w:i/>
          <w:iCs/>
        </w:rPr>
        <w:t>k</w:t>
      </w:r>
      <w:r w:rsidRPr="0083525E">
        <w:t>-м шаге при вычислении </w:t>
      </w:r>
      <w:r w:rsidRPr="0083525E">
        <w:rPr>
          <w:i/>
          <w:iCs/>
        </w:rPr>
        <w:t>i</w:t>
      </w:r>
      <w:r w:rsidRPr="0083525E">
        <w:t>-й компоненты учитываются вычисленные </w:t>
      </w:r>
      <w:r w:rsidRPr="0083525E">
        <w:rPr>
          <w:i/>
          <w:iCs/>
        </w:rPr>
        <w:t>k</w:t>
      </w:r>
      <w:r w:rsidRPr="0083525E">
        <w:t>-е приближения первых (</w:t>
      </w:r>
      <w:r w:rsidRPr="0083525E">
        <w:rPr>
          <w:i/>
          <w:iCs/>
        </w:rPr>
        <w:t>i</w:t>
      </w:r>
      <w:r w:rsidRPr="0083525E">
        <w:t>−1) компонент.</w:t>
      </w:r>
    </w:p>
    <w:p w14:paraId="2D84AE0C" w14:textId="77777777" w:rsidR="006976F7" w:rsidRDefault="006976F7" w:rsidP="006976F7"/>
    <w:p w14:paraId="19193AEC" w14:textId="77777777" w:rsidR="006976F7" w:rsidRDefault="006976F7" w:rsidP="006976F7"/>
    <w:p w14:paraId="4A0AE224" w14:textId="17C6C4FD" w:rsidR="00E23456" w:rsidRDefault="00E23456" w:rsidP="00CA7A2C">
      <w:pPr>
        <w:ind w:firstLine="0"/>
      </w:pPr>
      <w:r w:rsidRPr="00E23456">
        <w:rPr>
          <w:noProof/>
        </w:rPr>
        <w:lastRenderedPageBreak/>
        <w:drawing>
          <wp:inline distT="0" distB="0" distL="0" distR="0" wp14:anchorId="2BAFC98A" wp14:editId="3B965332">
            <wp:extent cx="5939790" cy="46558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4696" w14:textId="77777777" w:rsidR="006976F7" w:rsidRDefault="006976F7" w:rsidP="006976F7">
      <w:pPr>
        <w:ind w:firstLine="0"/>
        <w:jc w:val="center"/>
      </w:pPr>
      <w:r>
        <w:t>Рис 1. Блок-схема численного метода</w:t>
      </w:r>
    </w:p>
    <w:p w14:paraId="20642CEE" w14:textId="15942E16" w:rsidR="00E23456" w:rsidRPr="00DC5A16" w:rsidRDefault="006976F7" w:rsidP="0083525E">
      <w:r>
        <w:t xml:space="preserve"> </w:t>
      </w:r>
    </w:p>
    <w:p w14:paraId="0B7CAF24" w14:textId="2E8ED6D3" w:rsidR="00DC5A16" w:rsidRPr="00571C7F" w:rsidRDefault="00DC5A16" w:rsidP="00DC5A16">
      <w:pPr>
        <w:pStyle w:val="10"/>
        <w:rPr>
          <w:ins w:id="7" w:author="Vasy Medov" w:date="2026-02-19T17:43:00Z"/>
          <w:rPrChange w:id="8" w:author="Vasy Medov" w:date="2026-02-19T17:43:00Z">
            <w:rPr>
              <w:ins w:id="9" w:author="Vasy Medov" w:date="2026-02-19T17:43:00Z"/>
              <w:lang w:val="en-US"/>
            </w:rPr>
          </w:rPrChange>
        </w:rPr>
      </w:pPr>
      <w:bookmarkStart w:id="10" w:name="_Toc222415934"/>
      <w:r>
        <w:t>Исходный код программы</w:t>
      </w:r>
      <w:bookmarkEnd w:id="10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14:paraId="62CEBA0F" w14:textId="77777777" w:rsidTr="00571C7F">
        <w:tc>
          <w:tcPr>
            <w:tcW w:w="9344" w:type="dxa"/>
          </w:tcPr>
          <w:p w14:paraId="6334C1FF" w14:textId="77777777" w:rsidR="00571C7F" w:rsidRDefault="00571C7F" w:rsidP="00571C7F">
            <w:pPr>
              <w:pStyle w:val="af2"/>
              <w:rPr>
                <w:lang w:val="ru-RU"/>
              </w:rPr>
            </w:pPr>
          </w:p>
          <w:p w14:paraId="1821CD45" w14:textId="033A0093" w:rsidR="00571C7F" w:rsidRPr="00571C7F" w:rsidRDefault="00571C7F" w:rsidP="00571C7F">
            <w:pPr>
              <w:pStyle w:val="af2"/>
            </w:pPr>
            <w:r w:rsidRPr="00571C7F">
              <w:t>def calc_gauss_seidel(A, X, B, m=10, e=1e-2):</w:t>
            </w:r>
          </w:p>
          <w:p w14:paraId="63CC9A2B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 xml:space="preserve">    </w:t>
            </w:r>
            <w:r w:rsidRPr="00571C7F">
              <w:rPr>
                <w:lang w:val="ru-RU"/>
              </w:rPr>
              <w:t>"""Решение СЛАУ Методом Гаусса-Зейделя</w:t>
            </w:r>
          </w:p>
          <w:p w14:paraId="3B43561D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</w:p>
          <w:p w14:paraId="214B5EFE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Args</w:t>
            </w:r>
            <w:r w:rsidRPr="00571C7F">
              <w:rPr>
                <w:lang w:val="ru-RU"/>
              </w:rPr>
              <w:t>:</w:t>
            </w:r>
          </w:p>
          <w:p w14:paraId="6388028C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A</w:t>
            </w:r>
            <w:r w:rsidRPr="00571C7F">
              <w:rPr>
                <w:lang w:val="ru-RU"/>
              </w:rPr>
              <w:t xml:space="preserve"> (</w:t>
            </w:r>
            <w:r w:rsidRPr="00571C7F">
              <w:t>float</w:t>
            </w:r>
            <w:r w:rsidRPr="00571C7F">
              <w:rPr>
                <w:lang w:val="ru-RU"/>
              </w:rPr>
              <w:t>): матрица коэффициентов</w:t>
            </w:r>
          </w:p>
          <w:p w14:paraId="73D6B19D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X</w:t>
            </w:r>
            <w:r w:rsidRPr="00571C7F">
              <w:rPr>
                <w:lang w:val="ru-RU"/>
              </w:rPr>
              <w:t xml:space="preserve"> (</w:t>
            </w:r>
            <w:r w:rsidRPr="00571C7F">
              <w:t>float</w:t>
            </w:r>
            <w:r w:rsidRPr="00571C7F">
              <w:rPr>
                <w:lang w:val="ru-RU"/>
              </w:rPr>
              <w:t>): матрица решений</w:t>
            </w:r>
          </w:p>
          <w:p w14:paraId="0E68BE70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B</w:t>
            </w:r>
            <w:r w:rsidRPr="00571C7F">
              <w:rPr>
                <w:lang w:val="ru-RU"/>
              </w:rPr>
              <w:t xml:space="preserve"> (</w:t>
            </w:r>
            <w:r w:rsidRPr="00571C7F">
              <w:t>float</w:t>
            </w:r>
            <w:r w:rsidRPr="00571C7F">
              <w:rPr>
                <w:lang w:val="ru-RU"/>
              </w:rPr>
              <w:t>): матрица свободных членов</w:t>
            </w:r>
          </w:p>
          <w:p w14:paraId="635E7F77" w14:textId="77777777" w:rsidR="00571C7F" w:rsidRPr="00571C7F" w:rsidRDefault="00571C7F" w:rsidP="00571C7F">
            <w:pPr>
              <w:pStyle w:val="af2"/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m</w:t>
            </w:r>
            <w:r w:rsidRPr="00571C7F">
              <w:rPr>
                <w:lang w:val="ru-RU"/>
              </w:rPr>
              <w:t xml:space="preserve"> (</w:t>
            </w:r>
            <w:r w:rsidRPr="00571C7F">
              <w:t>int</w:t>
            </w:r>
            <w:r w:rsidRPr="00571C7F">
              <w:rPr>
                <w:lang w:val="ru-RU"/>
              </w:rPr>
              <w:t xml:space="preserve">, </w:t>
            </w:r>
            <w:r w:rsidRPr="00571C7F">
              <w:t>optional</w:t>
            </w:r>
            <w:r w:rsidRPr="00571C7F">
              <w:rPr>
                <w:lang w:val="ru-RU"/>
              </w:rPr>
              <w:t xml:space="preserve">): макс. колическо итераций приближений. </w:t>
            </w:r>
            <w:r w:rsidRPr="00571C7F">
              <w:t>Defaults to 10.</w:t>
            </w:r>
          </w:p>
          <w:p w14:paraId="3B4CDB96" w14:textId="77777777" w:rsidR="00571C7F" w:rsidRPr="00571C7F" w:rsidRDefault="00571C7F" w:rsidP="00571C7F">
            <w:pPr>
              <w:pStyle w:val="af2"/>
            </w:pPr>
            <w:r w:rsidRPr="00571C7F">
              <w:t>        e (float, optional): допустимая погрешность. Defaults to 1e-2.</w:t>
            </w:r>
          </w:p>
          <w:p w14:paraId="0E90DDCA" w14:textId="77777777" w:rsidR="00571C7F" w:rsidRPr="00571C7F" w:rsidRDefault="00571C7F" w:rsidP="00571C7F">
            <w:pPr>
              <w:pStyle w:val="af2"/>
            </w:pPr>
            <w:r w:rsidRPr="00571C7F">
              <w:t>    """</w:t>
            </w:r>
          </w:p>
          <w:p w14:paraId="66994F1E" w14:textId="77777777" w:rsidR="00571C7F" w:rsidRPr="00571C7F" w:rsidRDefault="00571C7F" w:rsidP="00571C7F">
            <w:pPr>
              <w:pStyle w:val="af2"/>
            </w:pPr>
            <w:r w:rsidRPr="00571C7F">
              <w:t xml:space="preserve">    </w:t>
            </w:r>
          </w:p>
          <w:p w14:paraId="227D2FB5" w14:textId="77777777" w:rsidR="00571C7F" w:rsidRPr="00571C7F" w:rsidRDefault="00571C7F" w:rsidP="00571C7F">
            <w:pPr>
              <w:pStyle w:val="af2"/>
            </w:pPr>
            <w:r w:rsidRPr="00571C7F">
              <w:t>    k=1</w:t>
            </w:r>
          </w:p>
          <w:p w14:paraId="379BE542" w14:textId="77777777" w:rsidR="00571C7F" w:rsidRPr="00571C7F" w:rsidRDefault="00571C7F" w:rsidP="00571C7F">
            <w:pPr>
              <w:pStyle w:val="af2"/>
            </w:pPr>
            <w:r w:rsidRPr="00571C7F">
              <w:t>    while 1:</w:t>
            </w:r>
          </w:p>
          <w:p w14:paraId="72B6D8C9" w14:textId="77777777" w:rsidR="00571C7F" w:rsidRPr="00571C7F" w:rsidRDefault="00571C7F" w:rsidP="00571C7F">
            <w:pPr>
              <w:pStyle w:val="af2"/>
            </w:pPr>
            <w:r w:rsidRPr="00571C7F">
              <w:t>        delta = 0</w:t>
            </w:r>
          </w:p>
          <w:p w14:paraId="6BA77F9E" w14:textId="77777777" w:rsidR="00571C7F" w:rsidRPr="00571C7F" w:rsidRDefault="00571C7F" w:rsidP="00571C7F">
            <w:pPr>
              <w:pStyle w:val="af2"/>
            </w:pPr>
            <w:r w:rsidRPr="00571C7F">
              <w:t>        for i in range(n):</w:t>
            </w:r>
          </w:p>
          <w:p w14:paraId="13D7C01F" w14:textId="77777777" w:rsidR="00571C7F" w:rsidRPr="00571C7F" w:rsidRDefault="00571C7F" w:rsidP="00571C7F">
            <w:pPr>
              <w:pStyle w:val="af2"/>
            </w:pPr>
            <w:r w:rsidRPr="00571C7F">
              <w:t>            s=0</w:t>
            </w:r>
          </w:p>
          <w:p w14:paraId="56F21225" w14:textId="77777777" w:rsidR="00571C7F" w:rsidRPr="00571C7F" w:rsidRDefault="00571C7F" w:rsidP="00571C7F">
            <w:pPr>
              <w:pStyle w:val="af2"/>
            </w:pPr>
            <w:r w:rsidRPr="00571C7F">
              <w:lastRenderedPageBreak/>
              <w:t>            for j in range(i):</w:t>
            </w:r>
          </w:p>
          <w:p w14:paraId="1FAEE7B7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    s += A[i, j] * X[j]   </w:t>
            </w:r>
          </w:p>
          <w:p w14:paraId="13FC1BE5" w14:textId="77777777" w:rsidR="00571C7F" w:rsidRPr="00571C7F" w:rsidRDefault="00571C7F" w:rsidP="00571C7F">
            <w:pPr>
              <w:pStyle w:val="af2"/>
            </w:pPr>
            <w:r w:rsidRPr="00571C7F">
              <w:t>            for j in range(i+1, n):</w:t>
            </w:r>
          </w:p>
          <w:p w14:paraId="49C6CD73" w14:textId="77777777" w:rsidR="00571C7F" w:rsidRPr="00571C7F" w:rsidRDefault="00571C7F" w:rsidP="00571C7F">
            <w:pPr>
              <w:pStyle w:val="af2"/>
            </w:pPr>
            <w:r w:rsidRPr="00571C7F">
              <w:t>                s += A[i, j] * X[j]</w:t>
            </w:r>
          </w:p>
          <w:p w14:paraId="6AC48386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    </w:t>
            </w:r>
          </w:p>
          <w:p w14:paraId="0FF6A837" w14:textId="77777777" w:rsidR="00571C7F" w:rsidRPr="00571C7F" w:rsidRDefault="00571C7F" w:rsidP="00571C7F">
            <w:pPr>
              <w:pStyle w:val="af2"/>
            </w:pPr>
            <w:r w:rsidRPr="00571C7F">
              <w:t>            new_x = (B[i] - s) / A[i, i]</w:t>
            </w:r>
          </w:p>
          <w:p w14:paraId="049FF51D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</w:t>
            </w:r>
          </w:p>
          <w:p w14:paraId="078B16AE" w14:textId="77777777" w:rsidR="00571C7F" w:rsidRPr="00571C7F" w:rsidRDefault="00571C7F" w:rsidP="00571C7F">
            <w:pPr>
              <w:pStyle w:val="af2"/>
            </w:pPr>
            <w:r w:rsidRPr="00571C7F">
              <w:t>            d = abs(new_x - X[i])</w:t>
            </w:r>
          </w:p>
          <w:p w14:paraId="7DF1CD13" w14:textId="77777777" w:rsidR="00571C7F" w:rsidRPr="00571C7F" w:rsidRDefault="00571C7F" w:rsidP="00571C7F">
            <w:pPr>
              <w:pStyle w:val="af2"/>
            </w:pPr>
            <w:r w:rsidRPr="00571C7F">
              <w:t>            if d &gt; delta:</w:t>
            </w:r>
          </w:p>
          <w:p w14:paraId="40555720" w14:textId="77777777" w:rsidR="00571C7F" w:rsidRPr="00571C7F" w:rsidRDefault="00571C7F" w:rsidP="00571C7F">
            <w:pPr>
              <w:pStyle w:val="af2"/>
            </w:pPr>
            <w:r w:rsidRPr="00571C7F">
              <w:t>                delta = d</w:t>
            </w:r>
          </w:p>
          <w:p w14:paraId="24FC3EF8" w14:textId="77777777" w:rsidR="00571C7F" w:rsidRPr="00571C7F" w:rsidRDefault="00571C7F" w:rsidP="00571C7F">
            <w:pPr>
              <w:pStyle w:val="af2"/>
            </w:pPr>
            <w:r w:rsidRPr="00571C7F">
              <w:t>            X[i] = new_x</w:t>
            </w:r>
          </w:p>
          <w:p w14:paraId="7C08697C" w14:textId="77777777" w:rsidR="00571C7F" w:rsidRPr="00571C7F" w:rsidRDefault="00571C7F" w:rsidP="00571C7F">
            <w:pPr>
              <w:pStyle w:val="af2"/>
            </w:pPr>
          </w:p>
          <w:p w14:paraId="69C3BF7E" w14:textId="77777777" w:rsidR="00571C7F" w:rsidRPr="00571C7F" w:rsidRDefault="00571C7F" w:rsidP="00571C7F">
            <w:pPr>
              <w:pStyle w:val="af2"/>
            </w:pPr>
            <w:r w:rsidRPr="00571C7F">
              <w:t>        print(f"Итерация {k}:")</w:t>
            </w:r>
          </w:p>
          <w:p w14:paraId="159631F2" w14:textId="77777777" w:rsidR="00571C7F" w:rsidRPr="00571C7F" w:rsidRDefault="00571C7F" w:rsidP="00571C7F">
            <w:pPr>
              <w:pStyle w:val="af2"/>
            </w:pPr>
            <w:r w:rsidRPr="00571C7F">
              <w:t>        for i in range(n):</w:t>
            </w:r>
          </w:p>
          <w:p w14:paraId="3E06DD57" w14:textId="77777777" w:rsidR="00571C7F" w:rsidRPr="00571C7F" w:rsidRDefault="00571C7F" w:rsidP="00571C7F">
            <w:pPr>
              <w:pStyle w:val="af2"/>
            </w:pPr>
            <w:r w:rsidRPr="00571C7F">
              <w:t>            print(f"    x{i+1} = {X.copy()[i]:.10f}")</w:t>
            </w:r>
          </w:p>
          <w:p w14:paraId="286636F0" w14:textId="77777777" w:rsidR="00571C7F" w:rsidRPr="00571C7F" w:rsidRDefault="00571C7F" w:rsidP="00571C7F">
            <w:pPr>
              <w:pStyle w:val="af2"/>
            </w:pPr>
          </w:p>
          <w:p w14:paraId="745650FA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       if</w:t>
            </w:r>
            <w:r w:rsidRPr="00571C7F">
              <w:rPr>
                <w:lang w:val="ru-RU"/>
              </w:rPr>
              <w:t xml:space="preserve"> </w:t>
            </w:r>
            <w:r w:rsidRPr="00571C7F">
              <w:t>delta</w:t>
            </w:r>
            <w:r w:rsidRPr="00571C7F">
              <w:rPr>
                <w:lang w:val="ru-RU"/>
              </w:rPr>
              <w:t xml:space="preserve"> &lt; </w:t>
            </w:r>
            <w:r w:rsidRPr="00571C7F">
              <w:t>e</w:t>
            </w:r>
            <w:r w:rsidRPr="00571C7F">
              <w:rPr>
                <w:lang w:val="ru-RU"/>
              </w:rPr>
              <w:t>:</w:t>
            </w:r>
          </w:p>
          <w:p w14:paraId="2E6D8513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print</w:t>
            </w:r>
            <w:r w:rsidRPr="00571C7F">
              <w:rPr>
                <w:lang w:val="ru-RU"/>
              </w:rPr>
              <w:t>(</w:t>
            </w:r>
            <w:r w:rsidRPr="00571C7F">
              <w:t>f</w:t>
            </w:r>
            <w:r w:rsidRPr="00571C7F">
              <w:rPr>
                <w:lang w:val="ru-RU"/>
              </w:rPr>
              <w:t>"Решение найдено за {</w:t>
            </w:r>
            <w:r w:rsidRPr="00571C7F">
              <w:t>k</w:t>
            </w:r>
            <w:r w:rsidRPr="00571C7F">
              <w:rPr>
                <w:lang w:val="ru-RU"/>
              </w:rPr>
              <w:t>} итераций:")</w:t>
            </w:r>
          </w:p>
          <w:p w14:paraId="3A97064A" w14:textId="77777777" w:rsidR="00571C7F" w:rsidRPr="00571C7F" w:rsidRDefault="00571C7F" w:rsidP="00571C7F">
            <w:pPr>
              <w:pStyle w:val="af2"/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print("Вектор неизвестных:")</w:t>
            </w:r>
          </w:p>
          <w:p w14:paraId="4ED91D4C" w14:textId="77777777" w:rsidR="00571C7F" w:rsidRPr="00571C7F" w:rsidRDefault="00571C7F" w:rsidP="00571C7F">
            <w:pPr>
              <w:pStyle w:val="af2"/>
            </w:pPr>
            <w:r w:rsidRPr="00571C7F">
              <w:t>            for i in range(n):</w:t>
            </w:r>
          </w:p>
          <w:p w14:paraId="7A45D355" w14:textId="77777777" w:rsidR="00571C7F" w:rsidRPr="00571C7F" w:rsidRDefault="00571C7F" w:rsidP="00571C7F">
            <w:pPr>
              <w:pStyle w:val="af2"/>
            </w:pPr>
            <w:r w:rsidRPr="00571C7F">
              <w:t>                print(f"x{i+1} = {X[i]:.10f}")</w:t>
            </w:r>
          </w:p>
          <w:p w14:paraId="63C96534" w14:textId="77777777" w:rsidR="00571C7F" w:rsidRPr="00571C7F" w:rsidRDefault="00571C7F" w:rsidP="00571C7F">
            <w:pPr>
              <w:pStyle w:val="af2"/>
            </w:pPr>
            <w:r w:rsidRPr="00571C7F">
              <w:t>            break</w:t>
            </w:r>
          </w:p>
          <w:p w14:paraId="403C6983" w14:textId="77777777" w:rsidR="00571C7F" w:rsidRPr="00571C7F" w:rsidRDefault="00571C7F" w:rsidP="00571C7F">
            <w:pPr>
              <w:pStyle w:val="af2"/>
            </w:pPr>
            <w:r w:rsidRPr="00571C7F">
              <w:t>        else:</w:t>
            </w:r>
          </w:p>
          <w:p w14:paraId="68A89676" w14:textId="77777777" w:rsidR="00571C7F" w:rsidRPr="00571C7F" w:rsidRDefault="00571C7F" w:rsidP="00571C7F">
            <w:pPr>
              <w:pStyle w:val="af2"/>
            </w:pPr>
            <w:r w:rsidRPr="00571C7F">
              <w:t>            if k &lt; m:</w:t>
            </w:r>
          </w:p>
          <w:p w14:paraId="26A11ED6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               k</w:t>
            </w:r>
            <w:r w:rsidRPr="00571C7F">
              <w:rPr>
                <w:lang w:val="ru-RU"/>
              </w:rPr>
              <w:t xml:space="preserve"> = </w:t>
            </w:r>
            <w:r w:rsidRPr="00571C7F">
              <w:t>k</w:t>
            </w:r>
            <w:r w:rsidRPr="00571C7F">
              <w:rPr>
                <w:lang w:val="ru-RU"/>
              </w:rPr>
              <w:t xml:space="preserve"> + 1</w:t>
            </w:r>
          </w:p>
          <w:p w14:paraId="0E28B5C9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else</w:t>
            </w:r>
            <w:r w:rsidRPr="00571C7F">
              <w:rPr>
                <w:lang w:val="ru-RU"/>
              </w:rPr>
              <w:t>:</w:t>
            </w:r>
          </w:p>
          <w:p w14:paraId="4AD2A2C8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print</w:t>
            </w:r>
            <w:r w:rsidRPr="00571C7F">
              <w:rPr>
                <w:lang w:val="ru-RU"/>
              </w:rPr>
              <w:t>("Итерации расходятся")</w:t>
            </w:r>
          </w:p>
          <w:p w14:paraId="0DBBA66E" w14:textId="77777777" w:rsidR="00571C7F" w:rsidRPr="00571C7F" w:rsidRDefault="00571C7F" w:rsidP="00571C7F">
            <w:pPr>
              <w:pStyle w:val="af2"/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break</w:t>
            </w:r>
          </w:p>
          <w:p w14:paraId="57AB5452" w14:textId="77777777" w:rsidR="00571C7F" w:rsidRDefault="00571C7F" w:rsidP="00571C7F">
            <w:pPr>
              <w:pStyle w:val="af2"/>
            </w:pPr>
          </w:p>
        </w:tc>
      </w:tr>
    </w:tbl>
    <w:p w14:paraId="5ED1C593" w14:textId="77777777" w:rsidR="00571C7F" w:rsidRDefault="00571C7F" w:rsidP="00571C7F">
      <w:pPr>
        <w:pStyle w:val="af2"/>
      </w:pPr>
    </w:p>
    <w:p w14:paraId="0B859ED9" w14:textId="77777777" w:rsidR="00571C7F" w:rsidRPr="00571C7F" w:rsidRDefault="00571C7F">
      <w:pPr>
        <w:pStyle w:val="af2"/>
        <w:pPrChange w:id="11" w:author="Vasy Medov" w:date="2026-02-19T17:43:00Z">
          <w:pPr>
            <w:pStyle w:val="10"/>
          </w:pPr>
        </w:pPrChange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4AB5227A" w14:textId="4BC76366" w:rsidR="001158F8" w:rsidRPr="00571C7F" w:rsidRDefault="00000000" w:rsidP="00571C7F">
      <w:hyperlink r:id="rId12" w:history="1">
        <w:r w:rsidR="00E23456" w:rsidRPr="00CA7A2C">
          <w:rPr>
            <w:rStyle w:val="aa"/>
          </w:rPr>
          <w:t>Код вычислительного метода</w:t>
        </w:r>
      </w:hyperlink>
    </w:p>
    <w:p w14:paraId="5424C98D" w14:textId="77777777" w:rsidR="001158F8" w:rsidRDefault="001158F8" w:rsidP="00997FAD">
      <w:pPr>
        <w:pStyle w:val="10"/>
      </w:pPr>
    </w:p>
    <w:p w14:paraId="01EB2AB1" w14:textId="77777777" w:rsidR="00571C7F" w:rsidRDefault="00571C7F" w:rsidP="00571C7F"/>
    <w:p w14:paraId="20C80802" w14:textId="77777777" w:rsidR="00571C7F" w:rsidRDefault="00571C7F" w:rsidP="00571C7F"/>
    <w:p w14:paraId="694796DF" w14:textId="77777777" w:rsidR="00571C7F" w:rsidRDefault="00571C7F" w:rsidP="00571C7F"/>
    <w:p w14:paraId="2CBD6C59" w14:textId="77777777" w:rsidR="00571C7F" w:rsidRDefault="00571C7F" w:rsidP="00571C7F"/>
    <w:p w14:paraId="24FBB76B" w14:textId="77777777" w:rsidR="00571C7F" w:rsidRDefault="00571C7F" w:rsidP="00571C7F"/>
    <w:p w14:paraId="14BD4D6B" w14:textId="77777777" w:rsidR="00571C7F" w:rsidRPr="002C4CB2" w:rsidRDefault="00571C7F" w:rsidP="00571C7F">
      <w:pPr>
        <w:rPr>
          <w:lang w:val="en-US"/>
        </w:rPr>
      </w:pPr>
    </w:p>
    <w:p w14:paraId="16F8DF9D" w14:textId="21F8781E" w:rsidR="00F12CF4" w:rsidRDefault="00F12CF4" w:rsidP="00997FAD">
      <w:pPr>
        <w:pStyle w:val="10"/>
      </w:pPr>
      <w:bookmarkStart w:id="12" w:name="_Toc222415935"/>
      <w:r>
        <w:lastRenderedPageBreak/>
        <w:t>Результат работы</w:t>
      </w:r>
      <w:bookmarkEnd w:id="12"/>
    </w:p>
    <w:p w14:paraId="231B27F6" w14:textId="2A8D4DE8" w:rsidR="00DD2049" w:rsidRPr="008644A6" w:rsidRDefault="001158F8" w:rsidP="001158F8">
      <w:pPr>
        <w:ind w:firstLine="0"/>
        <w:rPr>
          <w:rFonts w:ascii="Courier New" w:eastAsia="Times New Roman" w:hAnsi="Courier New" w:cs="Courier New"/>
          <w:color w:val="303570"/>
          <w:sz w:val="20"/>
          <w:szCs w:val="20"/>
          <w:lang w:eastAsia="ru-RU"/>
        </w:rPr>
      </w:pPr>
      <w:r w:rsidRPr="001158F8">
        <w:rPr>
          <w:rFonts w:ascii="Courier New" w:eastAsia="Times New Roman" w:hAnsi="Courier New" w:cs="Courier New"/>
          <w:noProof/>
          <w:color w:val="303570"/>
          <w:sz w:val="20"/>
          <w:szCs w:val="20"/>
          <w:lang w:eastAsia="ru-RU"/>
        </w:rPr>
        <w:drawing>
          <wp:inline distT="0" distB="0" distL="0" distR="0" wp14:anchorId="371A8B84" wp14:editId="5B959BD4">
            <wp:extent cx="2947917" cy="4332791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606" cy="436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8F8">
        <w:rPr>
          <w:rFonts w:ascii="Courier New" w:eastAsia="Times New Roman" w:hAnsi="Courier New" w:cs="Courier New"/>
          <w:noProof/>
          <w:color w:val="303570"/>
          <w:sz w:val="20"/>
          <w:szCs w:val="20"/>
          <w:lang w:eastAsia="ru-RU"/>
        </w:rPr>
        <w:drawing>
          <wp:inline distT="0" distB="0" distL="0" distR="0" wp14:anchorId="09F28105" wp14:editId="17C43B27">
            <wp:extent cx="2108580" cy="4314569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5960" cy="43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2752" w14:textId="77777777" w:rsidR="0083525E" w:rsidRPr="001158F8" w:rsidRDefault="0083525E" w:rsidP="001158F8">
      <w:pPr>
        <w:pStyle w:val="10"/>
        <w:jc w:val="both"/>
        <w:rPr>
          <w:lang w:val="en-US"/>
        </w:rPr>
      </w:pPr>
    </w:p>
    <w:p w14:paraId="26DCBD06" w14:textId="08071AC2" w:rsidR="00F936BB" w:rsidRDefault="00F94CC9" w:rsidP="00997FAD">
      <w:pPr>
        <w:pStyle w:val="10"/>
      </w:pPr>
      <w:bookmarkStart w:id="13" w:name="_Toc222415936"/>
      <w:r>
        <w:t>Вывод</w:t>
      </w:r>
      <w:bookmarkEnd w:id="13"/>
    </w:p>
    <w:p w14:paraId="074CA42C" w14:textId="6771FD7C" w:rsidR="00891540" w:rsidRPr="00884845" w:rsidRDefault="00E65B10" w:rsidP="00824D74">
      <w:r>
        <w:t>Проделав данную лабораторную работу</w:t>
      </w:r>
      <w:r w:rsidR="0084418A">
        <w:t xml:space="preserve"> №</w:t>
      </w:r>
      <w:r w:rsidR="0083525E">
        <w:t>1</w:t>
      </w:r>
      <w:r w:rsidRPr="00E65B10">
        <w:rPr>
          <w:b/>
          <w:bCs/>
        </w:rPr>
        <w:t xml:space="preserve"> </w:t>
      </w:r>
      <w:r>
        <w:t xml:space="preserve">я </w:t>
      </w:r>
      <w:r w:rsidR="0083525E">
        <w:t xml:space="preserve">изучил итерационный метод Гаусса-Зейделя для решения СЛАУ, реализовал численный метод на языке </w:t>
      </w:r>
      <w:r w:rsidR="0083525E">
        <w:rPr>
          <w:lang w:val="en-US"/>
        </w:rPr>
        <w:t>Python</w:t>
      </w:r>
      <w:r w:rsidR="00D909A8" w:rsidRPr="00D909A8">
        <w:t>.</w:t>
      </w:r>
    </w:p>
    <w:p w14:paraId="7B91B761" w14:textId="2EBD57E0" w:rsidR="00891540" w:rsidRPr="00571C7F" w:rsidRDefault="00891540" w:rsidP="00891540">
      <w:pPr>
        <w:pStyle w:val="ad"/>
        <w:ind w:left="0" w:firstLine="0"/>
        <w:rPr>
          <w:noProof/>
          <w:rPrChange w:id="14" w:author="Vasy Medov" w:date="2026-02-19T00:03:00Z">
            <w:rPr>
              <w:noProof/>
              <w:lang w:val="en-US"/>
            </w:rPr>
          </w:rPrChange>
        </w:rPr>
      </w:pPr>
    </w:p>
    <w:p w14:paraId="42A16A32" w14:textId="07B05151" w:rsidR="00824D74" w:rsidRPr="00824D74" w:rsidRDefault="00824D74">
      <w:pPr>
        <w:pStyle w:val="ad"/>
        <w:ind w:left="0" w:firstLine="0"/>
        <w:jc w:val="center"/>
        <w:rPr>
          <w:lang w:val="en-US"/>
        </w:rPr>
        <w:pPrChange w:id="15" w:author="Vasy Medov" w:date="2026-02-18T21:23:00Z">
          <w:pPr>
            <w:pStyle w:val="ad"/>
            <w:ind w:left="0" w:firstLine="0"/>
          </w:pPr>
        </w:pPrChange>
      </w:pPr>
      <w:r>
        <w:rPr>
          <w:noProof/>
        </w:rPr>
        <w:drawing>
          <wp:inline distT="0" distB="0" distL="0" distR="0" wp14:anchorId="3350B4AD" wp14:editId="3CFACD44">
            <wp:extent cx="1883583" cy="1905532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819" cy="191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4D74" w:rsidRPr="00824D74" w:rsidSect="00D307BC">
      <w:footerReference w:type="default" r:id="rId1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D0A0A" w14:textId="77777777" w:rsidR="005C11C1" w:rsidRDefault="005C11C1" w:rsidP="00997FAD">
      <w:r>
        <w:separator/>
      </w:r>
    </w:p>
    <w:p w14:paraId="28F6E67E" w14:textId="77777777" w:rsidR="005C11C1" w:rsidRDefault="005C11C1" w:rsidP="00997FAD"/>
    <w:p w14:paraId="22F546D8" w14:textId="77777777" w:rsidR="005C11C1" w:rsidRDefault="005C11C1" w:rsidP="00997FAD"/>
    <w:p w14:paraId="36AB827E" w14:textId="77777777" w:rsidR="005C11C1" w:rsidRDefault="005C11C1" w:rsidP="00997FAD"/>
  </w:endnote>
  <w:endnote w:type="continuationSeparator" w:id="0">
    <w:p w14:paraId="34D9BC2A" w14:textId="77777777" w:rsidR="005C11C1" w:rsidRDefault="005C11C1" w:rsidP="00997FAD">
      <w:r>
        <w:continuationSeparator/>
      </w:r>
    </w:p>
    <w:p w14:paraId="2014724C" w14:textId="77777777" w:rsidR="005C11C1" w:rsidRDefault="005C11C1" w:rsidP="00997FAD"/>
    <w:p w14:paraId="4B719BAF" w14:textId="77777777" w:rsidR="005C11C1" w:rsidRDefault="005C11C1" w:rsidP="00997FAD"/>
    <w:p w14:paraId="606E6CC0" w14:textId="77777777" w:rsidR="005C11C1" w:rsidRDefault="005C11C1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11B67" w14:textId="77777777" w:rsidR="005C11C1" w:rsidRDefault="005C11C1" w:rsidP="00997FAD">
      <w:r>
        <w:separator/>
      </w:r>
    </w:p>
    <w:p w14:paraId="25951629" w14:textId="77777777" w:rsidR="005C11C1" w:rsidRDefault="005C11C1" w:rsidP="00997FAD"/>
    <w:p w14:paraId="637FF145" w14:textId="77777777" w:rsidR="005C11C1" w:rsidRDefault="005C11C1" w:rsidP="00997FAD"/>
    <w:p w14:paraId="3E57BDC2" w14:textId="77777777" w:rsidR="005C11C1" w:rsidRDefault="005C11C1" w:rsidP="00997FAD"/>
  </w:footnote>
  <w:footnote w:type="continuationSeparator" w:id="0">
    <w:p w14:paraId="6B781C3F" w14:textId="77777777" w:rsidR="005C11C1" w:rsidRDefault="005C11C1" w:rsidP="00997FAD">
      <w:r>
        <w:continuationSeparator/>
      </w:r>
    </w:p>
    <w:p w14:paraId="79E090B9" w14:textId="77777777" w:rsidR="005C11C1" w:rsidRDefault="005C11C1" w:rsidP="00997FAD"/>
    <w:p w14:paraId="371D0284" w14:textId="77777777" w:rsidR="005C11C1" w:rsidRDefault="005C11C1" w:rsidP="00997FAD"/>
    <w:p w14:paraId="6EF65EC9" w14:textId="77777777" w:rsidR="005C11C1" w:rsidRDefault="005C11C1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6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2"/>
  </w:num>
  <w:num w:numId="2" w16cid:durableId="1124615822">
    <w:abstractNumId w:val="7"/>
  </w:num>
  <w:num w:numId="3" w16cid:durableId="1521115697">
    <w:abstractNumId w:val="13"/>
  </w:num>
  <w:num w:numId="4" w16cid:durableId="1703675565">
    <w:abstractNumId w:val="10"/>
  </w:num>
  <w:num w:numId="5" w16cid:durableId="795637087">
    <w:abstractNumId w:val="4"/>
  </w:num>
  <w:num w:numId="6" w16cid:durableId="1210535966">
    <w:abstractNumId w:val="12"/>
  </w:num>
  <w:num w:numId="7" w16cid:durableId="2143843107">
    <w:abstractNumId w:val="6"/>
  </w:num>
  <w:num w:numId="8" w16cid:durableId="1474785134">
    <w:abstractNumId w:val="3"/>
  </w:num>
  <w:num w:numId="9" w16cid:durableId="494035411">
    <w:abstractNumId w:val="9"/>
  </w:num>
  <w:num w:numId="10" w16cid:durableId="1594626180">
    <w:abstractNumId w:val="5"/>
  </w:num>
  <w:num w:numId="11" w16cid:durableId="545600938">
    <w:abstractNumId w:val="8"/>
  </w:num>
  <w:num w:numId="12" w16cid:durableId="1228301027">
    <w:abstractNumId w:val="11"/>
  </w:num>
  <w:num w:numId="13" w16cid:durableId="1662193865">
    <w:abstractNumId w:val="1"/>
  </w:num>
  <w:num w:numId="14" w16cid:durableId="7965268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sy Medov">
    <w15:presenceInfo w15:providerId="Windows Live" w15:userId="191c402eba1bd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638F4"/>
    <w:rsid w:val="000C2DD5"/>
    <w:rsid w:val="000E61FB"/>
    <w:rsid w:val="0010626C"/>
    <w:rsid w:val="00114710"/>
    <w:rsid w:val="001158F8"/>
    <w:rsid w:val="0013347A"/>
    <w:rsid w:val="00143469"/>
    <w:rsid w:val="001564B9"/>
    <w:rsid w:val="001567BD"/>
    <w:rsid w:val="00185AE4"/>
    <w:rsid w:val="001B1500"/>
    <w:rsid w:val="001C5439"/>
    <w:rsid w:val="00236735"/>
    <w:rsid w:val="00242679"/>
    <w:rsid w:val="0026445B"/>
    <w:rsid w:val="002713F9"/>
    <w:rsid w:val="00271F63"/>
    <w:rsid w:val="00274737"/>
    <w:rsid w:val="002A2DF0"/>
    <w:rsid w:val="002C1B33"/>
    <w:rsid w:val="002C4CB2"/>
    <w:rsid w:val="002F067F"/>
    <w:rsid w:val="003063B9"/>
    <w:rsid w:val="00320815"/>
    <w:rsid w:val="00335145"/>
    <w:rsid w:val="003E381E"/>
    <w:rsid w:val="003E58D0"/>
    <w:rsid w:val="00407408"/>
    <w:rsid w:val="00410D7D"/>
    <w:rsid w:val="004124C0"/>
    <w:rsid w:val="00446438"/>
    <w:rsid w:val="0045310D"/>
    <w:rsid w:val="00457530"/>
    <w:rsid w:val="00493A88"/>
    <w:rsid w:val="004C1830"/>
    <w:rsid w:val="004E221C"/>
    <w:rsid w:val="005440BC"/>
    <w:rsid w:val="00551F23"/>
    <w:rsid w:val="005608E9"/>
    <w:rsid w:val="00571C7F"/>
    <w:rsid w:val="00575E4F"/>
    <w:rsid w:val="00591B4A"/>
    <w:rsid w:val="0059427A"/>
    <w:rsid w:val="005C11C1"/>
    <w:rsid w:val="005C215A"/>
    <w:rsid w:val="005E6E0F"/>
    <w:rsid w:val="006038B3"/>
    <w:rsid w:val="00612714"/>
    <w:rsid w:val="0062471D"/>
    <w:rsid w:val="006976F7"/>
    <w:rsid w:val="006B0840"/>
    <w:rsid w:val="006C1CC1"/>
    <w:rsid w:val="006D1EEE"/>
    <w:rsid w:val="0070320E"/>
    <w:rsid w:val="007227D9"/>
    <w:rsid w:val="007349F2"/>
    <w:rsid w:val="007844D2"/>
    <w:rsid w:val="00785B3E"/>
    <w:rsid w:val="007D09A3"/>
    <w:rsid w:val="007D33AB"/>
    <w:rsid w:val="0080072A"/>
    <w:rsid w:val="008036B1"/>
    <w:rsid w:val="00824D74"/>
    <w:rsid w:val="0083525E"/>
    <w:rsid w:val="0084418A"/>
    <w:rsid w:val="008632E8"/>
    <w:rsid w:val="00863F6A"/>
    <w:rsid w:val="008644A6"/>
    <w:rsid w:val="0086624D"/>
    <w:rsid w:val="00884845"/>
    <w:rsid w:val="00891540"/>
    <w:rsid w:val="00897A54"/>
    <w:rsid w:val="008C5F60"/>
    <w:rsid w:val="008C676C"/>
    <w:rsid w:val="008D615B"/>
    <w:rsid w:val="008E64D7"/>
    <w:rsid w:val="008F0B30"/>
    <w:rsid w:val="00910208"/>
    <w:rsid w:val="00931846"/>
    <w:rsid w:val="00952B53"/>
    <w:rsid w:val="00961BDF"/>
    <w:rsid w:val="00997FAD"/>
    <w:rsid w:val="009A5225"/>
    <w:rsid w:val="009C6BF2"/>
    <w:rsid w:val="00A20CF3"/>
    <w:rsid w:val="00A252F8"/>
    <w:rsid w:val="00A35023"/>
    <w:rsid w:val="00A4552E"/>
    <w:rsid w:val="00A87873"/>
    <w:rsid w:val="00A87B5C"/>
    <w:rsid w:val="00AE042A"/>
    <w:rsid w:val="00AE0D88"/>
    <w:rsid w:val="00AF057F"/>
    <w:rsid w:val="00B0013D"/>
    <w:rsid w:val="00B25A9B"/>
    <w:rsid w:val="00B906C5"/>
    <w:rsid w:val="00B914A1"/>
    <w:rsid w:val="00C36731"/>
    <w:rsid w:val="00C662C7"/>
    <w:rsid w:val="00C86163"/>
    <w:rsid w:val="00C879A0"/>
    <w:rsid w:val="00CA7A2C"/>
    <w:rsid w:val="00CE1740"/>
    <w:rsid w:val="00CE5482"/>
    <w:rsid w:val="00CE7934"/>
    <w:rsid w:val="00D10727"/>
    <w:rsid w:val="00D130E3"/>
    <w:rsid w:val="00D307BC"/>
    <w:rsid w:val="00D326B0"/>
    <w:rsid w:val="00D47559"/>
    <w:rsid w:val="00D909A8"/>
    <w:rsid w:val="00DA792B"/>
    <w:rsid w:val="00DB02EF"/>
    <w:rsid w:val="00DB4167"/>
    <w:rsid w:val="00DC5A16"/>
    <w:rsid w:val="00DD2049"/>
    <w:rsid w:val="00DE0040"/>
    <w:rsid w:val="00E158A1"/>
    <w:rsid w:val="00E23456"/>
    <w:rsid w:val="00E25DF2"/>
    <w:rsid w:val="00E30528"/>
    <w:rsid w:val="00E3126C"/>
    <w:rsid w:val="00E43DB4"/>
    <w:rsid w:val="00E503A2"/>
    <w:rsid w:val="00E60C78"/>
    <w:rsid w:val="00E65B10"/>
    <w:rsid w:val="00EA07AB"/>
    <w:rsid w:val="00EB4B8C"/>
    <w:rsid w:val="00EC5E37"/>
    <w:rsid w:val="00ED3E1A"/>
    <w:rsid w:val="00EF2A6A"/>
    <w:rsid w:val="00F12CF4"/>
    <w:rsid w:val="00F41C6A"/>
    <w:rsid w:val="00F51E6A"/>
    <w:rsid w:val="00F570EC"/>
    <w:rsid w:val="00F61209"/>
    <w:rsid w:val="00F737E8"/>
    <w:rsid w:val="00F74732"/>
    <w:rsid w:val="00F936BB"/>
    <w:rsid w:val="00F93F4A"/>
    <w:rsid w:val="00F94CC9"/>
    <w:rsid w:val="00FC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B1B905-6ACA-4F50-A032-B2808E8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97F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mitrylesnoy/ITMO-study-labs/blob/Computational-math/Computation%20math/Comp_lab_1/compute.p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79</cp:revision>
  <cp:lastPrinted>2026-02-19T14:48:00Z</cp:lastPrinted>
  <dcterms:created xsi:type="dcterms:W3CDTF">2024-09-20T20:21:00Z</dcterms:created>
  <dcterms:modified xsi:type="dcterms:W3CDTF">2026-02-19T14:52:00Z</dcterms:modified>
</cp:coreProperties>
</file>