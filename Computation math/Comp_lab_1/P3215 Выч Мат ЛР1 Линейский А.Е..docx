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E148" w14:textId="77777777" w:rsidR="00242679" w:rsidRDefault="00242679" w:rsidP="00B0013D">
      <w:pPr>
        <w:jc w:val="center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55067FFD" wp14:editId="028A4EF0">
            <wp:extent cx="1339525" cy="52779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525" cy="527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75409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Федеральное государственное автономное образовательное</w:t>
      </w:r>
    </w:p>
    <w:p w14:paraId="3CAF9EAF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учреждение высшего образования</w:t>
      </w:r>
    </w:p>
    <w:p w14:paraId="38676901" w14:textId="77777777" w:rsidR="00242679" w:rsidRPr="00B0013D" w:rsidRDefault="00242679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«Национальный исследовательский университет ИТМО»</w:t>
      </w:r>
    </w:p>
    <w:p w14:paraId="72342580" w14:textId="77777777" w:rsidR="00242679" w:rsidRPr="00B0013D" w:rsidRDefault="00242679" w:rsidP="00B0013D">
      <w:pPr>
        <w:jc w:val="center"/>
        <w:rPr>
          <w:sz w:val="24"/>
          <w:szCs w:val="24"/>
        </w:rPr>
      </w:pPr>
    </w:p>
    <w:p w14:paraId="558F8D0B" w14:textId="77777777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Факультет программной инженерии и компьютерной техники</w:t>
      </w:r>
    </w:p>
    <w:p w14:paraId="5B3556EE" w14:textId="262AD839" w:rsidR="00B0013D" w:rsidRDefault="006C1CC1" w:rsidP="00B0013D">
      <w:pPr>
        <w:ind w:left="708" w:firstLine="1"/>
        <w:jc w:val="center"/>
        <w:rPr>
          <w:sz w:val="24"/>
          <w:szCs w:val="24"/>
        </w:rPr>
      </w:pPr>
      <w:r w:rsidRPr="00B0013D">
        <w:rPr>
          <w:sz w:val="24"/>
          <w:szCs w:val="24"/>
        </w:rPr>
        <w:t xml:space="preserve">Направление подготовки: 09.03.04 – Системное и прикладное программное </w:t>
      </w:r>
      <w:r w:rsidR="00B0013D">
        <w:rPr>
          <w:sz w:val="24"/>
          <w:szCs w:val="24"/>
        </w:rPr>
        <w:t xml:space="preserve">     обеспечение</w:t>
      </w:r>
    </w:p>
    <w:p w14:paraId="7555962A" w14:textId="5A47C998" w:rsidR="006C1CC1" w:rsidRPr="00B0013D" w:rsidRDefault="006C1CC1" w:rsidP="00B0013D">
      <w:pPr>
        <w:jc w:val="center"/>
        <w:rPr>
          <w:sz w:val="24"/>
          <w:szCs w:val="24"/>
        </w:rPr>
      </w:pPr>
      <w:r w:rsidRPr="00B0013D">
        <w:rPr>
          <w:sz w:val="24"/>
          <w:szCs w:val="24"/>
        </w:rPr>
        <w:t>Дисциплина «</w:t>
      </w:r>
      <w:r w:rsidR="00493A88">
        <w:rPr>
          <w:sz w:val="24"/>
          <w:szCs w:val="24"/>
        </w:rPr>
        <w:t>Вычислительная математика</w:t>
      </w:r>
      <w:r w:rsidRPr="00B0013D">
        <w:rPr>
          <w:sz w:val="24"/>
          <w:szCs w:val="24"/>
        </w:rPr>
        <w:t>»</w:t>
      </w:r>
    </w:p>
    <w:p w14:paraId="0EE45410" w14:textId="77777777" w:rsidR="00185AE4" w:rsidRDefault="00185AE4" w:rsidP="00997FAD"/>
    <w:p w14:paraId="088401FF" w14:textId="40F6D583" w:rsidR="006C1CC1" w:rsidRDefault="006C1CC1" w:rsidP="00997FAD"/>
    <w:p w14:paraId="5869D3E3" w14:textId="77777777" w:rsidR="00F12CF4" w:rsidRPr="00F12CF4" w:rsidRDefault="00F12CF4" w:rsidP="00997FAD"/>
    <w:p w14:paraId="4B4D4D68" w14:textId="42119757" w:rsidR="00242679" w:rsidRPr="00DC5A16" w:rsidRDefault="00242679" w:rsidP="00B0013D">
      <w:pPr>
        <w:jc w:val="center"/>
        <w:rPr>
          <w:b/>
          <w:bCs/>
        </w:rPr>
      </w:pPr>
      <w:r w:rsidRPr="00B0013D">
        <w:rPr>
          <w:b/>
          <w:bCs/>
        </w:rPr>
        <w:t>Отчёт по лабораторной работе №</w:t>
      </w:r>
      <w:r w:rsidR="00E23456">
        <w:rPr>
          <w:b/>
          <w:bCs/>
        </w:rPr>
        <w:t>1</w:t>
      </w:r>
    </w:p>
    <w:p w14:paraId="51BF8A75" w14:textId="415983CA" w:rsidR="006C1CC1" w:rsidRPr="00B0013D" w:rsidRDefault="00F51E6A" w:rsidP="00B0013D">
      <w:pPr>
        <w:jc w:val="center"/>
        <w:rPr>
          <w:b/>
          <w:bCs/>
        </w:rPr>
      </w:pPr>
      <w:r w:rsidRPr="00B0013D">
        <w:rPr>
          <w:b/>
          <w:bCs/>
        </w:rPr>
        <w:t>Вариант</w:t>
      </w:r>
      <w:r w:rsidR="00997FAD" w:rsidRPr="00B0013D">
        <w:rPr>
          <w:b/>
          <w:bCs/>
        </w:rPr>
        <w:t xml:space="preserve"> - </w:t>
      </w:r>
      <w:r w:rsidR="00E23456">
        <w:rPr>
          <w:b/>
          <w:bCs/>
        </w:rPr>
        <w:t>6</w:t>
      </w:r>
    </w:p>
    <w:p w14:paraId="08F1933E" w14:textId="3BAA40FB" w:rsidR="006C1CC1" w:rsidRPr="00B0013D" w:rsidRDefault="006C1CC1" w:rsidP="00B0013D">
      <w:pPr>
        <w:jc w:val="center"/>
        <w:rPr>
          <w:b/>
          <w:bCs/>
        </w:rPr>
      </w:pPr>
    </w:p>
    <w:p w14:paraId="0D8BA2F2" w14:textId="77777777" w:rsidR="00F12CF4" w:rsidRDefault="00F12CF4" w:rsidP="00997FAD"/>
    <w:p w14:paraId="36AA74E3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Выполнил</w:t>
      </w:r>
    </w:p>
    <w:p w14:paraId="4452E741" w14:textId="77777777" w:rsidR="00242679" w:rsidRPr="006C1CC1" w:rsidRDefault="00242679" w:rsidP="00B0013D">
      <w:pPr>
        <w:jc w:val="right"/>
      </w:pPr>
      <w:r w:rsidRPr="006C1CC1">
        <w:t>Линейский Аким Евгеньевич</w:t>
      </w:r>
    </w:p>
    <w:p w14:paraId="3B7E8AB2" w14:textId="0321B155" w:rsidR="00242679" w:rsidRPr="006C1CC1" w:rsidRDefault="00242679" w:rsidP="00B0013D">
      <w:pPr>
        <w:jc w:val="right"/>
      </w:pPr>
      <w:r w:rsidRPr="006C1CC1">
        <w:rPr>
          <w:lang w:val="en-US"/>
        </w:rPr>
        <w:t>P</w:t>
      </w:r>
      <w:r w:rsidRPr="006C1CC1">
        <w:t>3</w:t>
      </w:r>
      <w:r w:rsidR="00E23456">
        <w:t>2</w:t>
      </w:r>
      <w:r w:rsidRPr="006C1CC1">
        <w:t>15</w:t>
      </w:r>
    </w:p>
    <w:p w14:paraId="009B9F97" w14:textId="77777777" w:rsidR="00242679" w:rsidRPr="006C1CC1" w:rsidRDefault="00242679" w:rsidP="00B0013D">
      <w:pPr>
        <w:jc w:val="right"/>
        <w:rPr>
          <w:b/>
          <w:bCs/>
        </w:rPr>
      </w:pPr>
      <w:r w:rsidRPr="006C1CC1">
        <w:t>Проверил</w:t>
      </w:r>
    </w:p>
    <w:p w14:paraId="29BE18D9" w14:textId="02993A75" w:rsidR="00E25DF2" w:rsidRDefault="00E23456" w:rsidP="00B0013D">
      <w:pPr>
        <w:jc w:val="right"/>
      </w:pPr>
      <w:r w:rsidRPr="00E23456">
        <w:t>Наумова Надежда Александровна</w:t>
      </w:r>
    </w:p>
    <w:p w14:paraId="60BA573F" w14:textId="77777777" w:rsidR="00E23456" w:rsidRDefault="00E23456" w:rsidP="00B0013D">
      <w:pPr>
        <w:jc w:val="right"/>
      </w:pPr>
    </w:p>
    <w:p w14:paraId="15CB5631" w14:textId="5B118EC2" w:rsidR="00242679" w:rsidRPr="00CA7A2C" w:rsidRDefault="006C1CC1" w:rsidP="00B0013D">
      <w:pPr>
        <w:jc w:val="center"/>
      </w:pPr>
      <w:r w:rsidRPr="006C1CC1">
        <w:t>Санк</w:t>
      </w:r>
      <w:r>
        <w:t xml:space="preserve">т </w:t>
      </w:r>
      <w:r w:rsidRPr="006C1CC1">
        <w:t>-</w:t>
      </w:r>
      <w:r>
        <w:t xml:space="preserve"> </w:t>
      </w:r>
      <w:r w:rsidRPr="006C1CC1">
        <w:t>Петербург</w:t>
      </w:r>
      <w:r>
        <w:t xml:space="preserve"> </w:t>
      </w:r>
      <w:r w:rsidR="00242679" w:rsidRPr="006C1CC1">
        <w:t>202</w:t>
      </w:r>
      <w:r w:rsidR="00E23456">
        <w:t>6</w:t>
      </w:r>
    </w:p>
    <w:bookmarkStart w:id="0" w:name="_Toc182062724" w:displacedByCustomXml="next"/>
    <w:bookmarkStart w:id="1" w:name="_Toc178448935" w:displacedByCustomXml="next"/>
    <w:bookmarkStart w:id="2" w:name="_Toc178448813" w:displacedByCustomXml="next"/>
    <w:bookmarkStart w:id="3" w:name="_Toc178447396" w:displacedByCustomXml="next"/>
    <w:sdt>
      <w:sdtPr>
        <w:rPr>
          <w:b w:val="0"/>
          <w:bCs w:val="0"/>
          <w:sz w:val="28"/>
          <w:szCs w:val="22"/>
        </w:rPr>
        <w:id w:val="1622332937"/>
        <w:docPartObj>
          <w:docPartGallery w:val="Table of Contents"/>
          <w:docPartUnique/>
        </w:docPartObj>
      </w:sdtPr>
      <w:sdtContent>
        <w:p w14:paraId="1C6FD88C" w14:textId="77777777" w:rsidR="00884845" w:rsidRDefault="00F936BB" w:rsidP="00F93F4A">
          <w:pPr>
            <w:pStyle w:val="10"/>
            <w:ind w:firstLine="0"/>
            <w:rPr>
              <w:noProof/>
            </w:rPr>
          </w:pPr>
          <w:r>
            <w:t>Содержание</w:t>
          </w:r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66F4C07" w14:textId="424D41A3" w:rsidR="00884845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5" w:history="1">
            <w:r w:rsidR="00884845" w:rsidRPr="00FE0C51">
              <w:rPr>
                <w:rStyle w:val="aa"/>
                <w:noProof/>
              </w:rPr>
              <w:t>Задание</w:t>
            </w:r>
            <w:r w:rsidR="00884845">
              <w:rPr>
                <w:noProof/>
                <w:webHidden/>
              </w:rPr>
              <w:tab/>
            </w:r>
            <w:r w:rsidR="00884845">
              <w:rPr>
                <w:noProof/>
                <w:webHidden/>
              </w:rPr>
              <w:fldChar w:fldCharType="begin"/>
            </w:r>
            <w:r w:rsidR="00884845">
              <w:rPr>
                <w:noProof/>
                <w:webHidden/>
              </w:rPr>
              <w:instrText xml:space="preserve"> PAGEREF _Toc182062725 \h </w:instrText>
            </w:r>
            <w:r w:rsidR="00884845">
              <w:rPr>
                <w:noProof/>
                <w:webHidden/>
              </w:rPr>
              <w:fldChar w:fldCharType="separate"/>
            </w:r>
            <w:r w:rsidR="00F41C6A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884845">
              <w:rPr>
                <w:noProof/>
                <w:webHidden/>
              </w:rPr>
              <w:fldChar w:fldCharType="end"/>
            </w:r>
          </w:hyperlink>
        </w:p>
        <w:p w14:paraId="76C45B0B" w14:textId="09CE8EDB" w:rsidR="00884845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6" w:history="1">
            <w:r w:rsidR="00884845" w:rsidRPr="00FE0C51">
              <w:rPr>
                <w:rStyle w:val="aa"/>
                <w:noProof/>
              </w:rPr>
              <w:t>Диаграмма классов</w:t>
            </w:r>
            <w:r w:rsidR="00884845">
              <w:rPr>
                <w:noProof/>
                <w:webHidden/>
              </w:rPr>
              <w:tab/>
            </w:r>
            <w:r w:rsidR="00884845">
              <w:rPr>
                <w:noProof/>
                <w:webHidden/>
              </w:rPr>
              <w:fldChar w:fldCharType="begin"/>
            </w:r>
            <w:r w:rsidR="00884845">
              <w:rPr>
                <w:noProof/>
                <w:webHidden/>
              </w:rPr>
              <w:instrText xml:space="preserve"> PAGEREF _Toc182062726 \h </w:instrText>
            </w:r>
            <w:r w:rsidR="00884845">
              <w:rPr>
                <w:noProof/>
                <w:webHidden/>
              </w:rPr>
              <w:fldChar w:fldCharType="separate"/>
            </w:r>
            <w:r w:rsidR="00F41C6A">
              <w:rPr>
                <w:b/>
                <w:bCs/>
                <w:noProof/>
                <w:webHidden/>
              </w:rPr>
              <w:t>Ошибка! Закладка не определена.</w:t>
            </w:r>
            <w:r w:rsidR="00884845">
              <w:rPr>
                <w:noProof/>
                <w:webHidden/>
              </w:rPr>
              <w:fldChar w:fldCharType="end"/>
            </w:r>
          </w:hyperlink>
        </w:p>
        <w:p w14:paraId="65E59F2B" w14:textId="5E846F05" w:rsidR="00884845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7" w:history="1">
            <w:r w:rsidR="00884845" w:rsidRPr="00FE0C51">
              <w:rPr>
                <w:rStyle w:val="aa"/>
                <w:noProof/>
              </w:rPr>
              <w:t>Исходный код программы</w:t>
            </w:r>
            <w:r w:rsidR="00884845">
              <w:rPr>
                <w:noProof/>
                <w:webHidden/>
              </w:rPr>
              <w:tab/>
            </w:r>
            <w:r w:rsidR="00884845">
              <w:rPr>
                <w:noProof/>
                <w:webHidden/>
              </w:rPr>
              <w:fldChar w:fldCharType="begin"/>
            </w:r>
            <w:r w:rsidR="00884845">
              <w:rPr>
                <w:noProof/>
                <w:webHidden/>
              </w:rPr>
              <w:instrText xml:space="preserve"> PAGEREF _Toc182062727 \h </w:instrText>
            </w:r>
            <w:r w:rsidR="00884845">
              <w:rPr>
                <w:noProof/>
                <w:webHidden/>
              </w:rPr>
            </w:r>
            <w:r w:rsidR="00884845">
              <w:rPr>
                <w:noProof/>
                <w:webHidden/>
              </w:rPr>
              <w:fldChar w:fldCharType="separate"/>
            </w:r>
            <w:r w:rsidR="00F41C6A">
              <w:rPr>
                <w:noProof/>
                <w:webHidden/>
              </w:rPr>
              <w:t>4</w:t>
            </w:r>
            <w:r w:rsidR="00884845">
              <w:rPr>
                <w:noProof/>
                <w:webHidden/>
              </w:rPr>
              <w:fldChar w:fldCharType="end"/>
            </w:r>
          </w:hyperlink>
        </w:p>
        <w:p w14:paraId="35181D4C" w14:textId="19A3FFC4" w:rsidR="00884845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>HYPERLINK \l "_Toc182062728"</w:instrText>
          </w:r>
          <w:r>
            <w:fldChar w:fldCharType="separate"/>
          </w:r>
          <w:r w:rsidR="00884845" w:rsidRPr="00FE0C51">
            <w:rPr>
              <w:rStyle w:val="aa"/>
              <w:noProof/>
            </w:rPr>
            <w:t>Результат работы</w:t>
          </w:r>
          <w:r w:rsidR="00884845">
            <w:rPr>
              <w:noProof/>
              <w:webHidden/>
            </w:rPr>
            <w:tab/>
          </w:r>
          <w:r w:rsidR="00884845">
            <w:rPr>
              <w:noProof/>
              <w:webHidden/>
            </w:rPr>
            <w:fldChar w:fldCharType="begin"/>
          </w:r>
          <w:r w:rsidR="00884845">
            <w:rPr>
              <w:noProof/>
              <w:webHidden/>
            </w:rPr>
            <w:instrText xml:space="preserve"> PAGEREF _Toc182062728 \h </w:instrText>
          </w:r>
          <w:r w:rsidR="00884845">
            <w:rPr>
              <w:noProof/>
              <w:webHidden/>
            </w:rPr>
          </w:r>
          <w:r w:rsidR="00884845">
            <w:rPr>
              <w:noProof/>
              <w:webHidden/>
            </w:rPr>
            <w:fldChar w:fldCharType="separate"/>
          </w:r>
          <w:ins w:id="4" w:author="Vasy Medov" w:date="2026-02-18T21:24:00Z">
            <w:r w:rsidR="00F41C6A">
              <w:rPr>
                <w:noProof/>
                <w:webHidden/>
              </w:rPr>
              <w:t>5</w:t>
            </w:r>
          </w:ins>
          <w:del w:id="5" w:author="Vasy Medov" w:date="2026-02-18T21:24:00Z">
            <w:r w:rsidR="0013347A" w:rsidDel="00F41C6A">
              <w:rPr>
                <w:noProof/>
                <w:webHidden/>
              </w:rPr>
              <w:delText>4</w:delText>
            </w:r>
          </w:del>
          <w:r w:rsidR="00884845">
            <w:rPr>
              <w:noProof/>
              <w:webHidden/>
            </w:rPr>
            <w:fldChar w:fldCharType="end"/>
          </w:r>
          <w:r>
            <w:rPr>
              <w:noProof/>
            </w:rPr>
            <w:fldChar w:fldCharType="end"/>
          </w:r>
        </w:p>
        <w:p w14:paraId="7928BCEE" w14:textId="2EBCDEE7" w:rsidR="00884845" w:rsidRDefault="00000000">
          <w:pPr>
            <w:pStyle w:val="1"/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82062729" w:history="1">
            <w:r w:rsidR="00884845" w:rsidRPr="00FE0C51">
              <w:rPr>
                <w:rStyle w:val="aa"/>
                <w:noProof/>
              </w:rPr>
              <w:t>Вывод</w:t>
            </w:r>
            <w:r w:rsidR="00884845">
              <w:rPr>
                <w:noProof/>
                <w:webHidden/>
              </w:rPr>
              <w:tab/>
            </w:r>
            <w:r w:rsidR="00884845">
              <w:rPr>
                <w:noProof/>
                <w:webHidden/>
              </w:rPr>
              <w:fldChar w:fldCharType="begin"/>
            </w:r>
            <w:r w:rsidR="00884845">
              <w:rPr>
                <w:noProof/>
                <w:webHidden/>
              </w:rPr>
              <w:instrText xml:space="preserve"> PAGEREF _Toc182062729 \h </w:instrText>
            </w:r>
            <w:r w:rsidR="00884845">
              <w:rPr>
                <w:noProof/>
                <w:webHidden/>
              </w:rPr>
            </w:r>
            <w:r w:rsidR="00884845">
              <w:rPr>
                <w:noProof/>
                <w:webHidden/>
              </w:rPr>
              <w:fldChar w:fldCharType="separate"/>
            </w:r>
            <w:r w:rsidR="00F41C6A">
              <w:rPr>
                <w:noProof/>
                <w:webHidden/>
              </w:rPr>
              <w:t>5</w:t>
            </w:r>
            <w:r w:rsidR="00884845">
              <w:rPr>
                <w:noProof/>
                <w:webHidden/>
              </w:rPr>
              <w:fldChar w:fldCharType="end"/>
            </w:r>
          </w:hyperlink>
        </w:p>
        <w:p w14:paraId="61744DF0" w14:textId="77777777" w:rsidR="00997FAD" w:rsidRDefault="00F936BB" w:rsidP="007349F2">
          <w:pPr>
            <w:ind w:firstLine="0"/>
          </w:pPr>
          <w:r>
            <w:fldChar w:fldCharType="end"/>
          </w:r>
        </w:p>
        <w:p w14:paraId="0F9B40EB" w14:textId="0D28FABE" w:rsidR="00F936BB" w:rsidRPr="00F936BB" w:rsidRDefault="00000000" w:rsidP="007349F2">
          <w:pPr>
            <w:ind w:firstLine="0"/>
          </w:pPr>
        </w:p>
      </w:sdtContent>
    </w:sdt>
    <w:p w14:paraId="521634E3" w14:textId="77777777" w:rsidR="00F936BB" w:rsidRDefault="00F936BB" w:rsidP="007349F2">
      <w:pPr>
        <w:pStyle w:val="a8"/>
      </w:pPr>
    </w:p>
    <w:p w14:paraId="38F7C72D" w14:textId="77777777" w:rsidR="00F936BB" w:rsidRDefault="00F936BB" w:rsidP="007349F2">
      <w:pPr>
        <w:pStyle w:val="a8"/>
      </w:pPr>
    </w:p>
    <w:p w14:paraId="14A0D39B" w14:textId="77777777" w:rsidR="00F936BB" w:rsidRDefault="00F936BB" w:rsidP="007349F2">
      <w:pPr>
        <w:pStyle w:val="a8"/>
      </w:pPr>
    </w:p>
    <w:p w14:paraId="78E29502" w14:textId="77777777" w:rsidR="00F936BB" w:rsidRDefault="00F936BB" w:rsidP="007349F2">
      <w:pPr>
        <w:pStyle w:val="a8"/>
      </w:pPr>
    </w:p>
    <w:p w14:paraId="277B544E" w14:textId="77777777" w:rsidR="00F936BB" w:rsidRDefault="00F936BB" w:rsidP="007349F2">
      <w:pPr>
        <w:pStyle w:val="a8"/>
      </w:pPr>
    </w:p>
    <w:p w14:paraId="415E0170" w14:textId="77777777" w:rsidR="00F936BB" w:rsidRDefault="00F936BB" w:rsidP="007349F2">
      <w:pPr>
        <w:pStyle w:val="a8"/>
      </w:pPr>
    </w:p>
    <w:p w14:paraId="4E69FC01" w14:textId="77777777" w:rsidR="00F936BB" w:rsidRDefault="00F936BB" w:rsidP="007349F2">
      <w:pPr>
        <w:pStyle w:val="a8"/>
      </w:pPr>
    </w:p>
    <w:p w14:paraId="52F595CB" w14:textId="77777777" w:rsidR="00F936BB" w:rsidRDefault="00F936BB" w:rsidP="00F936BB">
      <w:pPr>
        <w:pStyle w:val="a8"/>
      </w:pPr>
    </w:p>
    <w:p w14:paraId="32806803" w14:textId="77777777" w:rsidR="00F936BB" w:rsidRDefault="00F936BB" w:rsidP="00F936BB">
      <w:pPr>
        <w:pStyle w:val="a8"/>
      </w:pPr>
    </w:p>
    <w:p w14:paraId="0322F7B6" w14:textId="77777777" w:rsidR="00F936BB" w:rsidRDefault="00F936BB" w:rsidP="00F936BB">
      <w:pPr>
        <w:pStyle w:val="a8"/>
      </w:pPr>
    </w:p>
    <w:p w14:paraId="6F85B291" w14:textId="77777777" w:rsidR="00F936BB" w:rsidRDefault="00F936BB" w:rsidP="00F936BB">
      <w:pPr>
        <w:pStyle w:val="a8"/>
      </w:pPr>
    </w:p>
    <w:p w14:paraId="77206062" w14:textId="77777777" w:rsidR="00F936BB" w:rsidRDefault="00F936BB" w:rsidP="00F936BB">
      <w:pPr>
        <w:pStyle w:val="a8"/>
      </w:pPr>
    </w:p>
    <w:p w14:paraId="301E7C2D" w14:textId="77777777" w:rsidR="00F936BB" w:rsidRDefault="00F936BB" w:rsidP="00F936BB">
      <w:pPr>
        <w:pStyle w:val="a8"/>
      </w:pPr>
    </w:p>
    <w:p w14:paraId="1C8E8578" w14:textId="77777777" w:rsidR="00F936BB" w:rsidRDefault="00F936BB" w:rsidP="00F936BB">
      <w:pPr>
        <w:pStyle w:val="a8"/>
      </w:pPr>
    </w:p>
    <w:p w14:paraId="22A30C23" w14:textId="77777777" w:rsidR="00F936BB" w:rsidRDefault="00F936BB" w:rsidP="00F936BB">
      <w:pPr>
        <w:pStyle w:val="a8"/>
      </w:pPr>
    </w:p>
    <w:p w14:paraId="64154F63" w14:textId="77777777" w:rsidR="00F936BB" w:rsidRDefault="00F936BB" w:rsidP="00F936BB">
      <w:pPr>
        <w:pStyle w:val="a8"/>
      </w:pPr>
    </w:p>
    <w:p w14:paraId="20937D68" w14:textId="77777777" w:rsidR="00F936BB" w:rsidRDefault="00F936BB" w:rsidP="00F936BB">
      <w:pPr>
        <w:pStyle w:val="a8"/>
      </w:pPr>
    </w:p>
    <w:p w14:paraId="553EBC99" w14:textId="77777777" w:rsidR="00F936BB" w:rsidRDefault="00F936BB" w:rsidP="00F936BB">
      <w:pPr>
        <w:pStyle w:val="a8"/>
      </w:pPr>
    </w:p>
    <w:p w14:paraId="62D60DCD" w14:textId="77777777" w:rsidR="00F936BB" w:rsidRDefault="00F936BB" w:rsidP="00F936BB">
      <w:pPr>
        <w:pStyle w:val="a8"/>
      </w:pPr>
    </w:p>
    <w:p w14:paraId="48DC519B" w14:textId="77777777" w:rsidR="00F936BB" w:rsidRDefault="00F936BB" w:rsidP="00F936BB">
      <w:pPr>
        <w:pStyle w:val="a8"/>
      </w:pPr>
    </w:p>
    <w:p w14:paraId="473382DF" w14:textId="77777777" w:rsidR="00F936BB" w:rsidRDefault="00F936BB" w:rsidP="00F936BB">
      <w:pPr>
        <w:pStyle w:val="a8"/>
      </w:pPr>
    </w:p>
    <w:p w14:paraId="1E307D81" w14:textId="77777777" w:rsidR="00F936BB" w:rsidRDefault="00F936BB" w:rsidP="00F936BB">
      <w:pPr>
        <w:pStyle w:val="a8"/>
      </w:pPr>
    </w:p>
    <w:p w14:paraId="454B8532" w14:textId="77777777" w:rsidR="00F936BB" w:rsidRDefault="00F936BB" w:rsidP="00F936BB">
      <w:pPr>
        <w:pStyle w:val="a8"/>
      </w:pPr>
    </w:p>
    <w:p w14:paraId="7D41A601" w14:textId="77777777" w:rsidR="00F936BB" w:rsidRDefault="00F936BB" w:rsidP="00F936BB">
      <w:pPr>
        <w:pStyle w:val="a8"/>
      </w:pPr>
    </w:p>
    <w:p w14:paraId="5A8A6235" w14:textId="77777777" w:rsidR="00F936BB" w:rsidRDefault="00F936BB" w:rsidP="00F936BB">
      <w:pPr>
        <w:pStyle w:val="a8"/>
      </w:pPr>
    </w:p>
    <w:p w14:paraId="09E67030" w14:textId="77777777" w:rsidR="00F936BB" w:rsidRDefault="00F936BB" w:rsidP="00F936BB">
      <w:pPr>
        <w:pStyle w:val="a8"/>
      </w:pPr>
    </w:p>
    <w:p w14:paraId="686A8840" w14:textId="77777777" w:rsidR="00F936BB" w:rsidRDefault="00F936BB" w:rsidP="00F936BB">
      <w:pPr>
        <w:pStyle w:val="a8"/>
      </w:pPr>
    </w:p>
    <w:p w14:paraId="0CBE27C2" w14:textId="6A4B572F" w:rsidR="00F936BB" w:rsidRDefault="00F936BB" w:rsidP="00F936BB">
      <w:pPr>
        <w:pStyle w:val="a8"/>
      </w:pPr>
    </w:p>
    <w:p w14:paraId="2B41765D" w14:textId="77777777" w:rsidR="008036B1" w:rsidRDefault="008036B1" w:rsidP="00F936BB">
      <w:pPr>
        <w:pStyle w:val="a8"/>
      </w:pPr>
    </w:p>
    <w:p w14:paraId="420B78DE" w14:textId="77777777" w:rsidR="008036B1" w:rsidRDefault="008036B1" w:rsidP="00F936BB">
      <w:pPr>
        <w:pStyle w:val="a8"/>
      </w:pPr>
    </w:p>
    <w:p w14:paraId="675C9A36" w14:textId="77777777" w:rsidR="00EB4B8C" w:rsidRDefault="00EB4B8C" w:rsidP="00F936BB">
      <w:pPr>
        <w:pStyle w:val="a8"/>
      </w:pPr>
    </w:p>
    <w:p w14:paraId="7607FE96" w14:textId="77777777" w:rsidR="00F936BB" w:rsidRDefault="00F936BB" w:rsidP="00F936BB">
      <w:pPr>
        <w:pStyle w:val="a8"/>
      </w:pPr>
    </w:p>
    <w:p w14:paraId="2BBEBAC7" w14:textId="77777777" w:rsidR="00F936BB" w:rsidRDefault="00F936BB" w:rsidP="00F936BB">
      <w:pPr>
        <w:pStyle w:val="a8"/>
      </w:pPr>
    </w:p>
    <w:p w14:paraId="4F10288D" w14:textId="18FAEDD8" w:rsidR="00F936BB" w:rsidRPr="00E23456" w:rsidRDefault="00E23456" w:rsidP="00997FAD">
      <w:pPr>
        <w:pStyle w:val="10"/>
      </w:pPr>
      <w:r>
        <w:lastRenderedPageBreak/>
        <w:t>Цель</w:t>
      </w:r>
    </w:p>
    <w:p w14:paraId="01767CBC" w14:textId="40927062" w:rsidR="008644A6" w:rsidRPr="00CA7A2C" w:rsidRDefault="008644A6" w:rsidP="00E23456">
      <w:r w:rsidRPr="008644A6">
        <w:t xml:space="preserve">В соответствии с выданным вариантом </w:t>
      </w:r>
      <w:r w:rsidR="00E23456">
        <w:t xml:space="preserve">реализовать вычислительный метод решения СЛАУ методом Гаусса-Зейделя на языке программирования </w:t>
      </w:r>
      <w:r w:rsidR="00E23456">
        <w:rPr>
          <w:lang w:val="en-US"/>
        </w:rPr>
        <w:t>Python</w:t>
      </w:r>
      <w:r w:rsidR="00E23456" w:rsidRPr="00E23456">
        <w:t>.</w:t>
      </w:r>
    </w:p>
    <w:p w14:paraId="0EC01A00" w14:textId="29223796" w:rsidR="00F570EC" w:rsidRPr="00E23456" w:rsidRDefault="00E23456" w:rsidP="00E23456">
      <w:pPr>
        <w:pStyle w:val="10"/>
      </w:pPr>
      <w:r>
        <w:t>Описание метода</w:t>
      </w:r>
    </w:p>
    <w:p w14:paraId="3F7FE864" w14:textId="77777777" w:rsidR="006976F7" w:rsidRDefault="006976F7" w:rsidP="006976F7">
      <w:r>
        <w:t>Метод Гаусса-Зейделя — это итерационный алгоритм для решения систем линейных алгебраических уравнений, улучшающий метод простой итерации. Метод использует новые значения целевых переменных сразу после их вычисления в текущей итерации, что ускоряет сходимость. Метод эффективен при диагональном преобладании матрицы.</w:t>
      </w:r>
    </w:p>
    <w:p w14:paraId="4A7D0F82" w14:textId="4CF68F78" w:rsidR="006976F7" w:rsidRPr="00CA7A2C" w:rsidRDefault="006976F7" w:rsidP="006976F7">
      <w:r>
        <w:t>Решение системы x</w:t>
      </w:r>
      <w:r>
        <w:rPr>
          <w:rFonts w:ascii="Cambria Math" w:hAnsi="Cambria Math" w:cs="Cambria Math"/>
        </w:rPr>
        <w:t xml:space="preserve">* </w:t>
      </w:r>
      <w:r>
        <w:t xml:space="preserve">находится как предел последовательности, </w:t>
      </w:r>
      <w:r w:rsidRPr="006976F7">
        <w:t>вычисляемой по правилу</w:t>
      </w:r>
      <w:r>
        <w:t>:</w:t>
      </w:r>
    </w:p>
    <w:p w14:paraId="7DAF5BE0" w14:textId="379F43B0" w:rsidR="006976F7" w:rsidRDefault="006976F7" w:rsidP="006976F7">
      <w:pPr>
        <w:ind w:left="708" w:firstLine="1"/>
        <w:rPr>
          <w:lang w:val="en-US"/>
        </w:rPr>
      </w:pPr>
      <w:r w:rsidRPr="006976F7">
        <w:rPr>
          <w:rFonts w:eastAsiaTheme="minorEastAsia"/>
          <w:noProof/>
        </w:rPr>
        <w:drawing>
          <wp:inline distT="0" distB="0" distL="0" distR="0" wp14:anchorId="3AC59A32" wp14:editId="4ADAD75C">
            <wp:extent cx="2415397" cy="53675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8265" cy="54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76F7">
        <w:rPr>
          <w:noProof/>
        </w:rPr>
        <w:drawing>
          <wp:inline distT="0" distB="0" distL="0" distR="0" wp14:anchorId="73F495A5" wp14:editId="4698F2C5">
            <wp:extent cx="3950899" cy="1179836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2683" cy="118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DB17" w14:textId="0E6BF48C" w:rsidR="006976F7" w:rsidRPr="006976F7" w:rsidRDefault="0083525E" w:rsidP="0083525E">
      <w:r>
        <w:t>Г</w:t>
      </w:r>
      <w:r w:rsidRPr="0083525E">
        <w:t>де </w:t>
      </w:r>
      <w:proofErr w:type="spellStart"/>
      <w:r w:rsidRPr="0083525E">
        <w:rPr>
          <w:i/>
          <w:iCs/>
        </w:rPr>
        <w:t>a</w:t>
      </w:r>
      <w:r w:rsidRPr="0083525E">
        <w:rPr>
          <w:i/>
          <w:iCs/>
          <w:vertAlign w:val="subscript"/>
        </w:rPr>
        <w:t>ij</w:t>
      </w:r>
      <w:proofErr w:type="spellEnd"/>
      <w:r w:rsidRPr="0083525E">
        <w:t>​ – элементы матрицы </w:t>
      </w:r>
      <w:r w:rsidRPr="0083525E">
        <w:rPr>
          <w:i/>
          <w:iCs/>
        </w:rPr>
        <w:t>A</w:t>
      </w:r>
      <w:r w:rsidRPr="0083525E">
        <w:t>, </w:t>
      </w:r>
      <w:proofErr w:type="spellStart"/>
      <w:r w:rsidRPr="0083525E">
        <w:rPr>
          <w:i/>
          <w:iCs/>
        </w:rPr>
        <w:t>b</w:t>
      </w:r>
      <w:r w:rsidRPr="0083525E">
        <w:rPr>
          <w:i/>
          <w:iCs/>
          <w:vertAlign w:val="subscript"/>
        </w:rPr>
        <w:t>i</w:t>
      </w:r>
      <w:proofErr w:type="spellEnd"/>
      <w:r w:rsidRPr="0083525E">
        <w:rPr>
          <w:i/>
          <w:iCs/>
          <w:vertAlign w:val="subscript"/>
        </w:rPr>
        <w:softHyphen/>
      </w:r>
      <w:r w:rsidRPr="0083525E">
        <w:rPr>
          <w:vertAlign w:val="subscript"/>
        </w:rPr>
        <w:t>​ </w:t>
      </w:r>
      <w:r w:rsidRPr="0083525E">
        <w:t>– компоненты вектора </w:t>
      </w:r>
      <w:r w:rsidRPr="0083525E">
        <w:rPr>
          <w:i/>
          <w:iCs/>
        </w:rPr>
        <w:t>b</w:t>
      </w:r>
      <w:r w:rsidRPr="0083525E">
        <w:t>; диагональные элементы матрицы </w:t>
      </w:r>
      <w:r w:rsidRPr="0083525E">
        <w:rPr>
          <w:i/>
          <w:iCs/>
        </w:rPr>
        <w:t>A</w:t>
      </w:r>
      <w:r w:rsidRPr="0083525E">
        <w:t> предполагаются отличными от нуля. Вычисления </w:t>
      </w:r>
      <w:r>
        <w:rPr>
          <w:lang w:val="en-US"/>
        </w:rPr>
        <w:t>x</w:t>
      </w:r>
      <w:r w:rsidRPr="0083525E">
        <w:t>* отличаются от</w:t>
      </w:r>
      <w:r>
        <w:t xml:space="preserve"> метода простой итерации</w:t>
      </w:r>
      <w:r w:rsidRPr="0083525E">
        <w:t xml:space="preserve"> лишь тем, что на </w:t>
      </w:r>
      <w:r w:rsidRPr="0083525E">
        <w:rPr>
          <w:i/>
          <w:iCs/>
        </w:rPr>
        <w:t>k</w:t>
      </w:r>
      <w:r w:rsidRPr="0083525E">
        <w:t>-м шаге при вычислении </w:t>
      </w:r>
      <w:r w:rsidRPr="0083525E">
        <w:rPr>
          <w:i/>
          <w:iCs/>
        </w:rPr>
        <w:t>i</w:t>
      </w:r>
      <w:r w:rsidRPr="0083525E">
        <w:t>-й компоненты учитываются вычисленные </w:t>
      </w:r>
      <w:r w:rsidRPr="0083525E">
        <w:rPr>
          <w:i/>
          <w:iCs/>
        </w:rPr>
        <w:t>k</w:t>
      </w:r>
      <w:r w:rsidRPr="0083525E">
        <w:t>-е приближения первых (</w:t>
      </w:r>
      <w:r w:rsidRPr="0083525E">
        <w:rPr>
          <w:i/>
          <w:iCs/>
        </w:rPr>
        <w:t>i</w:t>
      </w:r>
      <w:r w:rsidRPr="0083525E">
        <w:t>−1) компонент.</w:t>
      </w:r>
    </w:p>
    <w:p w14:paraId="2D84AE0C" w14:textId="77777777" w:rsidR="006976F7" w:rsidRDefault="006976F7" w:rsidP="006976F7"/>
    <w:p w14:paraId="19193AEC" w14:textId="77777777" w:rsidR="006976F7" w:rsidRDefault="006976F7" w:rsidP="006976F7"/>
    <w:p w14:paraId="4A0AE224" w14:textId="17C6C4FD" w:rsidR="00E23456" w:rsidRDefault="00E23456" w:rsidP="00CA7A2C">
      <w:pPr>
        <w:ind w:firstLine="0"/>
      </w:pPr>
      <w:r w:rsidRPr="00E23456">
        <w:rPr>
          <w:noProof/>
        </w:rPr>
        <w:lastRenderedPageBreak/>
        <w:drawing>
          <wp:inline distT="0" distB="0" distL="0" distR="0" wp14:anchorId="2BAFC98A" wp14:editId="3B965332">
            <wp:extent cx="5939790" cy="465582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34696" w14:textId="77777777" w:rsidR="006976F7" w:rsidRDefault="006976F7" w:rsidP="006976F7">
      <w:pPr>
        <w:ind w:firstLine="0"/>
        <w:jc w:val="center"/>
      </w:pPr>
      <w:r>
        <w:t>Рис 1. Блок-схема численного метода</w:t>
      </w:r>
    </w:p>
    <w:p w14:paraId="20642CEE" w14:textId="15942E16" w:rsidR="00E23456" w:rsidRPr="00DC5A16" w:rsidRDefault="006976F7" w:rsidP="0083525E">
      <w:r>
        <w:t xml:space="preserve"> </w:t>
      </w:r>
    </w:p>
    <w:p w14:paraId="0B7CAF24" w14:textId="2E8ED6D3" w:rsidR="00DC5A16" w:rsidRDefault="00DC5A16" w:rsidP="00DC5A16">
      <w:pPr>
        <w:pStyle w:val="10"/>
      </w:pPr>
      <w:bookmarkStart w:id="6" w:name="_Toc182062727"/>
      <w:r>
        <w:t>Исходный код программы</w:t>
      </w:r>
      <w:bookmarkEnd w:id="6"/>
    </w:p>
    <w:p w14:paraId="0F4CB811" w14:textId="155F43DF" w:rsidR="00DD2049" w:rsidRDefault="00DC5A16" w:rsidP="008644A6">
      <w:r>
        <w:t xml:space="preserve">Код доступен по ссылке на удаленный репозиторий </w:t>
      </w:r>
      <w:r>
        <w:rPr>
          <w:lang w:val="en-US"/>
        </w:rPr>
        <w:t>GitHub</w:t>
      </w:r>
      <w:r>
        <w:t>:</w:t>
      </w:r>
    </w:p>
    <w:p w14:paraId="68374A39" w14:textId="76A8145D" w:rsidR="00E23456" w:rsidRPr="00E23456" w:rsidRDefault="00000000" w:rsidP="00E23456">
      <w:hyperlink r:id="rId12" w:history="1">
        <w:r w:rsidR="00E23456" w:rsidRPr="00CA7A2C">
          <w:rPr>
            <w:rStyle w:val="aa"/>
          </w:rPr>
          <w:t>Код вычислительного метода</w:t>
        </w:r>
      </w:hyperlink>
    </w:p>
    <w:p w14:paraId="6F8B0C11" w14:textId="24A591A1" w:rsidR="008644A6" w:rsidRPr="00274737" w:rsidRDefault="008644A6" w:rsidP="008644A6"/>
    <w:p w14:paraId="1B2157B5" w14:textId="77777777" w:rsidR="001158F8" w:rsidRDefault="001158F8" w:rsidP="00997FAD">
      <w:pPr>
        <w:pStyle w:val="10"/>
        <w:rPr>
          <w:lang w:val="en-US"/>
        </w:rPr>
      </w:pPr>
      <w:bookmarkStart w:id="7" w:name="_Toc182062728"/>
    </w:p>
    <w:p w14:paraId="3697EFFA" w14:textId="77777777" w:rsidR="001158F8" w:rsidRDefault="001158F8" w:rsidP="00997FAD">
      <w:pPr>
        <w:pStyle w:val="10"/>
        <w:rPr>
          <w:lang w:val="en-US"/>
        </w:rPr>
      </w:pPr>
    </w:p>
    <w:p w14:paraId="4AB5227A" w14:textId="77777777" w:rsidR="001158F8" w:rsidRDefault="001158F8" w:rsidP="00997FAD">
      <w:pPr>
        <w:pStyle w:val="10"/>
        <w:rPr>
          <w:lang w:val="en-US"/>
        </w:rPr>
      </w:pPr>
    </w:p>
    <w:p w14:paraId="5424C98D" w14:textId="77777777" w:rsidR="001158F8" w:rsidRDefault="001158F8" w:rsidP="00997FAD">
      <w:pPr>
        <w:pStyle w:val="10"/>
        <w:rPr>
          <w:lang w:val="en-US"/>
        </w:rPr>
      </w:pPr>
    </w:p>
    <w:p w14:paraId="16F8DF9D" w14:textId="21F8781E" w:rsidR="00F12CF4" w:rsidRDefault="00F12CF4" w:rsidP="00997FAD">
      <w:pPr>
        <w:pStyle w:val="10"/>
      </w:pPr>
      <w:r>
        <w:lastRenderedPageBreak/>
        <w:t>Результат работы</w:t>
      </w:r>
      <w:bookmarkEnd w:id="7"/>
    </w:p>
    <w:p w14:paraId="231B27F6" w14:textId="2A8D4DE8" w:rsidR="00DD2049" w:rsidRPr="008644A6" w:rsidRDefault="001158F8" w:rsidP="001158F8">
      <w:pPr>
        <w:ind w:firstLine="0"/>
        <w:rPr>
          <w:rFonts w:ascii="Courier New" w:eastAsia="Times New Roman" w:hAnsi="Courier New" w:cs="Courier New"/>
          <w:color w:val="303570"/>
          <w:sz w:val="20"/>
          <w:szCs w:val="20"/>
          <w:lang w:eastAsia="ru-RU"/>
        </w:rPr>
      </w:pPr>
      <w:r w:rsidRPr="001158F8">
        <w:rPr>
          <w:rFonts w:ascii="Courier New" w:eastAsia="Times New Roman" w:hAnsi="Courier New" w:cs="Courier New"/>
          <w:color w:val="303570"/>
          <w:sz w:val="20"/>
          <w:szCs w:val="20"/>
          <w:lang w:eastAsia="ru-RU"/>
        </w:rPr>
        <w:drawing>
          <wp:inline distT="0" distB="0" distL="0" distR="0" wp14:anchorId="371A8B84" wp14:editId="5B959BD4">
            <wp:extent cx="2947917" cy="4332791"/>
            <wp:effectExtent l="0" t="0" r="508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6606" cy="4360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158F8">
        <w:rPr>
          <w:rFonts w:ascii="Courier New" w:eastAsia="Times New Roman" w:hAnsi="Courier New" w:cs="Courier New"/>
          <w:color w:val="303570"/>
          <w:sz w:val="20"/>
          <w:szCs w:val="20"/>
          <w:lang w:eastAsia="ru-RU"/>
        </w:rPr>
        <w:drawing>
          <wp:inline distT="0" distB="0" distL="0" distR="0" wp14:anchorId="09F28105" wp14:editId="17C43B27">
            <wp:extent cx="2108580" cy="4314569"/>
            <wp:effectExtent l="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5960" cy="435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2752" w14:textId="77777777" w:rsidR="0083525E" w:rsidRPr="001158F8" w:rsidRDefault="0083525E" w:rsidP="001158F8">
      <w:pPr>
        <w:pStyle w:val="10"/>
        <w:jc w:val="both"/>
        <w:rPr>
          <w:lang w:val="en-US"/>
        </w:rPr>
      </w:pPr>
      <w:bookmarkStart w:id="8" w:name="_Toc182062729"/>
    </w:p>
    <w:p w14:paraId="26DCBD06" w14:textId="08071AC2" w:rsidR="00F936BB" w:rsidRDefault="00F94CC9" w:rsidP="00997FAD">
      <w:pPr>
        <w:pStyle w:val="10"/>
      </w:pPr>
      <w:r>
        <w:t>Вывод</w:t>
      </w:r>
      <w:bookmarkEnd w:id="8"/>
    </w:p>
    <w:p w14:paraId="074CA42C" w14:textId="6771FD7C" w:rsidR="00891540" w:rsidRPr="00884845" w:rsidRDefault="00E65B10" w:rsidP="00824D74">
      <w:r>
        <w:t xml:space="preserve">Проделав </w:t>
      </w:r>
      <w:proofErr w:type="gramStart"/>
      <w:r>
        <w:t>данную лабораторную работу</w:t>
      </w:r>
      <w:r w:rsidR="0084418A">
        <w:t xml:space="preserve"> №</w:t>
      </w:r>
      <w:r w:rsidR="0083525E">
        <w:t>1</w:t>
      </w:r>
      <w:proofErr w:type="gramEnd"/>
      <w:r w:rsidRPr="00E65B10">
        <w:rPr>
          <w:b/>
          <w:bCs/>
        </w:rPr>
        <w:t xml:space="preserve"> </w:t>
      </w:r>
      <w:r>
        <w:t xml:space="preserve">я </w:t>
      </w:r>
      <w:r w:rsidR="0083525E">
        <w:t xml:space="preserve">изучил итерационный метод Гаусса-Зейделя для решения СЛАУ, реализовал численный метод на языке </w:t>
      </w:r>
      <w:r w:rsidR="0083525E">
        <w:rPr>
          <w:lang w:val="en-US"/>
        </w:rPr>
        <w:t>Python</w:t>
      </w:r>
      <w:r w:rsidR="00D909A8" w:rsidRPr="00D909A8">
        <w:t>.</w:t>
      </w:r>
    </w:p>
    <w:p w14:paraId="7B91B761" w14:textId="2EBD57E0" w:rsidR="00891540" w:rsidRDefault="00891540" w:rsidP="00891540">
      <w:pPr>
        <w:pStyle w:val="ad"/>
        <w:ind w:left="0" w:firstLine="0"/>
        <w:rPr>
          <w:noProof/>
          <w:lang w:val="en-US"/>
        </w:rPr>
      </w:pPr>
    </w:p>
    <w:p w14:paraId="42A16A32" w14:textId="07B05151" w:rsidR="00824D74" w:rsidRPr="00824D74" w:rsidRDefault="00824D74" w:rsidP="00824D74">
      <w:pPr>
        <w:pStyle w:val="ad"/>
        <w:ind w:left="0" w:firstLine="0"/>
        <w:jc w:val="center"/>
        <w:rPr>
          <w:lang w:val="en-US"/>
        </w:rPr>
        <w:pPrChange w:id="9" w:author="Vasy Medov" w:date="2026-02-18T21:23:00Z">
          <w:pPr>
            <w:pStyle w:val="ad"/>
            <w:ind w:left="0" w:firstLine="0"/>
          </w:pPr>
        </w:pPrChange>
      </w:pPr>
      <w:r>
        <w:rPr>
          <w:noProof/>
        </w:rPr>
        <w:drawing>
          <wp:inline distT="0" distB="0" distL="0" distR="0" wp14:anchorId="3350B4AD" wp14:editId="3CE43127">
            <wp:extent cx="1883583" cy="1905532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819" cy="19118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4D74" w:rsidRPr="00824D74" w:rsidSect="00D307BC">
      <w:footerReference w:type="default" r:id="rId16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F25E7" w14:textId="77777777" w:rsidR="00C879A0" w:rsidRDefault="00C879A0" w:rsidP="00997FAD">
      <w:r>
        <w:separator/>
      </w:r>
    </w:p>
    <w:p w14:paraId="5F1DEB4E" w14:textId="77777777" w:rsidR="00C879A0" w:rsidRDefault="00C879A0" w:rsidP="00997FAD"/>
    <w:p w14:paraId="19D8E7C1" w14:textId="77777777" w:rsidR="00C879A0" w:rsidRDefault="00C879A0" w:rsidP="00997FAD"/>
    <w:p w14:paraId="313F977A" w14:textId="77777777" w:rsidR="00C879A0" w:rsidRDefault="00C879A0" w:rsidP="00997FAD"/>
  </w:endnote>
  <w:endnote w:type="continuationSeparator" w:id="0">
    <w:p w14:paraId="5B01FDA0" w14:textId="77777777" w:rsidR="00C879A0" w:rsidRDefault="00C879A0" w:rsidP="00997FAD">
      <w:r>
        <w:continuationSeparator/>
      </w:r>
    </w:p>
    <w:p w14:paraId="766BCB7F" w14:textId="77777777" w:rsidR="00C879A0" w:rsidRDefault="00C879A0" w:rsidP="00997FAD"/>
    <w:p w14:paraId="206AC851" w14:textId="77777777" w:rsidR="00C879A0" w:rsidRDefault="00C879A0" w:rsidP="00997FAD"/>
    <w:p w14:paraId="3B938499" w14:textId="77777777" w:rsidR="00C879A0" w:rsidRDefault="00C879A0" w:rsidP="00997FA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7839737"/>
      <w:docPartObj>
        <w:docPartGallery w:val="Page Numbers (Bottom of Page)"/>
        <w:docPartUnique/>
      </w:docPartObj>
    </w:sdtPr>
    <w:sdtContent>
      <w:p w14:paraId="56EFAED7" w14:textId="08D75FD4" w:rsidR="00143469" w:rsidRPr="00E503A2" w:rsidRDefault="00143469" w:rsidP="00C36731">
        <w:pPr>
          <w:pStyle w:val="a6"/>
          <w:jc w:val="center"/>
        </w:pPr>
        <w:r w:rsidRPr="00E503A2">
          <w:fldChar w:fldCharType="begin"/>
        </w:r>
        <w:r w:rsidRPr="00E503A2">
          <w:instrText>PAGE   \* MERGEFORMAT</w:instrText>
        </w:r>
        <w:r w:rsidRPr="00E503A2">
          <w:fldChar w:fldCharType="separate"/>
        </w:r>
        <w:r w:rsidRPr="00E503A2">
          <w:t>2</w:t>
        </w:r>
        <w:r w:rsidRPr="00E503A2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FE8A" w14:textId="77777777" w:rsidR="00C879A0" w:rsidRDefault="00C879A0" w:rsidP="00997FAD">
      <w:r>
        <w:separator/>
      </w:r>
    </w:p>
    <w:p w14:paraId="2DF5CEB9" w14:textId="77777777" w:rsidR="00C879A0" w:rsidRDefault="00C879A0" w:rsidP="00997FAD"/>
    <w:p w14:paraId="4A0859D6" w14:textId="77777777" w:rsidR="00C879A0" w:rsidRDefault="00C879A0" w:rsidP="00997FAD"/>
    <w:p w14:paraId="3D6B3D49" w14:textId="77777777" w:rsidR="00C879A0" w:rsidRDefault="00C879A0" w:rsidP="00997FAD"/>
  </w:footnote>
  <w:footnote w:type="continuationSeparator" w:id="0">
    <w:p w14:paraId="61C90FAC" w14:textId="77777777" w:rsidR="00C879A0" w:rsidRDefault="00C879A0" w:rsidP="00997FAD">
      <w:r>
        <w:continuationSeparator/>
      </w:r>
    </w:p>
    <w:p w14:paraId="796B1D96" w14:textId="77777777" w:rsidR="00C879A0" w:rsidRDefault="00C879A0" w:rsidP="00997FAD"/>
    <w:p w14:paraId="1D5AF71C" w14:textId="77777777" w:rsidR="00C879A0" w:rsidRDefault="00C879A0" w:rsidP="00997FAD"/>
    <w:p w14:paraId="45C6AB23" w14:textId="77777777" w:rsidR="00C879A0" w:rsidRDefault="00C879A0" w:rsidP="00997FA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AB0252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30E021E"/>
    <w:multiLevelType w:val="hybridMultilevel"/>
    <w:tmpl w:val="531812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437FEA"/>
    <w:multiLevelType w:val="hybridMultilevel"/>
    <w:tmpl w:val="1D2C8D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66D5496"/>
    <w:multiLevelType w:val="hybridMultilevel"/>
    <w:tmpl w:val="479EEBAC"/>
    <w:lvl w:ilvl="0" w:tplc="6F12649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EDB4A15"/>
    <w:multiLevelType w:val="hybridMultilevel"/>
    <w:tmpl w:val="7CC86F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EE24194"/>
    <w:multiLevelType w:val="hybridMultilevel"/>
    <w:tmpl w:val="1812B3B2"/>
    <w:lvl w:ilvl="0" w:tplc="04190001">
      <w:start w:val="1"/>
      <w:numFmt w:val="bullet"/>
      <w:lvlText w:val=""/>
      <w:lvlJc w:val="left"/>
      <w:pPr>
        <w:ind w:left="21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3" w:hanging="360"/>
      </w:pPr>
      <w:rPr>
        <w:rFonts w:ascii="Wingdings" w:hAnsi="Wingdings" w:hint="default"/>
      </w:rPr>
    </w:lvl>
  </w:abstractNum>
  <w:abstractNum w:abstractNumId="6" w15:restartNumberingAfterBreak="0">
    <w:nsid w:val="3D6D40E2"/>
    <w:multiLevelType w:val="hybridMultilevel"/>
    <w:tmpl w:val="A18C00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11CF2"/>
    <w:multiLevelType w:val="hybridMultilevel"/>
    <w:tmpl w:val="3ADC68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C653D"/>
    <w:multiLevelType w:val="hybridMultilevel"/>
    <w:tmpl w:val="4F3ACE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6EF586A"/>
    <w:multiLevelType w:val="hybridMultilevel"/>
    <w:tmpl w:val="088AF62A"/>
    <w:lvl w:ilvl="0" w:tplc="41A6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EFD683F"/>
    <w:multiLevelType w:val="hybridMultilevel"/>
    <w:tmpl w:val="2A86A284"/>
    <w:lvl w:ilvl="0" w:tplc="0419000F">
      <w:start w:val="1"/>
      <w:numFmt w:val="decimal"/>
      <w:lvlText w:val="%1."/>
      <w:lvlJc w:val="left"/>
      <w:pPr>
        <w:ind w:left="1494" w:hanging="360"/>
      </w:p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34E7575"/>
    <w:multiLevelType w:val="hybridMultilevel"/>
    <w:tmpl w:val="6AC8E01A"/>
    <w:lvl w:ilvl="0" w:tplc="E5744B90">
      <w:start w:val="1"/>
      <w:numFmt w:val="decimal"/>
      <w:pStyle w:val="1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0270D6"/>
    <w:multiLevelType w:val="hybridMultilevel"/>
    <w:tmpl w:val="292CE2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9968AE"/>
    <w:multiLevelType w:val="hybridMultilevel"/>
    <w:tmpl w:val="E09EB7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0196505">
    <w:abstractNumId w:val="2"/>
  </w:num>
  <w:num w:numId="2" w16cid:durableId="1124615822">
    <w:abstractNumId w:val="7"/>
  </w:num>
  <w:num w:numId="3" w16cid:durableId="1521115697">
    <w:abstractNumId w:val="13"/>
  </w:num>
  <w:num w:numId="4" w16cid:durableId="1703675565">
    <w:abstractNumId w:val="10"/>
  </w:num>
  <w:num w:numId="5" w16cid:durableId="795637087">
    <w:abstractNumId w:val="4"/>
  </w:num>
  <w:num w:numId="6" w16cid:durableId="1210535966">
    <w:abstractNumId w:val="12"/>
  </w:num>
  <w:num w:numId="7" w16cid:durableId="2143843107">
    <w:abstractNumId w:val="6"/>
  </w:num>
  <w:num w:numId="8" w16cid:durableId="1474785134">
    <w:abstractNumId w:val="3"/>
  </w:num>
  <w:num w:numId="9" w16cid:durableId="494035411">
    <w:abstractNumId w:val="9"/>
  </w:num>
  <w:num w:numId="10" w16cid:durableId="1594626180">
    <w:abstractNumId w:val="5"/>
  </w:num>
  <w:num w:numId="11" w16cid:durableId="545600938">
    <w:abstractNumId w:val="8"/>
  </w:num>
  <w:num w:numId="12" w16cid:durableId="1228301027">
    <w:abstractNumId w:val="11"/>
  </w:num>
  <w:num w:numId="13" w16cid:durableId="1662193865">
    <w:abstractNumId w:val="1"/>
  </w:num>
  <w:num w:numId="14" w16cid:durableId="79652682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asy Medov">
    <w15:presenceInfo w15:providerId="Windows Live" w15:userId="191c402eba1bd98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revisionView w:comments="0" w:insDel="0" w:formatting="0"/>
  <w:trackRevision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3A2"/>
    <w:rsid w:val="000075D7"/>
    <w:rsid w:val="00010A50"/>
    <w:rsid w:val="000638F4"/>
    <w:rsid w:val="000C2DD5"/>
    <w:rsid w:val="000E61FB"/>
    <w:rsid w:val="0010626C"/>
    <w:rsid w:val="00114710"/>
    <w:rsid w:val="001158F8"/>
    <w:rsid w:val="0013347A"/>
    <w:rsid w:val="00143469"/>
    <w:rsid w:val="001564B9"/>
    <w:rsid w:val="001567BD"/>
    <w:rsid w:val="00185AE4"/>
    <w:rsid w:val="001B1500"/>
    <w:rsid w:val="001C5439"/>
    <w:rsid w:val="00236735"/>
    <w:rsid w:val="00242679"/>
    <w:rsid w:val="0026445B"/>
    <w:rsid w:val="002713F9"/>
    <w:rsid w:val="00271F63"/>
    <w:rsid w:val="00274737"/>
    <w:rsid w:val="002A2DF0"/>
    <w:rsid w:val="002C1B33"/>
    <w:rsid w:val="002F067F"/>
    <w:rsid w:val="003063B9"/>
    <w:rsid w:val="00320815"/>
    <w:rsid w:val="00335145"/>
    <w:rsid w:val="003E381E"/>
    <w:rsid w:val="003E58D0"/>
    <w:rsid w:val="00407408"/>
    <w:rsid w:val="00410D7D"/>
    <w:rsid w:val="004124C0"/>
    <w:rsid w:val="00446438"/>
    <w:rsid w:val="00457530"/>
    <w:rsid w:val="00493A88"/>
    <w:rsid w:val="004C1830"/>
    <w:rsid w:val="004E221C"/>
    <w:rsid w:val="005440BC"/>
    <w:rsid w:val="00551F23"/>
    <w:rsid w:val="005608E9"/>
    <w:rsid w:val="00575E4F"/>
    <w:rsid w:val="00591B4A"/>
    <w:rsid w:val="0059427A"/>
    <w:rsid w:val="005C215A"/>
    <w:rsid w:val="005E6E0F"/>
    <w:rsid w:val="006038B3"/>
    <w:rsid w:val="00612714"/>
    <w:rsid w:val="0062471D"/>
    <w:rsid w:val="006976F7"/>
    <w:rsid w:val="006C1CC1"/>
    <w:rsid w:val="006D1EEE"/>
    <w:rsid w:val="0070320E"/>
    <w:rsid w:val="007227D9"/>
    <w:rsid w:val="007349F2"/>
    <w:rsid w:val="007844D2"/>
    <w:rsid w:val="00785B3E"/>
    <w:rsid w:val="007D09A3"/>
    <w:rsid w:val="007D33AB"/>
    <w:rsid w:val="0080072A"/>
    <w:rsid w:val="008036B1"/>
    <w:rsid w:val="00824D74"/>
    <w:rsid w:val="0083525E"/>
    <w:rsid w:val="0084418A"/>
    <w:rsid w:val="008632E8"/>
    <w:rsid w:val="00863F6A"/>
    <w:rsid w:val="008644A6"/>
    <w:rsid w:val="0086624D"/>
    <w:rsid w:val="00884845"/>
    <w:rsid w:val="00891540"/>
    <w:rsid w:val="00897A54"/>
    <w:rsid w:val="008C5F60"/>
    <w:rsid w:val="008C676C"/>
    <w:rsid w:val="008D615B"/>
    <w:rsid w:val="008E64D7"/>
    <w:rsid w:val="008F0B30"/>
    <w:rsid w:val="00910208"/>
    <w:rsid w:val="00931846"/>
    <w:rsid w:val="00952B53"/>
    <w:rsid w:val="00961BDF"/>
    <w:rsid w:val="00997FAD"/>
    <w:rsid w:val="009A5225"/>
    <w:rsid w:val="009C6BF2"/>
    <w:rsid w:val="00A20CF3"/>
    <w:rsid w:val="00A252F8"/>
    <w:rsid w:val="00A35023"/>
    <w:rsid w:val="00A4552E"/>
    <w:rsid w:val="00A87873"/>
    <w:rsid w:val="00A87B5C"/>
    <w:rsid w:val="00AE042A"/>
    <w:rsid w:val="00AE0D88"/>
    <w:rsid w:val="00AF057F"/>
    <w:rsid w:val="00B0013D"/>
    <w:rsid w:val="00B906C5"/>
    <w:rsid w:val="00B914A1"/>
    <w:rsid w:val="00C36731"/>
    <w:rsid w:val="00C662C7"/>
    <w:rsid w:val="00C86163"/>
    <w:rsid w:val="00C879A0"/>
    <w:rsid w:val="00CA7A2C"/>
    <w:rsid w:val="00CE1740"/>
    <w:rsid w:val="00CE5482"/>
    <w:rsid w:val="00CE7934"/>
    <w:rsid w:val="00D10727"/>
    <w:rsid w:val="00D130E3"/>
    <w:rsid w:val="00D307BC"/>
    <w:rsid w:val="00D326B0"/>
    <w:rsid w:val="00D47559"/>
    <w:rsid w:val="00D909A8"/>
    <w:rsid w:val="00DA792B"/>
    <w:rsid w:val="00DB4167"/>
    <w:rsid w:val="00DC5A16"/>
    <w:rsid w:val="00DD2049"/>
    <w:rsid w:val="00E23456"/>
    <w:rsid w:val="00E25DF2"/>
    <w:rsid w:val="00E30528"/>
    <w:rsid w:val="00E3126C"/>
    <w:rsid w:val="00E43DB4"/>
    <w:rsid w:val="00E503A2"/>
    <w:rsid w:val="00E60C78"/>
    <w:rsid w:val="00E65B10"/>
    <w:rsid w:val="00EA07AB"/>
    <w:rsid w:val="00EB4B8C"/>
    <w:rsid w:val="00EC5E37"/>
    <w:rsid w:val="00ED3E1A"/>
    <w:rsid w:val="00EF2A6A"/>
    <w:rsid w:val="00F12CF4"/>
    <w:rsid w:val="00F41C6A"/>
    <w:rsid w:val="00F51E6A"/>
    <w:rsid w:val="00F570EC"/>
    <w:rsid w:val="00F61209"/>
    <w:rsid w:val="00F737E8"/>
    <w:rsid w:val="00F74732"/>
    <w:rsid w:val="00F936BB"/>
    <w:rsid w:val="00F93F4A"/>
    <w:rsid w:val="00F94CC9"/>
    <w:rsid w:val="00FC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73D38"/>
  <w15:chartTrackingRefBased/>
  <w15:docId w15:val="{A9B1B905-6ACA-4F50-A032-B2808E8E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997F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936BB"/>
    <w:pPr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EB4B8C"/>
    <w:pPr>
      <w:ind w:left="709" w:firstLine="0"/>
      <w:outlineLvl w:val="1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503A2"/>
  </w:style>
  <w:style w:type="paragraph" w:styleId="a6">
    <w:name w:val="footer"/>
    <w:basedOn w:val="a0"/>
    <w:link w:val="a7"/>
    <w:uiPriority w:val="99"/>
    <w:unhideWhenUsed/>
    <w:rsid w:val="00E503A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503A2"/>
  </w:style>
  <w:style w:type="paragraph" w:styleId="a8">
    <w:name w:val="No Spacing"/>
    <w:qFormat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Mangal"/>
      <w:kern w:val="3"/>
      <w:sz w:val="24"/>
      <w:szCs w:val="21"/>
      <w:lang w:eastAsia="zh-CN" w:bidi="hi-IN"/>
    </w:rPr>
  </w:style>
  <w:style w:type="paragraph" w:customStyle="1" w:styleId="Standard">
    <w:name w:val="Standard"/>
    <w:rsid w:val="00D307BC"/>
    <w:pPr>
      <w:suppressAutoHyphens/>
      <w:autoSpaceDN w:val="0"/>
      <w:spacing w:after="0" w:line="240" w:lineRule="auto"/>
    </w:pPr>
    <w:rPr>
      <w:rFonts w:ascii="Liberation Serif" w:eastAsia="NSimSun" w:hAnsi="Liberation Serif" w:cs="Lucida Sans"/>
      <w:kern w:val="3"/>
      <w:sz w:val="24"/>
      <w:szCs w:val="24"/>
      <w:lang w:eastAsia="zh-CN" w:bidi="hi-IN"/>
    </w:rPr>
  </w:style>
  <w:style w:type="character" w:customStyle="1" w:styleId="11">
    <w:name w:val="Заголовок 1 Знак"/>
    <w:basedOn w:val="a1"/>
    <w:link w:val="10"/>
    <w:uiPriority w:val="9"/>
    <w:rsid w:val="00F936BB"/>
    <w:rPr>
      <w:rFonts w:ascii="Times New Roman" w:hAnsi="Times New Roman"/>
      <w:b/>
      <w:bCs/>
      <w:sz w:val="36"/>
      <w:szCs w:val="36"/>
    </w:rPr>
  </w:style>
  <w:style w:type="paragraph" w:styleId="a9">
    <w:name w:val="TOC Heading"/>
    <w:basedOn w:val="10"/>
    <w:next w:val="a0"/>
    <w:uiPriority w:val="39"/>
    <w:unhideWhenUsed/>
    <w:qFormat/>
    <w:rsid w:val="00F936BB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paragraph" w:styleId="1">
    <w:name w:val="toc 1"/>
    <w:basedOn w:val="a0"/>
    <w:next w:val="a0"/>
    <w:autoRedefine/>
    <w:uiPriority w:val="39"/>
    <w:unhideWhenUsed/>
    <w:rsid w:val="00EB4B8C"/>
    <w:pPr>
      <w:numPr>
        <w:numId w:val="12"/>
      </w:numPr>
      <w:tabs>
        <w:tab w:val="right" w:leader="dot" w:pos="9344"/>
      </w:tabs>
      <w:spacing w:after="100"/>
    </w:pPr>
  </w:style>
  <w:style w:type="character" w:styleId="aa">
    <w:name w:val="Hyperlink"/>
    <w:basedOn w:val="a1"/>
    <w:uiPriority w:val="99"/>
    <w:unhideWhenUsed/>
    <w:rsid w:val="00F936BB"/>
    <w:rPr>
      <w:color w:val="0563C1" w:themeColor="hyperlink"/>
      <w:u w:val="single"/>
    </w:rPr>
  </w:style>
  <w:style w:type="table" w:styleId="ab">
    <w:name w:val="Table Grid"/>
    <w:basedOn w:val="a2"/>
    <w:uiPriority w:val="39"/>
    <w:rsid w:val="005942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1"/>
    <w:uiPriority w:val="99"/>
    <w:semiHidden/>
    <w:rsid w:val="00E30528"/>
    <w:rPr>
      <w:color w:val="808080"/>
    </w:rPr>
  </w:style>
  <w:style w:type="paragraph" w:styleId="HTML">
    <w:name w:val="HTML Preformatted"/>
    <w:basedOn w:val="a0"/>
    <w:link w:val="HTML0"/>
    <w:uiPriority w:val="99"/>
    <w:semiHidden/>
    <w:unhideWhenUsed/>
    <w:rsid w:val="00010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010A5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List Paragraph"/>
    <w:basedOn w:val="a0"/>
    <w:uiPriority w:val="34"/>
    <w:qFormat/>
    <w:rsid w:val="00E65B10"/>
    <w:pPr>
      <w:ind w:left="720"/>
      <w:contextualSpacing/>
    </w:pPr>
  </w:style>
  <w:style w:type="character" w:customStyle="1" w:styleId="linewrapper">
    <w:name w:val="line_wrapper"/>
    <w:basedOn w:val="a1"/>
    <w:rsid w:val="002F067F"/>
  </w:style>
  <w:style w:type="character" w:styleId="ae">
    <w:name w:val="Unresolved Mention"/>
    <w:basedOn w:val="a1"/>
    <w:uiPriority w:val="99"/>
    <w:semiHidden/>
    <w:unhideWhenUsed/>
    <w:rsid w:val="007349F2"/>
    <w:rPr>
      <w:color w:val="605E5C"/>
      <w:shd w:val="clear" w:color="auto" w:fill="E1DFDD"/>
    </w:rPr>
  </w:style>
  <w:style w:type="paragraph" w:styleId="21">
    <w:name w:val="toc 2"/>
    <w:basedOn w:val="a0"/>
    <w:next w:val="a0"/>
    <w:autoRedefine/>
    <w:uiPriority w:val="39"/>
    <w:unhideWhenUsed/>
    <w:rsid w:val="00EB4B8C"/>
    <w:pPr>
      <w:tabs>
        <w:tab w:val="right" w:leader="dot" w:pos="9344"/>
      </w:tabs>
      <w:spacing w:after="100" w:line="259" w:lineRule="auto"/>
      <w:ind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">
    <w:name w:val="toc 3"/>
    <w:basedOn w:val="a0"/>
    <w:next w:val="a0"/>
    <w:autoRedefine/>
    <w:uiPriority w:val="39"/>
    <w:unhideWhenUsed/>
    <w:rsid w:val="00143469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sz w:val="2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EB4B8C"/>
    <w:rPr>
      <w:rFonts w:ascii="Times New Roman" w:hAnsi="Times New Roman"/>
      <w:b/>
      <w:bCs/>
      <w:sz w:val="28"/>
    </w:rPr>
  </w:style>
  <w:style w:type="character" w:styleId="af">
    <w:name w:val="FollowedHyperlink"/>
    <w:basedOn w:val="a1"/>
    <w:uiPriority w:val="99"/>
    <w:semiHidden/>
    <w:unhideWhenUsed/>
    <w:rsid w:val="00891540"/>
    <w:rPr>
      <w:color w:val="954F72" w:themeColor="followedHyperlink"/>
      <w:u w:val="single"/>
    </w:rPr>
  </w:style>
  <w:style w:type="paragraph" w:styleId="af0">
    <w:name w:val="Revision"/>
    <w:hidden/>
    <w:uiPriority w:val="99"/>
    <w:semiHidden/>
    <w:rsid w:val="00E23456"/>
    <w:pPr>
      <w:spacing w:after="0" w:line="240" w:lineRule="auto"/>
    </w:pPr>
    <w:rPr>
      <w:rFonts w:ascii="Times New Roman" w:hAnsi="Times New Roman"/>
      <w:sz w:val="28"/>
    </w:rPr>
  </w:style>
  <w:style w:type="paragraph" w:styleId="a">
    <w:name w:val="List Bullet"/>
    <w:basedOn w:val="a0"/>
    <w:uiPriority w:val="99"/>
    <w:unhideWhenUsed/>
    <w:rsid w:val="006976F7"/>
    <w:pPr>
      <w:numPr>
        <w:numId w:val="14"/>
      </w:numPr>
      <w:contextualSpacing/>
    </w:pPr>
  </w:style>
  <w:style w:type="paragraph" w:styleId="af1">
    <w:name w:val="Normal (Web)"/>
    <w:basedOn w:val="a0"/>
    <w:uiPriority w:val="99"/>
    <w:semiHidden/>
    <w:unhideWhenUsed/>
    <w:rsid w:val="006976F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8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2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7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1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02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5432917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37202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3481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466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958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65975880">
              <w:marLeft w:val="0"/>
              <w:marRight w:val="0"/>
              <w:marTop w:val="100"/>
              <w:marBottom w:val="10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55565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11937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933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82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7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Dmitrylesnoy/ITMO-study-labs/blob/Computational-math/Computation%20math/Comp_lab_1/compute.py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85CF48-F31C-4CC3-A2F2-4F08AC9B9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638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</dc:creator>
  <cp:keywords/>
  <dc:description/>
  <cp:lastModifiedBy>Vasy Medov</cp:lastModifiedBy>
  <cp:revision>74</cp:revision>
  <cp:lastPrinted>2026-02-18T18:24:00Z</cp:lastPrinted>
  <dcterms:created xsi:type="dcterms:W3CDTF">2024-09-20T20:21:00Z</dcterms:created>
  <dcterms:modified xsi:type="dcterms:W3CDTF">2026-02-18T19:46:00Z</dcterms:modified>
</cp:coreProperties>
</file>