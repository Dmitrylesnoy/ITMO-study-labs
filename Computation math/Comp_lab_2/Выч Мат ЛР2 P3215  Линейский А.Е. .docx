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A47C998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493A88">
        <w:rPr>
          <w:sz w:val="24"/>
          <w:szCs w:val="24"/>
        </w:rPr>
        <w:t>Вычислительная математика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49BAB33D" w:rsidR="00242679" w:rsidRPr="00C40EFB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C40EFB" w:rsidRPr="00C40EFB">
        <w:rPr>
          <w:b/>
          <w:bCs/>
        </w:rPr>
        <w:t>2</w:t>
      </w:r>
    </w:p>
    <w:p w14:paraId="51BF8A75" w14:textId="415983CA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23456">
        <w:rPr>
          <w:b/>
          <w:bCs/>
        </w:rPr>
        <w:t>6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0321B155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</w:t>
      </w:r>
      <w:r w:rsidR="00E23456">
        <w:t>2</w:t>
      </w:r>
      <w:r w:rsidRPr="006C1CC1">
        <w:t>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29BE18D9" w14:textId="02993A75" w:rsidR="00E25DF2" w:rsidRDefault="00E23456" w:rsidP="00B0013D">
      <w:pPr>
        <w:jc w:val="right"/>
      </w:pPr>
      <w:r w:rsidRPr="00E23456">
        <w:t>Наумова Надежда Александровна</w:t>
      </w:r>
    </w:p>
    <w:p w14:paraId="60BA573F" w14:textId="77777777" w:rsidR="00E23456" w:rsidRDefault="00E23456" w:rsidP="00B0013D">
      <w:pPr>
        <w:jc w:val="right"/>
      </w:pPr>
    </w:p>
    <w:p w14:paraId="15CB5631" w14:textId="5B118EC2" w:rsidR="00242679" w:rsidRPr="00CA7A2C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23456">
        <w:t>6</w:t>
      </w:r>
    </w:p>
    <w:bookmarkStart w:id="0" w:name="_Toc178447396" w:displacedByCustomXml="next"/>
    <w:bookmarkStart w:id="1" w:name="_Toc178448813" w:displacedByCustomXml="next"/>
    <w:bookmarkStart w:id="2" w:name="_Toc178448935" w:displacedByCustomXml="next"/>
    <w:bookmarkStart w:id="3" w:name="_Toc182062724" w:displacedByCustomXml="next"/>
    <w:bookmarkStart w:id="4" w:name="_Toc222415931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1682A702" w14:textId="77777777" w:rsidR="0045310D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D4DBDB6" w14:textId="3D1688E1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1" w:history="1">
            <w:r w:rsidR="0045310D" w:rsidRPr="007D48FC">
              <w:rPr>
                <w:rStyle w:val="aa"/>
                <w:noProof/>
              </w:rPr>
              <w:t>Содержание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_Toc222415931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8A719B">
              <w:rPr>
                <w:noProof/>
                <w:webHidden/>
              </w:rPr>
              <w:t>2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1A73BB9F" w14:textId="2E64F0B3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2" w:history="1">
            <w:r w:rsidR="0045310D" w:rsidRPr="007D48FC">
              <w:rPr>
                <w:rStyle w:val="aa"/>
                <w:noProof/>
              </w:rPr>
              <w:t>Цель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_Toc222415932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8A719B">
              <w:rPr>
                <w:noProof/>
                <w:webHidden/>
              </w:rPr>
              <w:t>3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64F187B2" w14:textId="5E2B3941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>HYPERLINK \l "_Toc222415933"</w:instrText>
          </w:r>
          <w:r>
            <w:fldChar w:fldCharType="separate"/>
          </w:r>
          <w:r w:rsidR="0045310D" w:rsidRPr="007D48FC">
            <w:rPr>
              <w:rStyle w:val="aa"/>
              <w:noProof/>
            </w:rPr>
            <w:t>Описание метода</w:t>
          </w:r>
          <w:r w:rsidR="0045310D">
            <w:rPr>
              <w:noProof/>
              <w:webHidden/>
            </w:rPr>
            <w:tab/>
          </w:r>
          <w:r w:rsidR="0045310D">
            <w:rPr>
              <w:noProof/>
              <w:webHidden/>
            </w:rPr>
            <w:fldChar w:fldCharType="begin"/>
          </w:r>
          <w:r w:rsidR="0045310D">
            <w:rPr>
              <w:noProof/>
              <w:webHidden/>
            </w:rPr>
            <w:instrText xml:space="preserve"> PAGEREF _Toc222415933 \h </w:instrText>
          </w:r>
          <w:r w:rsidR="0045310D">
            <w:rPr>
              <w:noProof/>
              <w:webHidden/>
            </w:rPr>
            <w:fldChar w:fldCharType="separate"/>
          </w:r>
          <w:ins w:id="5" w:author="Vasy Medov" w:date="2026-03-06T17:25:00Z">
            <w:r w:rsidR="008A719B">
              <w:rPr>
                <w:b/>
                <w:bCs/>
                <w:noProof/>
                <w:webHidden/>
              </w:rPr>
              <w:t>Ошибка! Закладка не определена.</w:t>
            </w:r>
          </w:ins>
          <w:del w:id="6" w:author="Vasy Medov" w:date="2026-03-06T17:25:00Z">
            <w:r w:rsidR="0045310D" w:rsidDel="008A719B">
              <w:rPr>
                <w:noProof/>
                <w:webHidden/>
              </w:rPr>
              <w:delText>3</w:delText>
            </w:r>
          </w:del>
          <w:r w:rsidR="0045310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0EF95B4" w14:textId="3B406CBF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>HYPERLINK \l "_Toc222415934"</w:instrText>
          </w:r>
          <w:r>
            <w:fldChar w:fldCharType="separate"/>
          </w:r>
          <w:r w:rsidR="0045310D" w:rsidRPr="007D48FC">
            <w:rPr>
              <w:rStyle w:val="aa"/>
              <w:noProof/>
            </w:rPr>
            <w:t>Исходный код программы</w:t>
          </w:r>
          <w:r w:rsidR="0045310D">
            <w:rPr>
              <w:noProof/>
              <w:webHidden/>
            </w:rPr>
            <w:tab/>
          </w:r>
          <w:r w:rsidR="0045310D">
            <w:rPr>
              <w:noProof/>
              <w:webHidden/>
            </w:rPr>
            <w:fldChar w:fldCharType="begin"/>
          </w:r>
          <w:r w:rsidR="0045310D">
            <w:rPr>
              <w:noProof/>
              <w:webHidden/>
            </w:rPr>
            <w:instrText xml:space="preserve"> PAGEREF _Toc222415934 \h </w:instrText>
          </w:r>
          <w:r w:rsidR="0045310D">
            <w:rPr>
              <w:noProof/>
              <w:webHidden/>
            </w:rPr>
          </w:r>
          <w:r w:rsidR="0045310D">
            <w:rPr>
              <w:noProof/>
              <w:webHidden/>
            </w:rPr>
            <w:fldChar w:fldCharType="separate"/>
          </w:r>
          <w:ins w:id="7" w:author="Vasy Medov" w:date="2026-03-06T17:25:00Z">
            <w:r w:rsidR="008A719B">
              <w:rPr>
                <w:noProof/>
                <w:webHidden/>
              </w:rPr>
              <w:t>8</w:t>
            </w:r>
          </w:ins>
          <w:del w:id="8" w:author="Vasy Medov" w:date="2026-03-06T17:25:00Z">
            <w:r w:rsidR="0045310D" w:rsidDel="008A719B">
              <w:rPr>
                <w:noProof/>
                <w:webHidden/>
              </w:rPr>
              <w:delText>4</w:delText>
            </w:r>
          </w:del>
          <w:r w:rsidR="0045310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24ECC4C" w14:textId="3198B813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>HYPERLINK \l "_Toc222415935"</w:instrText>
          </w:r>
          <w:r>
            <w:fldChar w:fldCharType="separate"/>
          </w:r>
          <w:r w:rsidR="0045310D" w:rsidRPr="007D48FC">
            <w:rPr>
              <w:rStyle w:val="aa"/>
              <w:noProof/>
            </w:rPr>
            <w:t>Результат работы</w:t>
          </w:r>
          <w:r w:rsidR="0045310D">
            <w:rPr>
              <w:noProof/>
              <w:webHidden/>
            </w:rPr>
            <w:tab/>
          </w:r>
          <w:r w:rsidR="0045310D">
            <w:rPr>
              <w:noProof/>
              <w:webHidden/>
            </w:rPr>
            <w:fldChar w:fldCharType="begin"/>
          </w:r>
          <w:r w:rsidR="0045310D">
            <w:rPr>
              <w:noProof/>
              <w:webHidden/>
            </w:rPr>
            <w:instrText xml:space="preserve"> PAGEREF _Toc222415935 \h </w:instrText>
          </w:r>
          <w:r w:rsidR="0045310D">
            <w:rPr>
              <w:noProof/>
              <w:webHidden/>
            </w:rPr>
          </w:r>
          <w:r w:rsidR="0045310D">
            <w:rPr>
              <w:noProof/>
              <w:webHidden/>
            </w:rPr>
            <w:fldChar w:fldCharType="separate"/>
          </w:r>
          <w:ins w:id="9" w:author="Vasy Medov" w:date="2026-03-06T17:25:00Z">
            <w:r w:rsidR="008A719B">
              <w:rPr>
                <w:noProof/>
                <w:webHidden/>
              </w:rPr>
              <w:t>15</w:t>
            </w:r>
          </w:ins>
          <w:del w:id="10" w:author="Vasy Medov" w:date="2026-03-06T17:25:00Z">
            <w:r w:rsidR="0045310D" w:rsidDel="008A719B">
              <w:rPr>
                <w:noProof/>
                <w:webHidden/>
              </w:rPr>
              <w:delText>6</w:delText>
            </w:r>
          </w:del>
          <w:r w:rsidR="0045310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4003209" w14:textId="4ADA7ED4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>HYPERLINK \l "_Toc222415936"</w:instrText>
          </w:r>
          <w:r>
            <w:fldChar w:fldCharType="separate"/>
          </w:r>
          <w:r w:rsidR="0045310D" w:rsidRPr="007D48FC">
            <w:rPr>
              <w:rStyle w:val="aa"/>
              <w:noProof/>
            </w:rPr>
            <w:t>Вывод</w:t>
          </w:r>
          <w:r w:rsidR="0045310D">
            <w:rPr>
              <w:noProof/>
              <w:webHidden/>
            </w:rPr>
            <w:tab/>
          </w:r>
          <w:r w:rsidR="0045310D">
            <w:rPr>
              <w:noProof/>
              <w:webHidden/>
            </w:rPr>
            <w:fldChar w:fldCharType="begin"/>
          </w:r>
          <w:r w:rsidR="0045310D">
            <w:rPr>
              <w:noProof/>
              <w:webHidden/>
            </w:rPr>
            <w:instrText xml:space="preserve"> PAGEREF _Toc222415936 \h </w:instrText>
          </w:r>
          <w:r w:rsidR="0045310D">
            <w:rPr>
              <w:noProof/>
              <w:webHidden/>
            </w:rPr>
          </w:r>
          <w:r w:rsidR="0045310D">
            <w:rPr>
              <w:noProof/>
              <w:webHidden/>
            </w:rPr>
            <w:fldChar w:fldCharType="separate"/>
          </w:r>
          <w:ins w:id="11" w:author="Vasy Medov" w:date="2026-03-06T17:25:00Z">
            <w:r w:rsidR="008A719B">
              <w:rPr>
                <w:noProof/>
                <w:webHidden/>
              </w:rPr>
              <w:t>15</w:t>
            </w:r>
          </w:ins>
          <w:del w:id="12" w:author="Vasy Medov" w:date="2026-03-06T17:25:00Z">
            <w:r w:rsidR="0045310D" w:rsidDel="008A719B">
              <w:rPr>
                <w:noProof/>
                <w:webHidden/>
              </w:rPr>
              <w:delText>6</w:delText>
            </w:r>
          </w:del>
          <w:r w:rsidR="0045310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8"/>
      </w:pPr>
    </w:p>
    <w:p w14:paraId="38F7C72D" w14:textId="77777777" w:rsidR="00F936BB" w:rsidRDefault="00F936BB" w:rsidP="007349F2">
      <w:pPr>
        <w:pStyle w:val="a8"/>
      </w:pPr>
    </w:p>
    <w:p w14:paraId="14A0D39B" w14:textId="77777777" w:rsidR="00F936BB" w:rsidRDefault="00F936BB" w:rsidP="007349F2">
      <w:pPr>
        <w:pStyle w:val="a8"/>
      </w:pPr>
    </w:p>
    <w:p w14:paraId="78E29502" w14:textId="77777777" w:rsidR="00F936BB" w:rsidRDefault="00F936BB" w:rsidP="007349F2">
      <w:pPr>
        <w:pStyle w:val="a8"/>
      </w:pPr>
    </w:p>
    <w:p w14:paraId="277B544E" w14:textId="77777777" w:rsidR="00F936BB" w:rsidRDefault="00F936BB" w:rsidP="007349F2">
      <w:pPr>
        <w:pStyle w:val="a8"/>
      </w:pPr>
    </w:p>
    <w:p w14:paraId="415E0170" w14:textId="77777777" w:rsidR="00F936BB" w:rsidRDefault="00F936BB" w:rsidP="007349F2">
      <w:pPr>
        <w:pStyle w:val="a8"/>
      </w:pPr>
    </w:p>
    <w:p w14:paraId="4E69FC01" w14:textId="77777777" w:rsidR="00F936BB" w:rsidRDefault="00F936BB" w:rsidP="007349F2">
      <w:pPr>
        <w:pStyle w:val="a8"/>
      </w:pPr>
    </w:p>
    <w:p w14:paraId="52F595CB" w14:textId="77777777" w:rsidR="00F936BB" w:rsidRDefault="00F936BB" w:rsidP="00F936BB">
      <w:pPr>
        <w:pStyle w:val="a8"/>
      </w:pPr>
    </w:p>
    <w:p w14:paraId="32806803" w14:textId="77777777" w:rsidR="00F936BB" w:rsidRDefault="00F936BB" w:rsidP="00F936BB">
      <w:pPr>
        <w:pStyle w:val="a8"/>
      </w:pPr>
    </w:p>
    <w:p w14:paraId="0322F7B6" w14:textId="77777777" w:rsidR="00F936BB" w:rsidRDefault="00F936BB" w:rsidP="00F936BB">
      <w:pPr>
        <w:pStyle w:val="a8"/>
      </w:pPr>
    </w:p>
    <w:p w14:paraId="6F85B291" w14:textId="77777777" w:rsidR="00F936BB" w:rsidRDefault="00F936BB" w:rsidP="00F936BB">
      <w:pPr>
        <w:pStyle w:val="a8"/>
      </w:pPr>
    </w:p>
    <w:p w14:paraId="77206062" w14:textId="77777777" w:rsidR="00F936BB" w:rsidRDefault="00F936BB" w:rsidP="00F936BB">
      <w:pPr>
        <w:pStyle w:val="a8"/>
      </w:pPr>
    </w:p>
    <w:p w14:paraId="301E7C2D" w14:textId="77777777" w:rsidR="00F936BB" w:rsidRDefault="00F936BB" w:rsidP="00F936BB">
      <w:pPr>
        <w:pStyle w:val="a8"/>
      </w:pPr>
    </w:p>
    <w:p w14:paraId="1C8E8578" w14:textId="77777777" w:rsidR="00F936BB" w:rsidRDefault="00F936BB" w:rsidP="00F936BB">
      <w:pPr>
        <w:pStyle w:val="a8"/>
      </w:pPr>
    </w:p>
    <w:p w14:paraId="22A30C23" w14:textId="77777777" w:rsidR="00F936BB" w:rsidRDefault="00F936BB" w:rsidP="00F936BB">
      <w:pPr>
        <w:pStyle w:val="a8"/>
      </w:pPr>
    </w:p>
    <w:p w14:paraId="64154F63" w14:textId="77777777" w:rsidR="00F936BB" w:rsidRDefault="00F936BB" w:rsidP="00F936BB">
      <w:pPr>
        <w:pStyle w:val="a8"/>
      </w:pPr>
    </w:p>
    <w:p w14:paraId="20937D68" w14:textId="77777777" w:rsidR="00F936BB" w:rsidRDefault="00F936BB" w:rsidP="00F936BB">
      <w:pPr>
        <w:pStyle w:val="a8"/>
      </w:pPr>
    </w:p>
    <w:p w14:paraId="553EBC99" w14:textId="77777777" w:rsidR="00F936BB" w:rsidRDefault="00F936BB" w:rsidP="00F936BB">
      <w:pPr>
        <w:pStyle w:val="a8"/>
      </w:pPr>
    </w:p>
    <w:p w14:paraId="62D60DCD" w14:textId="77777777" w:rsidR="00F936BB" w:rsidRDefault="00F936BB" w:rsidP="00F936BB">
      <w:pPr>
        <w:pStyle w:val="a8"/>
      </w:pPr>
    </w:p>
    <w:p w14:paraId="48DC519B" w14:textId="77777777" w:rsidR="00F936BB" w:rsidRDefault="00F936BB" w:rsidP="00F936BB">
      <w:pPr>
        <w:pStyle w:val="a8"/>
      </w:pPr>
    </w:p>
    <w:p w14:paraId="473382DF" w14:textId="77777777" w:rsidR="00F936BB" w:rsidRDefault="00F936BB" w:rsidP="00F936BB">
      <w:pPr>
        <w:pStyle w:val="a8"/>
      </w:pPr>
    </w:p>
    <w:p w14:paraId="1E307D81" w14:textId="77777777" w:rsidR="00F936BB" w:rsidRDefault="00F936BB" w:rsidP="00F936BB">
      <w:pPr>
        <w:pStyle w:val="a8"/>
      </w:pPr>
    </w:p>
    <w:p w14:paraId="454B8532" w14:textId="77777777" w:rsidR="00F936BB" w:rsidRDefault="00F936BB" w:rsidP="00F936BB">
      <w:pPr>
        <w:pStyle w:val="a8"/>
      </w:pPr>
    </w:p>
    <w:p w14:paraId="7D41A601" w14:textId="77777777" w:rsidR="00F936BB" w:rsidRDefault="00F936BB" w:rsidP="00F936BB">
      <w:pPr>
        <w:pStyle w:val="a8"/>
      </w:pPr>
    </w:p>
    <w:p w14:paraId="5A8A6235" w14:textId="77777777" w:rsidR="00F936BB" w:rsidRDefault="00F936BB" w:rsidP="00F936BB">
      <w:pPr>
        <w:pStyle w:val="a8"/>
      </w:pPr>
    </w:p>
    <w:p w14:paraId="09E67030" w14:textId="77777777" w:rsidR="00F936BB" w:rsidRDefault="00F936BB" w:rsidP="00F936BB">
      <w:pPr>
        <w:pStyle w:val="a8"/>
      </w:pPr>
    </w:p>
    <w:p w14:paraId="686A8840" w14:textId="77777777" w:rsidR="00F936BB" w:rsidRDefault="00F936BB" w:rsidP="00F936BB">
      <w:pPr>
        <w:pStyle w:val="a8"/>
      </w:pPr>
    </w:p>
    <w:p w14:paraId="0CBE27C2" w14:textId="6A4B572F" w:rsidR="00F936BB" w:rsidRDefault="00F936BB" w:rsidP="00F936BB">
      <w:pPr>
        <w:pStyle w:val="a8"/>
      </w:pPr>
    </w:p>
    <w:p w14:paraId="2B41765D" w14:textId="77777777" w:rsidR="008036B1" w:rsidRDefault="008036B1" w:rsidP="00F936BB">
      <w:pPr>
        <w:pStyle w:val="a8"/>
      </w:pPr>
    </w:p>
    <w:p w14:paraId="420B78DE" w14:textId="77777777" w:rsidR="008036B1" w:rsidRDefault="008036B1" w:rsidP="00F936BB">
      <w:pPr>
        <w:pStyle w:val="a8"/>
      </w:pPr>
    </w:p>
    <w:p w14:paraId="675C9A36" w14:textId="77777777" w:rsidR="00EB4B8C" w:rsidRDefault="00EB4B8C" w:rsidP="00F936BB">
      <w:pPr>
        <w:pStyle w:val="a8"/>
      </w:pPr>
    </w:p>
    <w:p w14:paraId="7607FE96" w14:textId="77777777" w:rsidR="00F936BB" w:rsidRDefault="00F936BB" w:rsidP="00F936BB">
      <w:pPr>
        <w:pStyle w:val="a8"/>
      </w:pPr>
    </w:p>
    <w:p w14:paraId="2BBEBAC7" w14:textId="77777777" w:rsidR="00F936BB" w:rsidRDefault="00F936BB" w:rsidP="00F936BB">
      <w:pPr>
        <w:pStyle w:val="a8"/>
      </w:pPr>
    </w:p>
    <w:p w14:paraId="4F10288D" w14:textId="18FAEDD8" w:rsidR="00F936BB" w:rsidRPr="00E23456" w:rsidRDefault="00E23456" w:rsidP="00997FAD">
      <w:pPr>
        <w:pStyle w:val="10"/>
      </w:pPr>
      <w:bookmarkStart w:id="13" w:name="_Toc222415932"/>
      <w:r>
        <w:t>Цель</w:t>
      </w:r>
      <w:bookmarkEnd w:id="13"/>
    </w:p>
    <w:p w14:paraId="2FCFE577" w14:textId="3449A601" w:rsidR="00C40EFB" w:rsidRPr="00C40EFB" w:rsidRDefault="00C40EFB" w:rsidP="00E23456">
      <w:r>
        <w:t>И</w:t>
      </w:r>
      <w:r w:rsidRPr="00C40EFB">
        <w:t>зучить численные методы решения нелинейных уравнений и их систем, найти корни заданного нелинейного уравнения/системы нелинейных уравнений, выполнить программную реализацию методов</w:t>
      </w:r>
      <w:r>
        <w:t xml:space="preserve"> на языке </w:t>
      </w:r>
      <w:r>
        <w:rPr>
          <w:lang w:val="en-US"/>
        </w:rPr>
        <w:t>Python</w:t>
      </w:r>
      <w:r w:rsidRPr="00C40EFB">
        <w:t>.</w:t>
      </w:r>
    </w:p>
    <w:p w14:paraId="0EC01A00" w14:textId="7FCD7323" w:rsidR="00F570EC" w:rsidRPr="00C40EFB" w:rsidRDefault="00C40EFB" w:rsidP="00E23456">
      <w:pPr>
        <w:pStyle w:val="10"/>
      </w:pPr>
      <w:r>
        <w:t>Порядок выполнения работы</w:t>
      </w:r>
    </w:p>
    <w:p w14:paraId="5EED3DE9" w14:textId="77777777" w:rsidR="003E780F" w:rsidRDefault="003E780F" w:rsidP="003E780F">
      <w:pPr>
        <w:pStyle w:val="ad"/>
        <w:numPr>
          <w:ilvl w:val="0"/>
          <w:numId w:val="16"/>
        </w:numPr>
      </w:pPr>
      <w:r>
        <w:t>Вычислительная реализация задачи</w:t>
      </w:r>
    </w:p>
    <w:p w14:paraId="2A145E12" w14:textId="36C61A42" w:rsidR="003E780F" w:rsidRDefault="003E780F" w:rsidP="003E780F">
      <w:pPr>
        <w:pStyle w:val="ad"/>
        <w:numPr>
          <w:ilvl w:val="1"/>
          <w:numId w:val="16"/>
        </w:numPr>
      </w:pPr>
      <w:r>
        <w:t xml:space="preserve"> Решение нелинейного уравнения</w:t>
      </w:r>
    </w:p>
    <w:p w14:paraId="03830E3B" w14:textId="4509F54D" w:rsidR="00C40EFB" w:rsidRDefault="00E73209" w:rsidP="003E780F">
      <w:pPr>
        <w:pStyle w:val="ad"/>
        <w:numPr>
          <w:ilvl w:val="2"/>
          <w:numId w:val="17"/>
        </w:numPr>
      </w:pPr>
      <w:r>
        <w:t>Отделить корни заданного нелинейного уравнения графически</w:t>
      </w:r>
    </w:p>
    <w:p w14:paraId="04E23CDB" w14:textId="6E5E76D8" w:rsidR="00E73209" w:rsidRDefault="003E780F" w:rsidP="003E780F">
      <w:pPr>
        <w:pStyle w:val="ad"/>
        <w:numPr>
          <w:ilvl w:val="2"/>
          <w:numId w:val="17"/>
        </w:numPr>
      </w:pPr>
      <w:r>
        <w:t>Определить интервалы изоляции корней</w:t>
      </w:r>
    </w:p>
    <w:p w14:paraId="57D848C8" w14:textId="1F6D0151" w:rsidR="003E780F" w:rsidRDefault="003E780F" w:rsidP="003E780F">
      <w:pPr>
        <w:pStyle w:val="ad"/>
        <w:numPr>
          <w:ilvl w:val="2"/>
          <w:numId w:val="17"/>
        </w:numPr>
      </w:pPr>
      <w:r>
        <w:t>Уточнить корни нелинейного уравнения с указанной точностью</w:t>
      </w:r>
    </w:p>
    <w:p w14:paraId="65F265F5" w14:textId="4E157FE8" w:rsidR="003E780F" w:rsidRDefault="003E780F" w:rsidP="003E780F">
      <w:pPr>
        <w:pStyle w:val="ad"/>
        <w:numPr>
          <w:ilvl w:val="1"/>
          <w:numId w:val="17"/>
        </w:numPr>
      </w:pPr>
      <w:r>
        <w:t>Решение системы нелинейных уравнений</w:t>
      </w:r>
    </w:p>
    <w:p w14:paraId="2545B02A" w14:textId="72634D59" w:rsidR="003E780F" w:rsidRDefault="003E780F" w:rsidP="003E780F">
      <w:pPr>
        <w:pStyle w:val="ad"/>
        <w:numPr>
          <w:ilvl w:val="2"/>
          <w:numId w:val="17"/>
        </w:numPr>
      </w:pPr>
      <w:r>
        <w:t>Отделить корни заданной СНЛУ графически</w:t>
      </w:r>
    </w:p>
    <w:p w14:paraId="73A277F5" w14:textId="73F59CA5" w:rsidR="003E780F" w:rsidRDefault="003E780F" w:rsidP="003E780F">
      <w:pPr>
        <w:pStyle w:val="ad"/>
        <w:numPr>
          <w:ilvl w:val="2"/>
          <w:numId w:val="17"/>
        </w:numPr>
      </w:pPr>
      <w:r>
        <w:t>Решить СНЛУ с указанной точностью</w:t>
      </w:r>
    </w:p>
    <w:p w14:paraId="547AB5CB" w14:textId="15910EC4" w:rsidR="003E780F" w:rsidRDefault="003E780F" w:rsidP="003E780F">
      <w:pPr>
        <w:pStyle w:val="ad"/>
        <w:numPr>
          <w:ilvl w:val="0"/>
          <w:numId w:val="17"/>
        </w:numPr>
      </w:pPr>
      <w:r>
        <w:t>Программная реализация задачи</w:t>
      </w:r>
    </w:p>
    <w:p w14:paraId="2FB753FF" w14:textId="6D606EAB" w:rsidR="003E780F" w:rsidRDefault="003E780F" w:rsidP="003E780F">
      <w:pPr>
        <w:pStyle w:val="ad"/>
        <w:numPr>
          <w:ilvl w:val="1"/>
          <w:numId w:val="17"/>
        </w:numPr>
      </w:pPr>
      <w:r>
        <w:t xml:space="preserve"> Дл</w:t>
      </w:r>
      <w:r w:rsidR="0057407E">
        <w:t>я</w:t>
      </w:r>
      <w:r>
        <w:t xml:space="preserve"> нелинейных уравнений</w:t>
      </w:r>
    </w:p>
    <w:p w14:paraId="0E2BBC9F" w14:textId="2AFAD57A" w:rsidR="003E780F" w:rsidRDefault="003E780F" w:rsidP="003E780F">
      <w:pPr>
        <w:pStyle w:val="ad"/>
        <w:numPr>
          <w:ilvl w:val="2"/>
          <w:numId w:val="17"/>
        </w:numPr>
      </w:pPr>
      <w:r>
        <w:t>Реализовать численные методы в виде отдельных подпрограмм/методов/классов</w:t>
      </w:r>
    </w:p>
    <w:p w14:paraId="315C897C" w14:textId="2C5F42D5" w:rsidR="0057407E" w:rsidRDefault="0057407E" w:rsidP="003E780F">
      <w:pPr>
        <w:pStyle w:val="ad"/>
        <w:numPr>
          <w:ilvl w:val="2"/>
          <w:numId w:val="17"/>
        </w:numPr>
      </w:pPr>
      <w:r>
        <w:t>Реализовать ввод и валидацию данных пользователем</w:t>
      </w:r>
    </w:p>
    <w:p w14:paraId="6B254A25" w14:textId="1B369A26" w:rsidR="003E780F" w:rsidRDefault="0057407E" w:rsidP="003E780F">
      <w:pPr>
        <w:pStyle w:val="ad"/>
        <w:numPr>
          <w:ilvl w:val="2"/>
          <w:numId w:val="17"/>
        </w:numPr>
      </w:pPr>
      <w:r>
        <w:t>Организовать вывод графика функции на всём исследуемом интервале</w:t>
      </w:r>
    </w:p>
    <w:p w14:paraId="2038221D" w14:textId="3CC96564" w:rsidR="0057407E" w:rsidRDefault="0057407E" w:rsidP="0057407E">
      <w:pPr>
        <w:pStyle w:val="ad"/>
        <w:numPr>
          <w:ilvl w:val="1"/>
          <w:numId w:val="17"/>
        </w:numPr>
      </w:pPr>
      <w:r>
        <w:t xml:space="preserve"> Для систем нелинейных уравнений</w:t>
      </w:r>
    </w:p>
    <w:p w14:paraId="7F526804" w14:textId="25399089" w:rsidR="0057407E" w:rsidRDefault="0057407E" w:rsidP="0057407E">
      <w:pPr>
        <w:pStyle w:val="ad"/>
        <w:numPr>
          <w:ilvl w:val="2"/>
          <w:numId w:val="17"/>
        </w:numPr>
      </w:pPr>
      <w:r>
        <w:t>Реализовать алгоритм решения СНЛУ</w:t>
      </w:r>
    </w:p>
    <w:p w14:paraId="57A8B0B1" w14:textId="67FCAF5F" w:rsidR="0057407E" w:rsidRDefault="0057407E" w:rsidP="0057407E">
      <w:pPr>
        <w:pStyle w:val="ad"/>
        <w:numPr>
          <w:ilvl w:val="2"/>
          <w:numId w:val="17"/>
        </w:numPr>
      </w:pPr>
      <w:r>
        <w:t>Реализовать пользовательский ввод</w:t>
      </w:r>
    </w:p>
    <w:p w14:paraId="406880DB" w14:textId="04DFFFEB" w:rsidR="0057407E" w:rsidRDefault="0057407E" w:rsidP="0057407E">
      <w:pPr>
        <w:pStyle w:val="ad"/>
        <w:numPr>
          <w:ilvl w:val="2"/>
          <w:numId w:val="17"/>
        </w:numPr>
      </w:pPr>
      <w:r>
        <w:t>Организовать вывод графика функций</w:t>
      </w:r>
    </w:p>
    <w:p w14:paraId="0C738F82" w14:textId="42DAA31C" w:rsidR="0057407E" w:rsidRDefault="0057407E" w:rsidP="0057407E">
      <w:pPr>
        <w:pStyle w:val="ad"/>
        <w:numPr>
          <w:ilvl w:val="2"/>
          <w:numId w:val="17"/>
        </w:numPr>
      </w:pPr>
      <w:r>
        <w:t>Организовать вывод данных вычислений</w:t>
      </w:r>
    </w:p>
    <w:p w14:paraId="7E608C3D" w14:textId="54A739E8" w:rsidR="0057407E" w:rsidRDefault="0057407E" w:rsidP="0057407E">
      <w:pPr>
        <w:pStyle w:val="ad"/>
        <w:numPr>
          <w:ilvl w:val="2"/>
          <w:numId w:val="17"/>
        </w:numPr>
      </w:pPr>
      <w:r>
        <w:t>Проверить правильность решения системы нелинейных уравнений</w:t>
      </w:r>
    </w:p>
    <w:p w14:paraId="4178763C" w14:textId="77777777" w:rsidR="00C40EFB" w:rsidRDefault="00C40EFB" w:rsidP="0057407E">
      <w:pPr>
        <w:ind w:firstLine="0"/>
      </w:pPr>
    </w:p>
    <w:p w14:paraId="4BFE3829" w14:textId="0E5078C0" w:rsidR="00C40EFB" w:rsidRDefault="00C40EFB" w:rsidP="00C40EFB">
      <w:pPr>
        <w:pStyle w:val="10"/>
      </w:pPr>
      <w:r>
        <w:lastRenderedPageBreak/>
        <w:t>Рабочие формулы используемых методов</w:t>
      </w:r>
    </w:p>
    <w:p w14:paraId="4CEBB1E0" w14:textId="39089B5A" w:rsidR="00C40EFB" w:rsidRDefault="000F4D89" w:rsidP="000F4D89">
      <w:pPr>
        <w:ind w:firstLine="0"/>
      </w:pPr>
      <w:r>
        <w:t>Вид уравнения для вычислительной реализации:</w:t>
      </w:r>
    </w:p>
    <w:p w14:paraId="27D09B5A" w14:textId="0A3F3988" w:rsidR="00945325" w:rsidRPr="009745E5" w:rsidRDefault="00B404C7" w:rsidP="000F4D89">
      <w:pPr>
        <w:ind w:firstLine="0"/>
        <w:rPr>
          <w:rFonts w:eastAsiaTheme="minorEastAsia"/>
          <w:i/>
          <w:rPrChange w:id="14" w:author="Vasy Medov" w:date="2026-03-04T00:54:00Z">
            <w:rPr>
              <w:rFonts w:eastAsiaTheme="minorEastAsia"/>
              <w:i/>
              <w:lang w:val="en-US"/>
            </w:rPr>
          </w:rPrChange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+3.41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-23.74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+2.95</m:t>
          </m:r>
        </m:oMath>
      </m:oMathPara>
    </w:p>
    <w:p w14:paraId="0351C418" w14:textId="5A9F3B7F" w:rsidR="00945325" w:rsidRPr="000857EA" w:rsidRDefault="00945325" w:rsidP="000F4D8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Производная функции для вычислительной </w:t>
      </w:r>
      <w:proofErr w:type="gramStart"/>
      <w:r>
        <w:rPr>
          <w:rFonts w:eastAsiaTheme="minorEastAsia"/>
          <w:iCs/>
        </w:rPr>
        <w:t>реализации:</w:t>
      </w:r>
      <w:ins w:id="15" w:author="Vasy Medov" w:date="2026-03-05T19:53:00Z">
        <w:r w:rsidR="000857EA">
          <w:rPr>
            <w:rFonts w:eastAsiaTheme="minorEastAsia"/>
            <w:iCs/>
          </w:rPr>
          <w:t>+</w:t>
        </w:r>
      </w:ins>
      <w:proofErr w:type="gramEnd"/>
    </w:p>
    <w:p w14:paraId="78BAD319" w14:textId="4432E1C9" w:rsidR="00945325" w:rsidRPr="00945325" w:rsidRDefault="00000000" w:rsidP="000F4D89">
      <w:pPr>
        <w:ind w:firstLine="0"/>
        <w:rPr>
          <w:ins w:id="16" w:author="Vasy Medov" w:date="2026-03-04T14:43:00Z"/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+6.82x-23.74</m:t>
          </m:r>
        </m:oMath>
      </m:oMathPara>
    </w:p>
    <w:p w14:paraId="3DDAAF10" w14:textId="0DB6EB6E" w:rsidR="00945325" w:rsidRDefault="00945325" w:rsidP="00945325">
      <w:pPr>
        <w:ind w:firstLine="0"/>
        <w:rPr>
          <w:ins w:id="17" w:author="Vasy Medov" w:date="2026-03-04T14:43:00Z"/>
          <w:rFonts w:eastAsiaTheme="minorEastAsia"/>
          <w:iCs/>
        </w:rPr>
      </w:pPr>
      <w:ins w:id="18" w:author="Vasy Medov" w:date="2026-03-04T14:43:00Z">
        <w:r>
          <w:rPr>
            <w:rFonts w:eastAsiaTheme="minorEastAsia"/>
            <w:iCs/>
          </w:rPr>
          <w:t>Вторая производная функции для вычислительной реализации:</w:t>
        </w:r>
      </w:ins>
    </w:p>
    <w:p w14:paraId="52DDCA14" w14:textId="22046697" w:rsidR="00945325" w:rsidRPr="00945325" w:rsidRDefault="00000000" w:rsidP="000F4D89">
      <w:pPr>
        <w:ind w:firstLine="0"/>
        <w:rPr>
          <w:rFonts w:eastAsiaTheme="minorEastAsia"/>
          <w:i/>
          <w:lang w:val="en-US"/>
          <w:rPrChange w:id="19" w:author="Vasy Medov" w:date="2026-03-04T14:43:00Z">
            <w:rPr>
              <w:rFonts w:eastAsiaTheme="minorEastAsia"/>
              <w:i/>
            </w:rPr>
          </w:rPrChange>
        </w:rPr>
      </w:pPr>
      <m:oMathPara>
        <m:oMath>
          <m:sSup>
            <m:sSupPr>
              <m:ctrlPr>
                <w:ins w:id="20" w:author="Vasy Medov" w:date="2026-03-04T14:43:00Z">
                  <w:rPr>
                    <w:rFonts w:ascii="Cambria Math" w:eastAsiaTheme="minorEastAsia" w:hAnsi="Cambria Math"/>
                    <w:i/>
                    <w:lang w:val="en-US"/>
                  </w:rPr>
                </w:ins>
              </m:ctrlPr>
            </m:sSupPr>
            <m:e>
              <m:r>
                <w:ins w:id="21" w:author="Vasy Medov" w:date="2026-03-04T14:43:00Z">
                  <w:rPr>
                    <w:rFonts w:ascii="Cambria Math" w:eastAsiaTheme="minorEastAsia" w:hAnsi="Cambria Math"/>
                  </w:rPr>
                  <m:t>f</m:t>
                </w:ins>
              </m:r>
              <m:ctrlPr>
                <w:ins w:id="22" w:author="Vasy Medov" w:date="2026-03-04T14:43:00Z">
                  <w:rPr>
                    <w:rFonts w:ascii="Cambria Math" w:eastAsiaTheme="minorEastAsia" w:hAnsi="Cambria Math"/>
                    <w:i/>
                  </w:rPr>
                </w:ins>
              </m:ctrlPr>
            </m:e>
            <m:sup>
              <m:r>
                <w:ins w:id="23" w:author="Vasy Medov" w:date="2026-03-04T14:43:00Z">
                  <w:rPr>
                    <w:rFonts w:ascii="Cambria Math" w:eastAsiaTheme="minorEastAsia" w:hAnsi="Cambria Math"/>
                    <w:lang w:val="en-US"/>
                  </w:rPr>
                  <m:t>'</m:t>
                </w:ins>
              </m:r>
              <m:r>
                <w:ins w:id="24" w:author="Vasy Medov" w:date="2026-03-04T14:44:00Z">
                  <w:rPr>
                    <w:rFonts w:ascii="Cambria Math" w:eastAsiaTheme="minorEastAsia" w:hAnsi="Cambria Math"/>
                    <w:lang w:val="en-US"/>
                  </w:rPr>
                  <m:t>'</m:t>
                </w:ins>
              </m:r>
            </m:sup>
          </m:sSup>
          <m:d>
            <m:dPr>
              <m:ctrlPr>
                <w:ins w:id="25" w:author="Vasy Medov" w:date="2026-03-04T14:43:00Z">
                  <w:rPr>
                    <w:rFonts w:ascii="Cambria Math" w:eastAsiaTheme="minorEastAsia" w:hAnsi="Cambria Math"/>
                    <w:i/>
                    <w:lang w:val="en-US"/>
                  </w:rPr>
                </w:ins>
              </m:ctrlPr>
            </m:dPr>
            <m:e>
              <m:r>
                <w:ins w:id="26" w:author="Vasy Medov" w:date="2026-03-04T14:43:00Z">
                  <w:rPr>
                    <w:rFonts w:ascii="Cambria Math" w:eastAsiaTheme="minorEastAsia" w:hAnsi="Cambria Math"/>
                    <w:lang w:val="en-US"/>
                  </w:rPr>
                  <m:t>x</m:t>
                </w:ins>
              </m:r>
            </m:e>
          </m:d>
          <m:r>
            <w:ins w:id="27" w:author="Vasy Medov" w:date="2026-03-04T14:43:00Z">
              <w:rPr>
                <w:rFonts w:ascii="Cambria Math" w:eastAsiaTheme="minorEastAsia" w:hAnsi="Cambria Math"/>
                <w:lang w:val="en-US"/>
              </w:rPr>
              <m:t>=</m:t>
            </w:ins>
          </m:r>
          <m:r>
            <w:ins w:id="28" w:author="Vasy Medov" w:date="2026-03-04T14:44:00Z">
              <w:rPr>
                <w:rFonts w:ascii="Cambria Math" w:eastAsiaTheme="minorEastAsia" w:hAnsi="Cambria Math"/>
                <w:lang w:val="en-US"/>
              </w:rPr>
              <m:t>12x</m:t>
            </w:ins>
          </m:r>
          <m:r>
            <w:ins w:id="29" w:author="Vasy Medov" w:date="2026-03-04T14:43:00Z">
              <w:rPr>
                <w:rFonts w:ascii="Cambria Math" w:eastAsiaTheme="minorEastAsia" w:hAnsi="Cambria Math"/>
                <w:lang w:val="en-US"/>
              </w:rPr>
              <m:t>+6.82</m:t>
            </w:ins>
          </m:r>
        </m:oMath>
      </m:oMathPara>
    </w:p>
    <w:p w14:paraId="280CE3CD" w14:textId="0BFF5ADB" w:rsidR="00820AC5" w:rsidRPr="009745E5" w:rsidRDefault="00820AC5" w:rsidP="00820AC5">
      <w:pPr>
        <w:ind w:firstLine="0"/>
        <w:rPr>
          <w:ins w:id="30" w:author="Vasy Medov" w:date="2026-03-04T14:45:00Z"/>
          <w:rFonts w:eastAsiaTheme="minorEastAsia"/>
          <w:iCs/>
          <w:rPrChange w:id="31" w:author="Vasy Medov" w:date="2026-03-04T00:54:00Z">
            <w:rPr>
              <w:ins w:id="32" w:author="Vasy Medov" w:date="2026-03-04T14:45:00Z"/>
              <w:rFonts w:eastAsiaTheme="minorEastAsia"/>
              <w:iCs/>
              <w:lang w:val="en-US"/>
            </w:rPr>
          </w:rPrChange>
        </w:rPr>
      </w:pPr>
      <w:del w:id="33" w:author="Vasy Medov" w:date="2026-03-04T01:03:00Z">
        <w:r w:rsidDel="002B3BA4">
          <w:rPr>
            <w:rFonts w:eastAsiaTheme="minorEastAsia"/>
            <w:iCs/>
          </w:rPr>
          <w:delText xml:space="preserve">Итерационная </w:delText>
        </w:r>
      </w:del>
      <w:ins w:id="34" w:author="Vasy Medov" w:date="2026-03-04T01:03:00Z">
        <w:r w:rsidR="002B3BA4">
          <w:rPr>
            <w:rFonts w:eastAsiaTheme="minorEastAsia"/>
            <w:iCs/>
          </w:rPr>
          <w:t xml:space="preserve">Расчетная </w:t>
        </w:r>
      </w:ins>
      <w:r>
        <w:rPr>
          <w:rFonts w:eastAsiaTheme="minorEastAsia"/>
          <w:iCs/>
        </w:rPr>
        <w:t xml:space="preserve">формула метода Ньютона: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en>
        </m:f>
      </m:oMath>
    </w:p>
    <w:p w14:paraId="1B337AF3" w14:textId="7BD30855" w:rsidR="00945325" w:rsidRDefault="002B3BA4" w:rsidP="00945325">
      <w:pPr>
        <w:ind w:firstLine="0"/>
        <w:rPr>
          <w:ins w:id="35" w:author="Vasy Medov" w:date="2026-03-04T14:50:00Z"/>
          <w:rFonts w:eastAsiaTheme="minorEastAsia"/>
          <w:iCs/>
        </w:rPr>
      </w:pPr>
      <w:ins w:id="36" w:author="Vasy Medov" w:date="2026-03-04T01:03:00Z">
        <w:r>
          <w:rPr>
            <w:rFonts w:eastAsiaTheme="minorEastAsia"/>
            <w:iCs/>
          </w:rPr>
          <w:t xml:space="preserve">Расчетная </w:t>
        </w:r>
      </w:ins>
      <w:ins w:id="37" w:author="Vasy Medov" w:date="2026-03-04T14:45:00Z">
        <w:r w:rsidR="00945325">
          <w:rPr>
            <w:rFonts w:eastAsiaTheme="minorEastAsia"/>
            <w:iCs/>
          </w:rPr>
          <w:t>формула метода</w:t>
        </w:r>
        <w:r w:rsidR="00945325" w:rsidRPr="00945325">
          <w:rPr>
            <w:rFonts w:eastAsiaTheme="minorEastAsia"/>
            <w:iCs/>
            <w:rPrChange w:id="38" w:author="Vasy Medov" w:date="2026-03-04T14:45:00Z">
              <w:rPr>
                <w:rFonts w:eastAsiaTheme="minorEastAsia"/>
                <w:iCs/>
                <w:lang w:val="en-US"/>
              </w:rPr>
            </w:rPrChange>
          </w:rPr>
          <w:t xml:space="preserve"> </w:t>
        </w:r>
        <w:r w:rsidR="00945325">
          <w:rPr>
            <w:rFonts w:eastAsiaTheme="minorEastAsia"/>
            <w:iCs/>
          </w:rPr>
          <w:t xml:space="preserve">хорд: </w:t>
        </w:r>
      </w:ins>
      <m:oMath>
        <m:sSub>
          <m:sSubPr>
            <m:ctrlPr>
              <w:ins w:id="39" w:author="Vasy Medov" w:date="2026-03-04T14:45:00Z">
                <w:rPr>
                  <w:rFonts w:ascii="Cambria Math" w:eastAsiaTheme="minorEastAsia" w:hAnsi="Cambria Math"/>
                  <w:i/>
                  <w:iCs/>
                </w:rPr>
              </w:ins>
            </m:ctrlPr>
          </m:sSubPr>
          <m:e>
            <m:r>
              <w:ins w:id="40" w:author="Vasy Medov" w:date="2026-03-04T14:45:00Z">
                <w:rPr>
                  <w:rFonts w:ascii="Cambria Math" w:eastAsiaTheme="minorEastAsia" w:hAnsi="Cambria Math"/>
                </w:rPr>
                <m:t>x</m:t>
              </w:ins>
            </m:r>
          </m:e>
          <m:sub>
            <m:r>
              <w:ins w:id="41" w:author="Vasy Medov" w:date="2026-03-04T14:45:00Z">
                <w:rPr>
                  <w:rFonts w:ascii="Cambria Math" w:eastAsiaTheme="minorEastAsia" w:hAnsi="Cambria Math"/>
                </w:rPr>
                <m:t>k+1</m:t>
              </w:ins>
            </m:r>
          </m:sub>
        </m:sSub>
        <m:r>
          <w:ins w:id="42" w:author="Vasy Medov" w:date="2026-03-04T14:45:00Z">
            <w:rPr>
              <w:rFonts w:ascii="Cambria Math" w:eastAsiaTheme="minorEastAsia" w:hAnsi="Cambria Math"/>
            </w:rPr>
            <m:t>=</m:t>
          </w:ins>
        </m:r>
        <m:sSub>
          <m:sSubPr>
            <m:ctrlPr>
              <w:ins w:id="43" w:author="Vasy Medov" w:date="2026-03-04T14:45:00Z">
                <w:rPr>
                  <w:rFonts w:ascii="Cambria Math" w:eastAsiaTheme="minorEastAsia" w:hAnsi="Cambria Math"/>
                  <w:i/>
                  <w:iCs/>
                </w:rPr>
              </w:ins>
            </m:ctrlPr>
          </m:sSubPr>
          <m:e>
            <m:r>
              <w:ins w:id="44" w:author="Vasy Medov" w:date="2026-03-04T14:45:00Z">
                <w:rPr>
                  <w:rFonts w:ascii="Cambria Math" w:eastAsiaTheme="minorEastAsia" w:hAnsi="Cambria Math"/>
                </w:rPr>
                <m:t>x</m:t>
              </w:ins>
            </m:r>
          </m:e>
          <m:sub>
            <m:r>
              <w:ins w:id="45" w:author="Vasy Medov" w:date="2026-03-04T14:45:00Z">
                <w:rPr>
                  <w:rFonts w:ascii="Cambria Math" w:eastAsiaTheme="minorEastAsia" w:hAnsi="Cambria Math"/>
                </w:rPr>
                <m:t>k</m:t>
              </w:ins>
            </m:r>
          </m:sub>
        </m:sSub>
        <m:r>
          <w:ins w:id="46" w:author="Vasy Medov" w:date="2026-03-04T14:45:00Z">
            <w:rPr>
              <w:rFonts w:ascii="Cambria Math" w:eastAsiaTheme="minorEastAsia" w:hAnsi="Cambria Math"/>
            </w:rPr>
            <m:t>-</m:t>
          </w:ins>
        </m:r>
        <m:f>
          <m:fPr>
            <m:ctrlPr>
              <w:ins w:id="47" w:author="Vasy Medov" w:date="2026-03-04T14:45:00Z">
                <w:rPr>
                  <w:rFonts w:ascii="Cambria Math" w:eastAsiaTheme="minorEastAsia" w:hAnsi="Cambria Math"/>
                  <w:iCs/>
                </w:rPr>
              </w:ins>
            </m:ctrlPr>
          </m:fPr>
          <m:num>
            <m:r>
              <w:ins w:id="48" w:author="Vasy Medov" w:date="2026-03-04T14:45:00Z">
                <w:rPr>
                  <w:rFonts w:ascii="Cambria Math" w:eastAsiaTheme="minorEastAsia" w:hAnsi="Cambria Math"/>
                </w:rPr>
                <m:t>f</m:t>
              </w:ins>
            </m:r>
            <m:d>
              <m:dPr>
                <m:ctrlPr>
                  <w:ins w:id="49" w:author="Vasy Medov" w:date="2026-03-04T14:45:00Z">
                    <w:rPr>
                      <w:rFonts w:ascii="Cambria Math" w:eastAsiaTheme="minorEastAsia" w:hAnsi="Cambria Math"/>
                      <w:i/>
                      <w:iCs/>
                    </w:rPr>
                  </w:ins>
                </m:ctrlPr>
              </m:dPr>
              <m:e>
                <m:sSub>
                  <m:sSubPr>
                    <m:ctrlPr>
                      <w:ins w:id="50" w:author="Vasy Medov" w:date="2026-03-04T14:45:00Z">
                        <w:rPr>
                          <w:rFonts w:ascii="Cambria Math" w:eastAsiaTheme="minorEastAsia" w:hAnsi="Cambria Math"/>
                          <w:i/>
                          <w:iCs/>
                        </w:rPr>
                      </w:ins>
                    </m:ctrlPr>
                  </m:sSubPr>
                  <m:e>
                    <m:r>
                      <w:ins w:id="51" w:author="Vasy Medov" w:date="2026-03-04T14:45:00Z">
                        <w:rPr>
                          <w:rFonts w:ascii="Cambria Math" w:eastAsiaTheme="minorEastAsia" w:hAnsi="Cambria Math"/>
                        </w:rPr>
                        <m:t>x</m:t>
                      </w:ins>
                    </m:r>
                  </m:e>
                  <m:sub>
                    <m:r>
                      <w:ins w:id="52" w:author="Vasy Medov" w:date="2026-03-04T14:45:00Z"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w:ins>
                    </m:r>
                  </m:sub>
                </m:sSub>
              </m:e>
            </m:d>
            <m:r>
              <w:ins w:id="53" w:author="Vasy Medov" w:date="2026-03-04T14:45:00Z">
                <w:rPr>
                  <w:rFonts w:ascii="Cambria Math" w:eastAsiaTheme="minorEastAsia" w:hAnsi="Cambria Math"/>
                </w:rPr>
                <m:t>*</m:t>
              </w:ins>
            </m:r>
            <m:d>
              <m:dPr>
                <m:ctrlPr>
                  <w:ins w:id="54" w:author="Vasy Medov" w:date="2026-03-04T14:45:00Z">
                    <w:rPr>
                      <w:rFonts w:ascii="Cambria Math" w:eastAsiaTheme="minorEastAsia" w:hAnsi="Cambria Math"/>
                      <w:i/>
                      <w:iCs/>
                    </w:rPr>
                  </w:ins>
                </m:ctrlPr>
              </m:dPr>
              <m:e>
                <m:sSub>
                  <m:sSubPr>
                    <m:ctrlPr>
                      <w:ins w:id="55" w:author="Vasy Medov" w:date="2026-03-04T14:45:00Z"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w:ins>
                    </m:ctrlPr>
                  </m:sSubPr>
                  <m:e>
                    <m:r>
                      <w:ins w:id="56" w:author="Vasy Medov" w:date="2026-03-04T14:45:00Z"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w:ins>
                    </m:r>
                    <m:ctrlPr>
                      <w:ins w:id="57" w:author="Vasy Medov" w:date="2026-03-04T14:45:00Z">
                        <w:rPr>
                          <w:rFonts w:ascii="Cambria Math" w:eastAsiaTheme="minorEastAsia" w:hAnsi="Cambria Math"/>
                          <w:i/>
                          <w:iCs/>
                        </w:rPr>
                      </w:ins>
                    </m:ctrlPr>
                  </m:e>
                  <m:sub>
                    <m:r>
                      <w:ins w:id="58" w:author="Vasy Medov" w:date="2026-03-04T14:45:00Z"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w:ins>
                    </m:r>
                  </m:sub>
                </m:sSub>
                <m:r>
                  <w:ins w:id="59" w:author="Vasy Medov" w:date="2026-03-04T14:45:00Z">
                    <w:rPr>
                      <w:rFonts w:ascii="Cambria Math" w:eastAsiaTheme="minorEastAsia" w:hAnsi="Cambria Math"/>
                      <w:rPrChange w:id="60" w:author="Vasy Medov" w:date="2026-03-04T00:54:00Z">
                        <w:rPr>
                          <w:rFonts w:ascii="Cambria Math" w:eastAsiaTheme="minorEastAsia" w:hAnsi="Cambria Math"/>
                          <w:lang w:val="en-US"/>
                        </w:rPr>
                      </w:rPrChange>
                    </w:rPr>
                    <m:t>-</m:t>
                  </w:ins>
                </m:r>
                <m:r>
                  <w:ins w:id="61" w:author="Vasy Medov" w:date="2026-03-04T14:45:00Z">
                    <w:rPr>
                      <w:rFonts w:ascii="Cambria Math" w:eastAsiaTheme="minorEastAsia" w:hAnsi="Cambria Math"/>
                      <w:lang w:val="en-US"/>
                    </w:rPr>
                    <m:t>a</m:t>
                  </w:ins>
                </m:r>
                <m:ctrlPr>
                  <w:ins w:id="62" w:author="Vasy Medov" w:date="2026-03-04T14:45:00Z"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w:ins>
                </m:ctrlPr>
              </m:e>
            </m:d>
            <m:ctrlPr>
              <w:ins w:id="63" w:author="Vasy Medov" w:date="2026-03-04T14:45:00Z">
                <w:rPr>
                  <w:rFonts w:ascii="Cambria Math" w:eastAsiaTheme="minorEastAsia" w:hAnsi="Cambria Math"/>
                  <w:i/>
                  <w:iCs/>
                  <w:lang w:val="en-US"/>
                </w:rPr>
              </w:ins>
            </m:ctrlPr>
          </m:num>
          <m:den>
            <m:sSup>
              <m:sSupPr>
                <m:ctrlPr>
                  <w:ins w:id="64" w:author="Vasy Medov" w:date="2026-03-04T14:45:00Z">
                    <w:rPr>
                      <w:rFonts w:ascii="Cambria Math" w:eastAsiaTheme="minorEastAsia" w:hAnsi="Cambria Math"/>
                      <w:i/>
                      <w:iCs/>
                    </w:rPr>
                  </w:ins>
                </m:ctrlPr>
              </m:sSupPr>
              <m:e>
                <m:r>
                  <w:ins w:id="65" w:author="Vasy Medov" w:date="2026-03-04T14:45:00Z">
                    <w:rPr>
                      <w:rFonts w:ascii="Cambria Math" w:eastAsiaTheme="minorEastAsia" w:hAnsi="Cambria Math"/>
                      <w:lang w:val="en-US"/>
                    </w:rPr>
                    <m:t>f</m:t>
                  </w:ins>
                </m:r>
                <m:ctrlPr>
                  <w:ins w:id="66" w:author="Vasy Medov" w:date="2026-03-04T14:45:00Z"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w:ins>
                </m:ctrlPr>
              </m:e>
              <m:sup>
                <m:r>
                  <w:ins w:id="67" w:author="Vasy Medov" w:date="2026-03-04T14:45:00Z">
                    <w:rPr>
                      <w:rFonts w:ascii="Cambria Math" w:eastAsiaTheme="minorEastAsia" w:hAnsi="Cambria Math"/>
                    </w:rPr>
                    <m:t>'</m:t>
                  </w:ins>
                </m:r>
              </m:sup>
            </m:sSup>
            <m:d>
              <m:dPr>
                <m:ctrlPr>
                  <w:ins w:id="68" w:author="Vasy Medov" w:date="2026-03-04T14:45:00Z">
                    <w:rPr>
                      <w:rFonts w:ascii="Cambria Math" w:eastAsiaTheme="minorEastAsia" w:hAnsi="Cambria Math"/>
                      <w:i/>
                      <w:iCs/>
                    </w:rPr>
                  </w:ins>
                </m:ctrlPr>
              </m:dPr>
              <m:e>
                <m:sSub>
                  <m:sSubPr>
                    <m:ctrlPr>
                      <w:ins w:id="69" w:author="Vasy Medov" w:date="2026-03-04T14:45:00Z">
                        <w:rPr>
                          <w:rFonts w:ascii="Cambria Math" w:eastAsiaTheme="minorEastAsia" w:hAnsi="Cambria Math"/>
                          <w:i/>
                          <w:iCs/>
                        </w:rPr>
                      </w:ins>
                    </m:ctrlPr>
                  </m:sSubPr>
                  <m:e>
                    <m:r>
                      <w:ins w:id="70" w:author="Vasy Medov" w:date="2026-03-04T14:45:00Z"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w:ins>
                    </m:r>
                  </m:e>
                  <m:sub>
                    <m:r>
                      <w:ins w:id="71" w:author="Vasy Medov" w:date="2026-03-04T14:45:00Z"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w:ins>
                    </m:r>
                  </m:sub>
                </m:sSub>
              </m:e>
            </m:d>
            <m:r>
              <w:ins w:id="72" w:author="Vasy Medov" w:date="2026-03-04T14:45:00Z">
                <w:rPr>
                  <w:rFonts w:ascii="Cambria Math" w:eastAsiaTheme="minorEastAsia" w:hAnsi="Cambria Math"/>
                </w:rPr>
                <m:t>-</m:t>
              </w:ins>
            </m:r>
            <m:r>
              <w:ins w:id="73" w:author="Vasy Medov" w:date="2026-03-04T14:45:00Z">
                <w:rPr>
                  <w:rFonts w:ascii="Cambria Math" w:eastAsiaTheme="minorEastAsia" w:hAnsi="Cambria Math"/>
                  <w:lang w:val="en-US"/>
                </w:rPr>
                <m:t>f</m:t>
              </w:ins>
            </m:r>
            <m:d>
              <m:dPr>
                <m:ctrlPr>
                  <w:ins w:id="74" w:author="Vasy Medov" w:date="2026-03-04T14:45:00Z"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w:ins>
                </m:ctrlPr>
              </m:dPr>
              <m:e>
                <m:r>
                  <w:ins w:id="75" w:author="Vasy Medov" w:date="2026-03-04T14:45:00Z">
                    <w:rPr>
                      <w:rFonts w:ascii="Cambria Math" w:eastAsiaTheme="minorEastAsia" w:hAnsi="Cambria Math"/>
                      <w:lang w:val="en-US"/>
                    </w:rPr>
                    <m:t>a</m:t>
                  </w:ins>
                </m:r>
              </m:e>
            </m:d>
            <m:ctrlPr>
              <w:ins w:id="76" w:author="Vasy Medov" w:date="2026-03-04T14:45:00Z">
                <w:rPr>
                  <w:rFonts w:ascii="Cambria Math" w:eastAsiaTheme="minorEastAsia" w:hAnsi="Cambria Math"/>
                  <w:i/>
                  <w:iCs/>
                  <w:lang w:val="en-US"/>
                </w:rPr>
              </w:ins>
            </m:ctrlPr>
          </m:den>
        </m:f>
      </m:oMath>
    </w:p>
    <w:p w14:paraId="0EB19634" w14:textId="5B6F728B" w:rsidR="00B41E55" w:rsidRPr="00C05AAC" w:rsidRDefault="00B41E55" w:rsidP="00945325">
      <w:pPr>
        <w:ind w:firstLine="0"/>
        <w:rPr>
          <w:ins w:id="77" w:author="Vasy Medov" w:date="2026-03-04T01:03:00Z"/>
          <w:rFonts w:eastAsiaTheme="minorEastAsia"/>
          <w:rPrChange w:id="78" w:author="Vasy Medov" w:date="2026-03-05T16:31:00Z">
            <w:rPr>
              <w:ins w:id="79" w:author="Vasy Medov" w:date="2026-03-04T01:03:00Z"/>
              <w:rFonts w:eastAsiaTheme="minorEastAsia"/>
              <w:lang w:val="en-US"/>
            </w:rPr>
          </w:rPrChange>
        </w:rPr>
      </w:pPr>
      <w:ins w:id="80" w:author="Vasy Medov" w:date="2026-03-04T14:50:00Z">
        <w:r>
          <w:rPr>
            <w:rFonts w:eastAsiaTheme="minorEastAsia"/>
            <w:iCs/>
          </w:rPr>
          <w:t xml:space="preserve">Условие неподвижной точки для метода хорд: </w:t>
        </w:r>
      </w:ins>
      <m:oMath>
        <m:r>
          <w:ins w:id="81" w:author="Vasy Medov" w:date="2026-03-04T14:51:00Z">
            <m:rPr>
              <m:sty m:val="p"/>
            </m:rPr>
            <w:rPr>
              <w:rFonts w:ascii="Cambria Math" w:eastAsiaTheme="minorEastAsia" w:hAnsi="Cambria Math"/>
            </w:rPr>
            <m:t>f</m:t>
          </w:ins>
        </m:r>
        <m:d>
          <m:dPr>
            <m:ctrlPr>
              <w:ins w:id="82" w:author="Vasy Medov" w:date="2026-03-04T14:51:00Z">
                <w:rPr>
                  <w:rFonts w:ascii="Cambria Math" w:eastAsiaTheme="minorEastAsia" w:hAnsi="Cambria Math"/>
                  <w:i/>
                  <w:iCs/>
                </w:rPr>
              </w:ins>
            </m:ctrlPr>
          </m:dPr>
          <m:e>
            <m:r>
              <w:ins w:id="83" w:author="Vasy Medov" w:date="2026-03-04T14:51:00Z">
                <w:rPr>
                  <w:rFonts w:ascii="Cambria Math" w:eastAsiaTheme="minorEastAsia" w:hAnsi="Cambria Math"/>
                </w:rPr>
                <m:t>c</m:t>
              </w:ins>
            </m:r>
          </m:e>
        </m:d>
        <m:r>
          <w:ins w:id="84" w:author="Vasy Medov" w:date="2026-03-04T14:51:00Z">
            <w:rPr>
              <w:rFonts w:ascii="Cambria Math" w:eastAsiaTheme="minorEastAsia" w:hAnsi="Cambria Math"/>
            </w:rPr>
            <m:t>*</m:t>
          </w:ins>
        </m:r>
        <m:sSup>
          <m:sSupPr>
            <m:ctrlPr>
              <w:ins w:id="85" w:author="Vasy Medov" w:date="2026-03-04T14:51:00Z">
                <w:rPr>
                  <w:rFonts w:ascii="Cambria Math" w:eastAsiaTheme="minorEastAsia" w:hAnsi="Cambria Math"/>
                  <w:i/>
                  <w:iCs/>
                </w:rPr>
              </w:ins>
            </m:ctrlPr>
          </m:sSupPr>
          <m:e>
            <m:r>
              <w:ins w:id="86" w:author="Vasy Medov" w:date="2026-03-04T14:51:00Z">
                <w:rPr>
                  <w:rFonts w:ascii="Cambria Math" w:eastAsiaTheme="minorEastAsia" w:hAnsi="Cambria Math"/>
                </w:rPr>
                <m:t>f</m:t>
              </w:ins>
            </m:r>
          </m:e>
          <m:sup>
            <m:r>
              <w:ins w:id="87" w:author="Vasy Medov" w:date="2026-03-04T14:51:00Z">
                <w:rPr>
                  <w:rFonts w:ascii="Cambria Math" w:eastAsiaTheme="minorEastAsia" w:hAnsi="Cambria Math"/>
                </w:rPr>
                <m:t>''</m:t>
              </w:ins>
            </m:r>
          </m:sup>
        </m:sSup>
        <m:d>
          <m:dPr>
            <m:ctrlPr>
              <w:ins w:id="88" w:author="Vasy Medov" w:date="2026-03-04T14:51:00Z">
                <w:rPr>
                  <w:rFonts w:ascii="Cambria Math" w:eastAsiaTheme="minorEastAsia" w:hAnsi="Cambria Math"/>
                  <w:i/>
                  <w:iCs/>
                </w:rPr>
              </w:ins>
            </m:ctrlPr>
          </m:dPr>
          <m:e>
            <m:r>
              <w:ins w:id="89" w:author="Vasy Medov" w:date="2026-03-04T14:51:00Z">
                <w:rPr>
                  <w:rFonts w:ascii="Cambria Math" w:eastAsiaTheme="minorEastAsia" w:hAnsi="Cambria Math"/>
                </w:rPr>
                <m:t>c</m:t>
              </w:ins>
            </m:r>
          </m:e>
        </m:d>
        <m:r>
          <w:ins w:id="90" w:author="Vasy Medov" w:date="2026-03-04T14:51:00Z">
            <w:rPr>
              <w:rFonts w:ascii="Cambria Math" w:eastAsiaTheme="minorEastAsia" w:hAnsi="Cambria Math"/>
            </w:rPr>
            <m:t>&gt;0</m:t>
          </w:ins>
        </m:r>
      </m:oMath>
    </w:p>
    <w:p w14:paraId="77762092" w14:textId="4AB0133A" w:rsidR="00B41E55" w:rsidRPr="00C05AAC" w:rsidRDefault="002B3BA4" w:rsidP="00945325">
      <w:pPr>
        <w:ind w:firstLine="0"/>
        <w:rPr>
          <w:ins w:id="91" w:author="Vasy Medov" w:date="2026-03-04T14:45:00Z"/>
          <w:rFonts w:eastAsiaTheme="minorEastAsia"/>
          <w:i/>
          <w:iCs/>
          <w:rPrChange w:id="92" w:author="Vasy Medov" w:date="2026-03-05T16:31:00Z">
            <w:rPr>
              <w:ins w:id="93" w:author="Vasy Medov" w:date="2026-03-04T14:45:00Z"/>
              <w:rFonts w:eastAsiaTheme="minorEastAsia"/>
              <w:iCs/>
              <w:lang w:val="en-US"/>
            </w:rPr>
          </w:rPrChange>
        </w:rPr>
      </w:pPr>
      <w:ins w:id="94" w:author="Vasy Medov" w:date="2026-03-04T01:03:00Z">
        <w:r>
          <w:rPr>
            <w:rFonts w:eastAsiaTheme="minorEastAsia"/>
          </w:rPr>
          <w:t>Расчетная формула метода простой итерации:</w:t>
        </w:r>
        <w:r w:rsidRPr="002B3BA4">
          <w:rPr>
            <w:rFonts w:ascii="Cambria Math" w:eastAsiaTheme="minorEastAsia" w:hAnsi="Cambria Math"/>
            <w:i/>
            <w:iCs/>
          </w:rPr>
          <w:t xml:space="preserve"> </w:t>
        </w:r>
      </w:ins>
      <m:oMath>
        <m:sSub>
          <m:sSubPr>
            <m:ctrlPr>
              <w:ins w:id="95" w:author="Vasy Medov" w:date="2026-03-04T01:04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96" w:author="Vasy Medov" w:date="2026-03-04T01:04:00Z">
                <w:rPr>
                  <w:rFonts w:ascii="Cambria Math" w:hAnsi="Cambria Math"/>
                  <w:lang w:val="en-US"/>
                </w:rPr>
                <m:t>x</m:t>
              </w:ins>
            </m:r>
          </m:e>
          <m:sub>
            <m:r>
              <w:ins w:id="97" w:author="Vasy Medov" w:date="2026-03-04T01:05:00Z">
                <w:rPr>
                  <w:rFonts w:ascii="Cambria Math" w:hAnsi="Cambria Math"/>
                  <w:lang w:val="en-US"/>
                </w:rPr>
                <m:t>k</m:t>
              </w:ins>
            </m:r>
            <m:r>
              <w:ins w:id="98" w:author="Vasy Medov" w:date="2026-03-04T01:05:00Z">
                <w:rPr>
                  <w:rFonts w:ascii="Cambria Math" w:hAnsi="Cambria Math"/>
                  <w:rPrChange w:id="99" w:author="Vasy Medov" w:date="2026-03-05T16:31:00Z">
                    <w:rPr>
                      <w:rFonts w:ascii="Cambria Math" w:hAnsi="Cambria Math"/>
                      <w:lang w:val="en-US"/>
                    </w:rPr>
                  </w:rPrChange>
                </w:rPr>
                <m:t>+1</m:t>
              </w:ins>
            </m:r>
          </m:sub>
        </m:sSub>
        <m:r>
          <w:ins w:id="100" w:author="Vasy Medov" w:date="2026-03-04T01:04:00Z">
            <w:rPr>
              <w:rFonts w:ascii="Cambria Math" w:hAnsi="Cambria Math"/>
              <w:rPrChange w:id="101" w:author="Vasy Medov" w:date="2026-03-05T16:31:00Z">
                <w:rPr>
                  <w:rFonts w:ascii="Cambria Math" w:hAnsi="Cambria Math"/>
                  <w:lang w:val="en-US"/>
                </w:rPr>
              </w:rPrChange>
            </w:rPr>
            <m:t>=</m:t>
          </w:ins>
        </m:r>
        <m:f>
          <m:fPr>
            <m:ctrlPr>
              <w:ins w:id="102" w:author="Vasy Medov" w:date="2026-03-04T01:04:00Z">
                <w:rPr>
                  <w:rFonts w:ascii="Cambria Math" w:hAnsi="Cambria Math"/>
                  <w:i/>
                  <w:lang w:val="en-US"/>
                </w:rPr>
              </w:ins>
            </m:ctrlPr>
          </m:fPr>
          <m:num>
            <m:r>
              <w:ins w:id="103" w:author="Vasy Medov" w:date="2026-03-04T01:04:00Z">
                <w:rPr>
                  <w:rFonts w:ascii="Cambria Math" w:hAnsi="Cambria Math"/>
                  <w:rPrChange w:id="104" w:author="Vasy Medov" w:date="2026-03-05T16:31:00Z">
                    <w:rPr>
                      <w:rFonts w:ascii="Cambria Math" w:hAnsi="Cambria Math"/>
                      <w:lang w:val="en-US"/>
                    </w:rPr>
                  </w:rPrChange>
                </w:rPr>
                <m:t>2</m:t>
              </w:ins>
            </m:r>
            <m:sSup>
              <m:sSupPr>
                <m:ctrlPr>
                  <w:ins w:id="105" w:author="Vasy Medov" w:date="2026-03-04T01:04:00Z">
                    <w:rPr>
                      <w:rFonts w:ascii="Cambria Math" w:hAnsi="Cambria Math"/>
                      <w:i/>
                      <w:lang w:val="en-US"/>
                    </w:rPr>
                  </w:ins>
                </m:ctrlPr>
              </m:sSupPr>
              <m:e>
                <m:sSub>
                  <m:sSubPr>
                    <m:ctrlPr>
                      <w:ins w:id="106" w:author="Vasy Medov" w:date="2026-03-04T01:05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sSubPr>
                  <m:e>
                    <m:r>
                      <w:ins w:id="107" w:author="Vasy Medov" w:date="2026-03-04T01:04:00Z">
                        <w:rPr>
                          <w:rFonts w:ascii="Cambria Math" w:hAnsi="Cambria Math"/>
                          <w:lang w:val="en-US"/>
                        </w:rPr>
                        <m:t>x</m:t>
                      </w:ins>
                    </m:r>
                  </m:e>
                  <m:sub>
                    <m:r>
                      <w:ins w:id="108" w:author="Vasy Medov" w:date="2026-03-04T01:05:00Z">
                        <w:rPr>
                          <w:rFonts w:ascii="Cambria Math" w:hAnsi="Cambria Math"/>
                          <w:lang w:val="en-US"/>
                        </w:rPr>
                        <m:t>k</m:t>
                      </w:ins>
                    </m:r>
                  </m:sub>
                </m:sSub>
              </m:e>
              <m:sup>
                <m:r>
                  <w:ins w:id="109" w:author="Vasy Medov" w:date="2026-03-04T01:04:00Z">
                    <w:rPr>
                      <w:rFonts w:ascii="Cambria Math" w:hAnsi="Cambria Math"/>
                      <w:rPrChange w:id="110" w:author="Vasy Medov" w:date="2026-03-05T16:31:00Z">
                        <w:rPr>
                          <w:rFonts w:ascii="Cambria Math" w:hAnsi="Cambria Math"/>
                          <w:lang w:val="en-US"/>
                        </w:rPr>
                      </w:rPrChange>
                    </w:rPr>
                    <m:t>3</m:t>
                  </w:ins>
                </m:r>
              </m:sup>
            </m:sSup>
            <m:r>
              <w:ins w:id="111" w:author="Vasy Medov" w:date="2026-03-04T01:04:00Z">
                <w:rPr>
                  <w:rFonts w:ascii="Cambria Math" w:hAnsi="Cambria Math"/>
                  <w:rPrChange w:id="112" w:author="Vasy Medov" w:date="2026-03-05T16:31:00Z">
                    <w:rPr>
                      <w:rFonts w:ascii="Cambria Math" w:hAnsi="Cambria Math"/>
                      <w:lang w:val="en-US"/>
                    </w:rPr>
                  </w:rPrChange>
                </w:rPr>
                <m:t>+3.41</m:t>
              </w:ins>
            </m:r>
            <m:sSup>
              <m:sSupPr>
                <m:ctrlPr>
                  <w:ins w:id="113" w:author="Vasy Medov" w:date="2026-03-04T01:04:00Z">
                    <w:rPr>
                      <w:rFonts w:ascii="Cambria Math" w:hAnsi="Cambria Math"/>
                      <w:i/>
                      <w:lang w:val="en-US"/>
                    </w:rPr>
                  </w:ins>
                </m:ctrlPr>
              </m:sSupPr>
              <m:e>
                <m:sSub>
                  <m:sSubPr>
                    <m:ctrlPr>
                      <w:ins w:id="114" w:author="Vasy Medov" w:date="2026-03-04T01:05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sSubPr>
                  <m:e>
                    <m:r>
                      <w:ins w:id="115" w:author="Vasy Medov" w:date="2026-03-04T01:04:00Z">
                        <w:rPr>
                          <w:rFonts w:ascii="Cambria Math" w:hAnsi="Cambria Math"/>
                          <w:lang w:val="en-US"/>
                        </w:rPr>
                        <m:t>x</m:t>
                      </w:ins>
                    </m:r>
                  </m:e>
                  <m:sub>
                    <m:r>
                      <w:ins w:id="116" w:author="Vasy Medov" w:date="2026-03-04T01:05:00Z">
                        <w:rPr>
                          <w:rFonts w:ascii="Cambria Math" w:hAnsi="Cambria Math"/>
                          <w:lang w:val="en-US"/>
                        </w:rPr>
                        <m:t>k</m:t>
                      </w:ins>
                    </m:r>
                  </m:sub>
                </m:sSub>
              </m:e>
              <m:sup>
                <m:r>
                  <w:ins w:id="117" w:author="Vasy Medov" w:date="2026-03-04T01:04:00Z">
                    <w:rPr>
                      <w:rFonts w:ascii="Cambria Math" w:hAnsi="Cambria Math"/>
                      <w:rPrChange w:id="118" w:author="Vasy Medov" w:date="2026-03-05T16:31:00Z">
                        <w:rPr>
                          <w:rFonts w:ascii="Cambria Math" w:hAnsi="Cambria Math"/>
                          <w:lang w:val="en-US"/>
                        </w:rPr>
                      </w:rPrChange>
                    </w:rPr>
                    <m:t>2</m:t>
                  </w:ins>
                </m:r>
              </m:sup>
            </m:sSup>
            <m:r>
              <w:ins w:id="119" w:author="Vasy Medov" w:date="2026-03-04T01:04:00Z">
                <w:rPr>
                  <w:rFonts w:ascii="Cambria Math" w:hAnsi="Cambria Math"/>
                  <w:rPrChange w:id="120" w:author="Vasy Medov" w:date="2026-03-05T16:31:00Z">
                    <w:rPr>
                      <w:rFonts w:ascii="Cambria Math" w:hAnsi="Cambria Math"/>
                      <w:lang w:val="en-US"/>
                    </w:rPr>
                  </w:rPrChange>
                </w:rPr>
                <m:t>+2.95</m:t>
              </w:ins>
            </m:r>
          </m:num>
          <m:den>
            <m:r>
              <w:ins w:id="121" w:author="Vasy Medov" w:date="2026-03-04T01:04:00Z">
                <w:rPr>
                  <w:rFonts w:ascii="Cambria Math" w:hAnsi="Cambria Math"/>
                  <w:rPrChange w:id="122" w:author="Vasy Medov" w:date="2026-03-05T16:31:00Z">
                    <w:rPr>
                      <w:rFonts w:ascii="Cambria Math" w:hAnsi="Cambria Math"/>
                      <w:lang w:val="en-US"/>
                    </w:rPr>
                  </w:rPrChange>
                </w:rPr>
                <m:t>23.74</m:t>
              </w:ins>
            </m:r>
          </m:den>
        </m:f>
      </m:oMath>
    </w:p>
    <w:p w14:paraId="753DE332" w14:textId="77777777" w:rsidR="00945325" w:rsidRPr="00945325" w:rsidRDefault="00945325" w:rsidP="00820AC5">
      <w:pPr>
        <w:ind w:firstLine="0"/>
        <w:rPr>
          <w:rFonts w:eastAsiaTheme="minorEastAsia"/>
          <w:i/>
          <w:iCs/>
          <w:rPrChange w:id="123" w:author="Vasy Medov" w:date="2026-03-04T14:43:00Z">
            <w:rPr>
              <w:rFonts w:eastAsiaTheme="minorEastAsia"/>
              <w:i/>
              <w:iCs/>
              <w:lang w:val="en-US"/>
            </w:rPr>
          </w:rPrChange>
        </w:rPr>
      </w:pPr>
    </w:p>
    <w:p w14:paraId="4AAA9232" w14:textId="4824067B" w:rsidR="00C40EFB" w:rsidRPr="00C40EFB" w:rsidRDefault="00C40EFB" w:rsidP="00C40EFB">
      <w:pPr>
        <w:pStyle w:val="10"/>
      </w:pPr>
      <w:r>
        <w:t>Графики функций на исследуемом интервале</w:t>
      </w:r>
    </w:p>
    <w:p w14:paraId="7360B09E" w14:textId="7CFCEA66" w:rsidR="000F4D89" w:rsidRPr="00B404C7" w:rsidRDefault="000F4D89" w:rsidP="000F4D89">
      <w:pPr>
        <w:ind w:firstLine="0"/>
      </w:pPr>
      <w:r>
        <w:t xml:space="preserve">График функции  </w:t>
      </w:r>
      <m:oMath>
        <m:r>
          <m:rPr>
            <m:sty m:val="p"/>
          </m:rP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lang w:val="en-US"/>
              </w:rPr>
            </m:ctrlPr>
          </m:e>
          <m:sup>
            <m:r>
              <m:rPr>
                <m:nor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+3.41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-23.74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+2.95</m:t>
        </m:r>
      </m:oMath>
      <w:r w:rsidRPr="000F4D89">
        <w:rPr>
          <w:rFonts w:eastAsiaTheme="minorEastAsia"/>
        </w:rPr>
        <w:t xml:space="preserve"> </w:t>
      </w:r>
    </w:p>
    <w:p w14:paraId="2080637B" w14:textId="2415CCDB" w:rsidR="00C40EFB" w:rsidDel="002B3BA4" w:rsidRDefault="000F4D89">
      <w:pPr>
        <w:ind w:firstLine="0"/>
        <w:jc w:val="center"/>
        <w:rPr>
          <w:del w:id="124" w:author="Vasy Medov" w:date="2026-03-04T01:04:00Z"/>
          <w:lang w:val="en-US"/>
        </w:rPr>
        <w:pPrChange w:id="125" w:author="Vasy Medov" w:date="2026-03-04T14:30:00Z">
          <w:pPr>
            <w:ind w:firstLine="0"/>
          </w:pPr>
        </w:pPrChange>
      </w:pPr>
      <w:r w:rsidRPr="000F4D89">
        <w:rPr>
          <w:noProof/>
          <w:lang w:val="en-US"/>
        </w:rPr>
        <w:drawing>
          <wp:inline distT="0" distB="0" distL="0" distR="0" wp14:anchorId="23F00BD6" wp14:editId="6224FA52">
            <wp:extent cx="3002308" cy="283861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1166" cy="28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DC6A" w14:textId="78EC80CA" w:rsidR="000F4D89" w:rsidRPr="000F4D89" w:rsidDel="002B3BA4" w:rsidRDefault="000F4D89" w:rsidP="000F4D89">
      <w:pPr>
        <w:ind w:firstLine="0"/>
        <w:rPr>
          <w:del w:id="126" w:author="Vasy Medov" w:date="2026-03-04T01:04:00Z"/>
        </w:rPr>
      </w:pPr>
    </w:p>
    <w:p w14:paraId="711367A2" w14:textId="77777777" w:rsidR="00945325" w:rsidRPr="002B3BA4" w:rsidRDefault="00945325">
      <w:pPr>
        <w:ind w:firstLine="0"/>
        <w:jc w:val="center"/>
        <w:rPr>
          <w:ins w:id="127" w:author="Vasy Medov" w:date="2026-03-04T14:44:00Z"/>
          <w:rPrChange w:id="128" w:author="Vasy Medov" w:date="2026-03-04T01:04:00Z">
            <w:rPr>
              <w:ins w:id="129" w:author="Vasy Medov" w:date="2026-03-04T14:44:00Z"/>
              <w:lang w:val="en-US"/>
            </w:rPr>
          </w:rPrChange>
        </w:rPr>
        <w:pPrChange w:id="130" w:author="Vasy Medov" w:date="2026-03-04T01:04:00Z">
          <w:pPr>
            <w:pStyle w:val="10"/>
          </w:pPr>
        </w:pPrChange>
      </w:pPr>
    </w:p>
    <w:p w14:paraId="5E84889B" w14:textId="1709E142" w:rsidR="00C40EFB" w:rsidRPr="009745E5" w:rsidRDefault="00C40EFB" w:rsidP="00C40EFB">
      <w:pPr>
        <w:pStyle w:val="10"/>
        <w:rPr>
          <w:rPrChange w:id="131" w:author="Vasy Medov" w:date="2026-03-04T00:54:00Z">
            <w:rPr>
              <w:lang w:val="en-US"/>
            </w:rPr>
          </w:rPrChange>
        </w:rPr>
      </w:pPr>
      <w:r>
        <w:lastRenderedPageBreak/>
        <w:t>Таблицы вычислений</w:t>
      </w:r>
    </w:p>
    <w:p w14:paraId="7AB21780" w14:textId="7E1B54C5" w:rsidR="004F6331" w:rsidRPr="009745E5" w:rsidRDefault="004F6331">
      <w:pPr>
        <w:ind w:firstLine="0"/>
        <w:rPr>
          <w:ins w:id="132" w:author="Vasy Medov" w:date="2026-03-04T14:49:00Z"/>
          <w:rFonts w:eastAsiaTheme="minorEastAsia"/>
          <w:rPrChange w:id="133" w:author="Vasy Medov" w:date="2026-03-04T00:54:00Z">
            <w:rPr>
              <w:ins w:id="134" w:author="Vasy Medov" w:date="2026-03-04T14:49:00Z"/>
              <w:rFonts w:eastAsiaTheme="minorEastAsia"/>
              <w:lang w:val="en-US"/>
            </w:rPr>
          </w:rPrChange>
        </w:rPr>
        <w:pPrChange w:id="135" w:author="Vasy Medov" w:date="2026-03-05T16:43:00Z">
          <w:pPr/>
        </w:pPrChange>
      </w:pPr>
      <w:r>
        <w:t xml:space="preserve">Вычисление корней производится с точностью 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14:paraId="44B7132C" w14:textId="2D9ACAC0" w:rsidR="00B41E55" w:rsidRPr="00B41E55" w:rsidRDefault="00B41E55">
      <w:pPr>
        <w:ind w:firstLine="0"/>
        <w:rPr>
          <w:rPrChange w:id="136" w:author="Vasy Medov" w:date="2026-03-04T14:49:00Z">
            <w:rPr>
              <w:i/>
              <w:lang w:val="en-US"/>
            </w:rPr>
          </w:rPrChange>
        </w:rPr>
        <w:pPrChange w:id="137" w:author="Vasy Medov" w:date="2026-03-05T16:43:00Z">
          <w:pPr/>
        </w:pPrChange>
      </w:pPr>
      <w:ins w:id="138" w:author="Vasy Medov" w:date="2026-03-04T14:49:00Z">
        <w:r w:rsidRPr="00B41E55">
          <w:t>Для всех значений в таблице удержать 3 знака после запятой</w:t>
        </w:r>
      </w:ins>
    </w:p>
    <w:p w14:paraId="41B62063" w14:textId="3E121D33" w:rsidR="004F6331" w:rsidRPr="004F6331" w:rsidRDefault="000F4D89">
      <w:pPr>
        <w:pStyle w:val="2"/>
        <w:pPrChange w:id="139" w:author="Vasy Medov" w:date="2026-03-04T14:49:00Z">
          <w:pPr>
            <w:ind w:firstLine="708"/>
          </w:pPr>
        </w:pPrChange>
      </w:pPr>
      <w:r>
        <w:t>Вычисление крайнего правого корня методом Ньютона</w:t>
      </w:r>
      <w:r w:rsidR="004F6331" w:rsidRPr="004F6331">
        <w:t>.</w:t>
      </w:r>
    </w:p>
    <w:p w14:paraId="3CFEDA82" w14:textId="0BC5B151" w:rsidR="004F6331" w:rsidRPr="004F6331" w:rsidRDefault="004F6331" w:rsidP="004F6331">
      <w:pPr>
        <w:ind w:firstLine="0"/>
        <w:rPr>
          <w:i/>
          <w:lang w:val="en-US"/>
        </w:rPr>
      </w:pPr>
      <w:r>
        <w:t xml:space="preserve">Интервал изоляции корня: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2.5,3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</w:p>
    <w:tbl>
      <w:tblPr>
        <w:tblStyle w:val="ab"/>
        <w:tblW w:w="9351" w:type="dxa"/>
        <w:tblLook w:val="04A0" w:firstRow="1" w:lastRow="0" w:firstColumn="1" w:lastColumn="0" w:noHBand="0" w:noVBand="1"/>
        <w:tblPrChange w:id="140" w:author="Vasy Medov" w:date="2026-03-05T18:48:00Z">
          <w:tblPr>
            <w:tblStyle w:val="ab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25"/>
        <w:gridCol w:w="1585"/>
        <w:gridCol w:w="1740"/>
        <w:gridCol w:w="1740"/>
        <w:gridCol w:w="1742"/>
        <w:gridCol w:w="1900"/>
        <w:gridCol w:w="19"/>
        <w:tblGridChange w:id="141">
          <w:tblGrid>
            <w:gridCol w:w="625"/>
            <w:gridCol w:w="1585"/>
            <w:gridCol w:w="1740"/>
            <w:gridCol w:w="1740"/>
            <w:gridCol w:w="1742"/>
            <w:gridCol w:w="1742"/>
            <w:gridCol w:w="158"/>
          </w:tblGrid>
        </w:tblGridChange>
      </w:tblGrid>
      <w:tr w:rsidR="00B404C7" w14:paraId="0AEE4FEE" w14:textId="77777777" w:rsidTr="007462E5">
        <w:trPr>
          <w:gridAfter w:val="1"/>
          <w:wAfter w:w="19" w:type="dxa"/>
          <w:trHeight w:val="415"/>
          <w:trPrChange w:id="142" w:author="Vasy Medov" w:date="2026-03-05T18:48:00Z">
            <w:trPr>
              <w:trHeight w:val="415"/>
            </w:trPr>
          </w:trPrChange>
        </w:trPr>
        <w:tc>
          <w:tcPr>
            <w:tcW w:w="625" w:type="dxa"/>
            <w:tcPrChange w:id="143" w:author="Vasy Medov" w:date="2026-03-05T18:48:00Z">
              <w:tcPr>
                <w:tcW w:w="625" w:type="dxa"/>
              </w:tcPr>
            </w:tcPrChange>
          </w:tcPr>
          <w:p w14:paraId="33B48D30" w14:textId="5EB159EA" w:rsidR="00B404C7" w:rsidRPr="00945325" w:rsidRDefault="00B404C7" w:rsidP="00B404C7">
            <w:pPr>
              <w:ind w:firstLine="0"/>
              <w:jc w:val="center"/>
              <w:rPr>
                <w:b/>
                <w:bCs/>
                <w:sz w:val="24"/>
                <w:szCs w:val="24"/>
                <w:rPrChange w:id="144" w:author="Vasy Medov" w:date="2026-03-04T00:47:00Z">
                  <w:rPr>
                    <w:sz w:val="24"/>
                    <w:szCs w:val="24"/>
                  </w:rPr>
                </w:rPrChange>
              </w:rPr>
            </w:pPr>
            <w:r w:rsidRPr="00945325">
              <w:rPr>
                <w:b/>
                <w:bCs/>
                <w:sz w:val="24"/>
                <w:szCs w:val="24"/>
                <w:rPrChange w:id="145" w:author="Vasy Medov" w:date="2026-03-04T00:47:00Z">
                  <w:rPr>
                    <w:sz w:val="24"/>
                    <w:szCs w:val="24"/>
                  </w:rPr>
                </w:rPrChange>
              </w:rPr>
              <w:t xml:space="preserve">№ </w:t>
            </w:r>
          </w:p>
        </w:tc>
        <w:tc>
          <w:tcPr>
            <w:tcW w:w="1585" w:type="dxa"/>
            <w:tcPrChange w:id="146" w:author="Vasy Medov" w:date="2026-03-05T18:48:00Z">
              <w:tcPr>
                <w:tcW w:w="1585" w:type="dxa"/>
              </w:tcPr>
            </w:tcPrChange>
          </w:tcPr>
          <w:p w14:paraId="30993F8F" w14:textId="051E807E" w:rsidR="00B404C7" w:rsidRPr="00945325" w:rsidRDefault="00000000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740" w:type="dxa"/>
            <w:tcPrChange w:id="147" w:author="Vasy Medov" w:date="2026-03-05T18:48:00Z">
              <w:tcPr>
                <w:tcW w:w="1740" w:type="dxa"/>
              </w:tcPr>
            </w:tcPrChange>
          </w:tcPr>
          <w:p w14:paraId="0228119E" w14:textId="543851C7" w:rsidR="00B404C7" w:rsidRPr="00945325" w:rsidRDefault="00000000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f(x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740" w:type="dxa"/>
            <w:tcPrChange w:id="148" w:author="Vasy Medov" w:date="2026-03-05T18:48:00Z">
              <w:tcPr>
                <w:tcW w:w="1740" w:type="dxa"/>
              </w:tcPr>
            </w:tcPrChange>
          </w:tcPr>
          <w:p w14:paraId="56388482" w14:textId="632E98CB" w:rsidR="00B404C7" w:rsidRPr="00945325" w:rsidRDefault="00000000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f'(x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742" w:type="dxa"/>
            <w:tcPrChange w:id="149" w:author="Vasy Medov" w:date="2026-03-05T18:48:00Z">
              <w:tcPr>
                <w:tcW w:w="1742" w:type="dxa"/>
              </w:tcPr>
            </w:tcPrChange>
          </w:tcPr>
          <w:p w14:paraId="51404C37" w14:textId="1B4191FE" w:rsidR="00B404C7" w:rsidRPr="00945325" w:rsidRDefault="00000000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k+1</m:t>
                    </m:r>
                  </m:sub>
                </m:sSub>
              </m:oMath>
            </m:oMathPara>
          </w:p>
        </w:tc>
        <w:tc>
          <w:tcPr>
            <w:tcW w:w="1900" w:type="dxa"/>
            <w:tcPrChange w:id="150" w:author="Vasy Medov" w:date="2026-03-05T18:48:00Z">
              <w:tcPr>
                <w:tcW w:w="1742" w:type="dxa"/>
                <w:gridSpan w:val="2"/>
              </w:tcPr>
            </w:tcPrChange>
          </w:tcPr>
          <w:p w14:paraId="2AB8B46C" w14:textId="48248C2A" w:rsidR="00B404C7" w:rsidRPr="00945325" w:rsidRDefault="00B404C7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w:r w:rsidRPr="00945325">
              <w:rPr>
                <w:rFonts w:eastAsiaTheme="minorEastAsia"/>
                <w:b/>
                <w:bCs/>
                <w:sz w:val="24"/>
                <w:szCs w:val="24"/>
                <w:lang w:val="en-US"/>
                <w:rPrChange w:id="151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  <w:t>|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</w:p>
        </w:tc>
      </w:tr>
      <w:tr w:rsidR="00B404C7" w14:paraId="58D639E0" w14:textId="77777777" w:rsidTr="007462E5">
        <w:trPr>
          <w:gridAfter w:val="1"/>
          <w:wAfter w:w="19" w:type="dxa"/>
          <w:trHeight w:val="415"/>
          <w:trPrChange w:id="152" w:author="Vasy Medov" w:date="2026-03-05T18:48:00Z">
            <w:trPr>
              <w:trHeight w:val="415"/>
            </w:trPr>
          </w:trPrChange>
        </w:trPr>
        <w:tc>
          <w:tcPr>
            <w:tcW w:w="625" w:type="dxa"/>
            <w:tcPrChange w:id="153" w:author="Vasy Medov" w:date="2026-03-05T18:48:00Z">
              <w:tcPr>
                <w:tcW w:w="625" w:type="dxa"/>
              </w:tcPr>
            </w:tcPrChange>
          </w:tcPr>
          <w:p w14:paraId="737D15E1" w14:textId="23D0CFB9" w:rsidR="00B404C7" w:rsidRPr="00B41E55" w:rsidRDefault="00B41E55" w:rsidP="00B404C7">
            <w:pPr>
              <w:ind w:firstLine="0"/>
              <w:jc w:val="center"/>
              <w:rPr>
                <w:sz w:val="24"/>
                <w:szCs w:val="24"/>
                <w:rPrChange w:id="154" w:author="Vasy Medov" w:date="2026-03-04T14:52:00Z">
                  <w:rPr>
                    <w:sz w:val="24"/>
                    <w:szCs w:val="24"/>
                    <w:lang w:val="en-US"/>
                  </w:rPr>
                </w:rPrChange>
              </w:rPr>
            </w:pPr>
            <w:ins w:id="155" w:author="Vasy Medov" w:date="2026-03-04T14:52:00Z">
              <w:r>
                <w:rPr>
                  <w:sz w:val="24"/>
                  <w:szCs w:val="24"/>
                </w:rPr>
                <w:t>0</w:t>
              </w:r>
            </w:ins>
            <w:del w:id="156" w:author="Vasy Medov" w:date="2026-03-04T14:52:00Z">
              <w:r w:rsidR="00B404C7" w:rsidDel="00B41E55">
                <w:rPr>
                  <w:sz w:val="24"/>
                  <w:szCs w:val="24"/>
                  <w:lang w:val="en-US"/>
                </w:rPr>
                <w:delText>1</w:delText>
              </w:r>
            </w:del>
          </w:p>
        </w:tc>
        <w:tc>
          <w:tcPr>
            <w:tcW w:w="1585" w:type="dxa"/>
            <w:tcPrChange w:id="157" w:author="Vasy Medov" w:date="2026-03-05T18:48:00Z">
              <w:tcPr>
                <w:tcW w:w="1585" w:type="dxa"/>
              </w:tcPr>
            </w:tcPrChange>
          </w:tcPr>
          <w:p w14:paraId="20BD5053" w14:textId="464252D9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58" w:author="Vasy Medov" w:date="2026-03-04T00:44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59" w:author="Vasy Medov" w:date="2026-03-04T00:44:00Z">
              <w:r>
                <w:rPr>
                  <w:rFonts w:eastAsiaTheme="minorEastAsia"/>
                  <w:sz w:val="24"/>
                  <w:szCs w:val="24"/>
                  <w:lang w:val="en-US"/>
                </w:rPr>
                <w:t>3</w:t>
              </w:r>
            </w:ins>
          </w:p>
        </w:tc>
        <w:tc>
          <w:tcPr>
            <w:tcW w:w="1740" w:type="dxa"/>
            <w:tcPrChange w:id="160" w:author="Vasy Medov" w:date="2026-03-05T18:48:00Z">
              <w:tcPr>
                <w:tcW w:w="1740" w:type="dxa"/>
              </w:tcPr>
            </w:tcPrChange>
          </w:tcPr>
          <w:p w14:paraId="19BF5619" w14:textId="3601B760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61" w:author="Vasy Medov" w:date="2026-03-04T00:44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62" w:author="Vasy Medov" w:date="2026-03-04T00:44:00Z">
              <w:r>
                <w:rPr>
                  <w:rFonts w:eastAsiaTheme="minorEastAsia"/>
                  <w:sz w:val="24"/>
                  <w:szCs w:val="24"/>
                  <w:lang w:val="en-US"/>
                </w:rPr>
                <w:t>16.420</w:t>
              </w:r>
            </w:ins>
          </w:p>
        </w:tc>
        <w:tc>
          <w:tcPr>
            <w:tcW w:w="1740" w:type="dxa"/>
            <w:tcPrChange w:id="163" w:author="Vasy Medov" w:date="2026-03-05T18:48:00Z">
              <w:tcPr>
                <w:tcW w:w="1740" w:type="dxa"/>
              </w:tcPr>
            </w:tcPrChange>
          </w:tcPr>
          <w:p w14:paraId="5C56BDAB" w14:textId="265C62DE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64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65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50.720</w:t>
              </w:r>
            </w:ins>
          </w:p>
        </w:tc>
        <w:tc>
          <w:tcPr>
            <w:tcW w:w="1742" w:type="dxa"/>
            <w:tcPrChange w:id="166" w:author="Vasy Medov" w:date="2026-03-05T18:48:00Z">
              <w:tcPr>
                <w:tcW w:w="1742" w:type="dxa"/>
              </w:tcPr>
            </w:tcPrChange>
          </w:tcPr>
          <w:p w14:paraId="06B738FE" w14:textId="0DC5ECC9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67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68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2.676</w:t>
              </w:r>
            </w:ins>
          </w:p>
        </w:tc>
        <w:tc>
          <w:tcPr>
            <w:tcW w:w="1900" w:type="dxa"/>
            <w:tcPrChange w:id="169" w:author="Vasy Medov" w:date="2026-03-05T18:48:00Z">
              <w:tcPr>
                <w:tcW w:w="1742" w:type="dxa"/>
                <w:gridSpan w:val="2"/>
              </w:tcPr>
            </w:tcPrChange>
          </w:tcPr>
          <w:p w14:paraId="3E122305" w14:textId="00E6FF19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70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71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0.324</w:t>
              </w:r>
            </w:ins>
          </w:p>
        </w:tc>
      </w:tr>
      <w:tr w:rsidR="00B404C7" w14:paraId="4E11B49B" w14:textId="77777777" w:rsidTr="007462E5">
        <w:trPr>
          <w:gridAfter w:val="1"/>
          <w:wAfter w:w="19" w:type="dxa"/>
          <w:trHeight w:val="426"/>
          <w:trPrChange w:id="172" w:author="Vasy Medov" w:date="2026-03-05T18:48:00Z">
            <w:trPr>
              <w:trHeight w:val="426"/>
            </w:trPr>
          </w:trPrChange>
        </w:trPr>
        <w:tc>
          <w:tcPr>
            <w:tcW w:w="625" w:type="dxa"/>
            <w:tcPrChange w:id="173" w:author="Vasy Medov" w:date="2026-03-05T18:48:00Z">
              <w:tcPr>
                <w:tcW w:w="625" w:type="dxa"/>
              </w:tcPr>
            </w:tcPrChange>
          </w:tcPr>
          <w:p w14:paraId="2D773605" w14:textId="31164BEE" w:rsidR="00B404C7" w:rsidRPr="00B41E55" w:rsidRDefault="00B41E55" w:rsidP="00B404C7">
            <w:pPr>
              <w:ind w:firstLine="0"/>
              <w:jc w:val="center"/>
              <w:rPr>
                <w:sz w:val="24"/>
                <w:szCs w:val="24"/>
                <w:rPrChange w:id="174" w:author="Vasy Medov" w:date="2026-03-04T14:52:00Z">
                  <w:rPr>
                    <w:sz w:val="24"/>
                    <w:szCs w:val="24"/>
                    <w:lang w:val="en-US"/>
                  </w:rPr>
                </w:rPrChange>
              </w:rPr>
            </w:pPr>
            <w:ins w:id="175" w:author="Vasy Medov" w:date="2026-03-04T14:52:00Z">
              <w:r>
                <w:rPr>
                  <w:sz w:val="24"/>
                  <w:szCs w:val="24"/>
                </w:rPr>
                <w:t>1</w:t>
              </w:r>
            </w:ins>
            <w:del w:id="176" w:author="Vasy Medov" w:date="2026-03-04T14:52:00Z">
              <w:r w:rsidR="00B404C7" w:rsidDel="00B41E55">
                <w:rPr>
                  <w:sz w:val="24"/>
                  <w:szCs w:val="24"/>
                  <w:lang w:val="en-US"/>
                </w:rPr>
                <w:delText>2</w:delText>
              </w:r>
            </w:del>
          </w:p>
        </w:tc>
        <w:tc>
          <w:tcPr>
            <w:tcW w:w="1585" w:type="dxa"/>
            <w:tcPrChange w:id="177" w:author="Vasy Medov" w:date="2026-03-05T18:48:00Z">
              <w:tcPr>
                <w:tcW w:w="1585" w:type="dxa"/>
              </w:tcPr>
            </w:tcPrChange>
          </w:tcPr>
          <w:p w14:paraId="51602A05" w14:textId="19C49958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78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79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2.676</w:t>
              </w:r>
            </w:ins>
          </w:p>
        </w:tc>
        <w:tc>
          <w:tcPr>
            <w:tcW w:w="1740" w:type="dxa"/>
            <w:tcPrChange w:id="180" w:author="Vasy Medov" w:date="2026-03-05T18:48:00Z">
              <w:tcPr>
                <w:tcW w:w="1740" w:type="dxa"/>
              </w:tcPr>
            </w:tcPrChange>
          </w:tcPr>
          <w:p w14:paraId="7138D13D" w14:textId="35019AE5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81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82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0.908</w:t>
              </w:r>
            </w:ins>
          </w:p>
        </w:tc>
        <w:tc>
          <w:tcPr>
            <w:tcW w:w="1740" w:type="dxa"/>
            <w:tcPrChange w:id="183" w:author="Vasy Medov" w:date="2026-03-05T18:48:00Z">
              <w:tcPr>
                <w:tcW w:w="1740" w:type="dxa"/>
              </w:tcPr>
            </w:tcPrChange>
          </w:tcPr>
          <w:p w14:paraId="2BBFFFAE" w14:textId="0904783C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84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85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44.931</w:t>
              </w:r>
            </w:ins>
          </w:p>
        </w:tc>
        <w:tc>
          <w:tcPr>
            <w:tcW w:w="1742" w:type="dxa"/>
            <w:tcPrChange w:id="186" w:author="Vasy Medov" w:date="2026-03-05T18:48:00Z">
              <w:tcPr>
                <w:tcW w:w="1742" w:type="dxa"/>
              </w:tcPr>
            </w:tcPrChange>
          </w:tcPr>
          <w:p w14:paraId="7FC08D0D" w14:textId="74B2F388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87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88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2.656</w:t>
              </w:r>
            </w:ins>
          </w:p>
        </w:tc>
        <w:tc>
          <w:tcPr>
            <w:tcW w:w="1900" w:type="dxa"/>
            <w:tcPrChange w:id="189" w:author="Vasy Medov" w:date="2026-03-05T18:48:00Z">
              <w:tcPr>
                <w:tcW w:w="1742" w:type="dxa"/>
                <w:gridSpan w:val="2"/>
              </w:tcPr>
            </w:tcPrChange>
          </w:tcPr>
          <w:p w14:paraId="18F01992" w14:textId="78CB21A8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90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91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0.020</w:t>
              </w:r>
            </w:ins>
          </w:p>
        </w:tc>
      </w:tr>
      <w:tr w:rsidR="00945325" w14:paraId="79191127" w14:textId="77777777" w:rsidTr="007462E5">
        <w:trPr>
          <w:trHeight w:val="426"/>
          <w:ins w:id="192" w:author="Vasy Medov" w:date="2026-03-04T00:46:00Z"/>
          <w:trPrChange w:id="193" w:author="Vasy Medov" w:date="2026-03-05T18:48:00Z">
            <w:trPr>
              <w:gridAfter w:val="0"/>
              <w:wAfter w:w="158" w:type="dxa"/>
              <w:trHeight w:val="426"/>
            </w:trPr>
          </w:trPrChange>
        </w:trPr>
        <w:tc>
          <w:tcPr>
            <w:tcW w:w="625" w:type="dxa"/>
            <w:tcPrChange w:id="194" w:author="Vasy Medov" w:date="2026-03-05T18:48:00Z">
              <w:tcPr>
                <w:tcW w:w="625" w:type="dxa"/>
              </w:tcPr>
            </w:tcPrChange>
          </w:tcPr>
          <w:p w14:paraId="7B2A476A" w14:textId="117AF560" w:rsidR="00945325" w:rsidRPr="00B41E55" w:rsidRDefault="00B41E55" w:rsidP="00B404C7">
            <w:pPr>
              <w:ind w:firstLine="0"/>
              <w:jc w:val="center"/>
              <w:rPr>
                <w:ins w:id="195" w:author="Vasy Medov" w:date="2026-03-04T00:46:00Z"/>
                <w:sz w:val="24"/>
                <w:szCs w:val="24"/>
                <w:rPrChange w:id="196" w:author="Vasy Medov" w:date="2026-03-04T14:52:00Z">
                  <w:rPr>
                    <w:ins w:id="197" w:author="Vasy Medov" w:date="2026-03-04T00:46:00Z"/>
                    <w:sz w:val="24"/>
                    <w:szCs w:val="24"/>
                    <w:lang w:val="en-US"/>
                  </w:rPr>
                </w:rPrChange>
              </w:rPr>
            </w:pPr>
            <w:ins w:id="198" w:author="Vasy Medov" w:date="2026-03-04T14:52:00Z">
              <w:r>
                <w:rPr>
                  <w:sz w:val="24"/>
                  <w:szCs w:val="24"/>
                </w:rPr>
                <w:t>2</w:t>
              </w:r>
            </w:ins>
          </w:p>
        </w:tc>
        <w:tc>
          <w:tcPr>
            <w:tcW w:w="1585" w:type="dxa"/>
            <w:tcPrChange w:id="199" w:author="Vasy Medov" w:date="2026-03-05T18:48:00Z">
              <w:tcPr>
                <w:tcW w:w="1585" w:type="dxa"/>
              </w:tcPr>
            </w:tcPrChange>
          </w:tcPr>
          <w:p w14:paraId="2002B116" w14:textId="63DB53E6" w:rsidR="00945325" w:rsidRDefault="00945325" w:rsidP="00B404C7">
            <w:pPr>
              <w:ind w:firstLine="0"/>
              <w:jc w:val="center"/>
              <w:rPr>
                <w:ins w:id="200" w:author="Vasy Medov" w:date="2026-03-04T00:46:00Z"/>
                <w:rFonts w:eastAsiaTheme="minorEastAsia"/>
                <w:sz w:val="24"/>
                <w:szCs w:val="24"/>
                <w:lang w:val="en-US"/>
              </w:rPr>
            </w:pPr>
            <w:ins w:id="201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2.656</w:t>
              </w:r>
            </w:ins>
          </w:p>
        </w:tc>
        <w:tc>
          <w:tcPr>
            <w:tcW w:w="1740" w:type="dxa"/>
            <w:tcPrChange w:id="202" w:author="Vasy Medov" w:date="2026-03-05T18:48:00Z">
              <w:tcPr>
                <w:tcW w:w="1740" w:type="dxa"/>
              </w:tcPr>
            </w:tcPrChange>
          </w:tcPr>
          <w:p w14:paraId="22504AF9" w14:textId="31A2ED53" w:rsidR="00945325" w:rsidRDefault="00945325" w:rsidP="00B404C7">
            <w:pPr>
              <w:ind w:firstLine="0"/>
              <w:jc w:val="center"/>
              <w:rPr>
                <w:ins w:id="203" w:author="Vasy Medov" w:date="2026-03-04T00:46:00Z"/>
                <w:rFonts w:eastAsiaTheme="minorEastAsia"/>
                <w:sz w:val="24"/>
                <w:szCs w:val="24"/>
                <w:lang w:val="en-US"/>
              </w:rPr>
            </w:pPr>
            <w:ins w:id="204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0.022</w:t>
              </w:r>
            </w:ins>
          </w:p>
        </w:tc>
        <w:tc>
          <w:tcPr>
            <w:tcW w:w="1740" w:type="dxa"/>
            <w:tcPrChange w:id="205" w:author="Vasy Medov" w:date="2026-03-05T18:48:00Z">
              <w:tcPr>
                <w:tcW w:w="1740" w:type="dxa"/>
              </w:tcPr>
            </w:tcPrChange>
          </w:tcPr>
          <w:p w14:paraId="7D58EBD9" w14:textId="10FB2F4E" w:rsidR="00945325" w:rsidRDefault="00945325" w:rsidP="00B404C7">
            <w:pPr>
              <w:ind w:firstLine="0"/>
              <w:jc w:val="center"/>
              <w:rPr>
                <w:ins w:id="206" w:author="Vasy Medov" w:date="2026-03-04T00:46:00Z"/>
                <w:rFonts w:eastAsiaTheme="minorEastAsia"/>
                <w:sz w:val="24"/>
                <w:szCs w:val="24"/>
                <w:lang w:val="en-US"/>
              </w:rPr>
            </w:pPr>
            <w:ins w:id="207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44.590</w:t>
              </w:r>
            </w:ins>
          </w:p>
        </w:tc>
        <w:tc>
          <w:tcPr>
            <w:tcW w:w="1742" w:type="dxa"/>
            <w:tcPrChange w:id="208" w:author="Vasy Medov" w:date="2026-03-05T18:48:00Z">
              <w:tcPr>
                <w:tcW w:w="1742" w:type="dxa"/>
              </w:tcPr>
            </w:tcPrChange>
          </w:tcPr>
          <w:p w14:paraId="575CE947" w14:textId="591815CD" w:rsidR="00945325" w:rsidRDefault="00945325" w:rsidP="00B404C7">
            <w:pPr>
              <w:ind w:firstLine="0"/>
              <w:jc w:val="center"/>
              <w:rPr>
                <w:ins w:id="209" w:author="Vasy Medov" w:date="2026-03-04T00:46:00Z"/>
                <w:rFonts w:eastAsiaTheme="minorEastAsia"/>
                <w:sz w:val="24"/>
                <w:szCs w:val="24"/>
                <w:lang w:val="en-US"/>
              </w:rPr>
            </w:pPr>
            <w:ins w:id="210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2</w:t>
              </w:r>
            </w:ins>
            <w:ins w:id="211" w:author="Vasy Medov" w:date="2026-03-04T00:47:00Z">
              <w:r>
                <w:rPr>
                  <w:rFonts w:eastAsiaTheme="minorEastAsia"/>
                  <w:sz w:val="24"/>
                  <w:szCs w:val="24"/>
                  <w:lang w:val="en-US"/>
                </w:rPr>
                <w:t>.655</w:t>
              </w:r>
            </w:ins>
          </w:p>
        </w:tc>
        <w:tc>
          <w:tcPr>
            <w:tcW w:w="1919" w:type="dxa"/>
            <w:gridSpan w:val="2"/>
            <w:tcPrChange w:id="212" w:author="Vasy Medov" w:date="2026-03-05T18:48:00Z">
              <w:tcPr>
                <w:tcW w:w="1742" w:type="dxa"/>
              </w:tcPr>
            </w:tcPrChange>
          </w:tcPr>
          <w:p w14:paraId="226E35F7" w14:textId="74136BF2" w:rsidR="00945325" w:rsidRDefault="00945325" w:rsidP="00B404C7">
            <w:pPr>
              <w:ind w:firstLine="0"/>
              <w:jc w:val="center"/>
              <w:rPr>
                <w:ins w:id="213" w:author="Vasy Medov" w:date="2026-03-04T00:46:00Z"/>
                <w:rFonts w:eastAsiaTheme="minorEastAsia"/>
                <w:sz w:val="24"/>
                <w:szCs w:val="24"/>
                <w:lang w:val="en-US"/>
              </w:rPr>
            </w:pPr>
            <w:ins w:id="214" w:author="Vasy Medov" w:date="2026-03-04T00:47:00Z">
              <w:r>
                <w:rPr>
                  <w:rFonts w:eastAsiaTheme="minorEastAsia"/>
                  <w:sz w:val="24"/>
                  <w:szCs w:val="24"/>
                  <w:lang w:val="en-US"/>
                </w:rPr>
                <w:t>0.001</w:t>
              </w:r>
            </w:ins>
          </w:p>
        </w:tc>
      </w:tr>
    </w:tbl>
    <w:p w14:paraId="24AC789B" w14:textId="77777777" w:rsidR="000F4D89" w:rsidRDefault="000F4D89" w:rsidP="000F4D89">
      <w:pPr>
        <w:ind w:firstLine="0"/>
        <w:rPr>
          <w:lang w:val="en-US"/>
        </w:rPr>
      </w:pPr>
    </w:p>
    <w:p w14:paraId="6C933B2F" w14:textId="2533FFC4" w:rsidR="00B404C7" w:rsidRPr="009745E5" w:rsidRDefault="00B404C7">
      <w:pPr>
        <w:pStyle w:val="2"/>
        <w:rPr>
          <w:rPrChange w:id="215" w:author="Vasy Medov" w:date="2026-03-04T00:54:00Z">
            <w:rPr>
              <w:lang w:val="en-US"/>
            </w:rPr>
          </w:rPrChange>
        </w:rPr>
        <w:pPrChange w:id="216" w:author="Vasy Medov" w:date="2026-03-04T14:49:00Z">
          <w:pPr>
            <w:ind w:left="708" w:firstLine="0"/>
          </w:pPr>
        </w:pPrChange>
      </w:pPr>
      <w:r>
        <w:t>Вычисление крайнего</w:t>
      </w:r>
      <w:r w:rsidRPr="00B404C7">
        <w:t xml:space="preserve"> </w:t>
      </w:r>
      <w:r>
        <w:t>левого корня методом хорд</w:t>
      </w:r>
    </w:p>
    <w:p w14:paraId="0C3F228B" w14:textId="619E4159" w:rsidR="004F6331" w:rsidRPr="009745E5" w:rsidRDefault="004F6331" w:rsidP="00B404C7">
      <w:pPr>
        <w:ind w:firstLine="0"/>
        <w:rPr>
          <w:ins w:id="217" w:author="Vasy Medov" w:date="2026-03-04T14:46:00Z"/>
          <w:rFonts w:eastAsiaTheme="minorEastAsia"/>
          <w:rPrChange w:id="218" w:author="Vasy Medov" w:date="2026-03-04T00:54:00Z">
            <w:rPr>
              <w:ins w:id="219" w:author="Vasy Medov" w:date="2026-03-04T14:46:00Z"/>
              <w:rFonts w:eastAsiaTheme="minorEastAsia"/>
              <w:lang w:val="en-US"/>
            </w:rPr>
          </w:rPrChange>
        </w:rPr>
      </w:pPr>
      <w:r>
        <w:t xml:space="preserve">Интервал изоляции корня: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rPrChange w:id="220" w:author="Vasy Medov" w:date="2026-03-04T00:54:00Z">
                  <w:rPr>
                    <w:rFonts w:ascii="Cambria Math" w:hAnsi="Cambria Math"/>
                    <w:lang w:val="en-US"/>
                  </w:rPr>
                </w:rPrChange>
              </w:rPr>
              <m:t>-5,-4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</w:p>
    <w:p w14:paraId="51CAEDA5" w14:textId="372096F6" w:rsidR="00B41E55" w:rsidRDefault="00B41E55" w:rsidP="009E482D">
      <w:pPr>
        <w:ind w:firstLine="0"/>
        <w:rPr>
          <w:ins w:id="221" w:author="Vasy Medov" w:date="2026-03-04T14:46:00Z"/>
          <w:iCs/>
        </w:rPr>
      </w:pPr>
      <w:ins w:id="222" w:author="Vasy Medov" w:date="2026-03-04T14:46:00Z">
        <w:r>
          <w:rPr>
            <w:iCs/>
          </w:rPr>
          <w:t>Выбор неподвижной точки:</w:t>
        </w:r>
      </w:ins>
    </w:p>
    <w:p w14:paraId="6AD784B5" w14:textId="314D8FC7" w:rsidR="00B41E55" w:rsidRPr="00B41E55" w:rsidRDefault="00B41E55" w:rsidP="00B404C7">
      <w:pPr>
        <w:ind w:firstLine="0"/>
        <w:rPr>
          <w:ins w:id="223" w:author="Vasy Medov" w:date="2026-03-04T14:47:00Z"/>
          <w:rFonts w:eastAsiaTheme="minorEastAsia"/>
          <w:rPrChange w:id="224" w:author="Vasy Medov" w:date="2026-03-04T14:50:00Z">
            <w:rPr>
              <w:ins w:id="225" w:author="Vasy Medov" w:date="2026-03-04T14:47:00Z"/>
              <w:rFonts w:eastAsiaTheme="minorEastAsia"/>
              <w:lang w:val="en-US"/>
            </w:rPr>
          </w:rPrChange>
        </w:rPr>
      </w:pPr>
      <w:ins w:id="226" w:author="Vasy Medov" w:date="2026-03-04T14:46:00Z">
        <w:r>
          <w:rPr>
            <w:iCs/>
          </w:rPr>
          <w:tab/>
          <w:t>На интервал</w:t>
        </w:r>
      </w:ins>
      <w:ins w:id="227" w:author="Vasy Medov" w:date="2026-03-04T14:47:00Z">
        <w:r>
          <w:rPr>
            <w:iCs/>
          </w:rPr>
          <w:t xml:space="preserve">е </w:t>
        </w:r>
      </w:ins>
      <m:oMath>
        <m:d>
          <m:dPr>
            <m:begChr m:val="["/>
            <m:endChr m:val="]"/>
            <m:ctrlPr>
              <w:ins w:id="228" w:author="Vasy Medov" w:date="2026-03-04T14:47:00Z">
                <w:rPr>
                  <w:rFonts w:ascii="Cambria Math" w:hAnsi="Cambria Math"/>
                  <w:i/>
                </w:rPr>
              </w:ins>
            </m:ctrlPr>
          </m:dPr>
          <m:e>
            <m:r>
              <w:ins w:id="229" w:author="Vasy Medov" w:date="2026-03-04T14:47:00Z">
                <w:rPr>
                  <w:rFonts w:ascii="Cambria Math" w:hAnsi="Cambria Math"/>
                  <w:rPrChange w:id="230" w:author="Vasy Medov" w:date="2026-03-04T14:50:00Z">
                    <w:rPr>
                      <w:rFonts w:ascii="Cambria Math" w:hAnsi="Cambria Math"/>
                      <w:lang w:val="en-US"/>
                    </w:rPr>
                  </w:rPrChange>
                </w:rPr>
                <m:t>-5,-4</m:t>
              </w:ins>
            </m:r>
            <m:ctrlPr>
              <w:ins w:id="231" w:author="Vasy Medov" w:date="2026-03-04T14:47:00Z">
                <w:rPr>
                  <w:rFonts w:ascii="Cambria Math" w:hAnsi="Cambria Math"/>
                  <w:i/>
                  <w:lang w:val="en-US"/>
                </w:rPr>
              </w:ins>
            </m:ctrlPr>
          </m:e>
        </m:d>
      </m:oMath>
      <w:ins w:id="232" w:author="Vasy Medov" w:date="2026-03-04T14:47:00Z">
        <w:r>
          <w:rPr>
            <w:rFonts w:eastAsiaTheme="minorEastAsia"/>
          </w:rPr>
          <w:t xml:space="preserve"> вторая производная </w:t>
        </w:r>
      </w:ins>
      <m:oMath>
        <m:sSup>
          <m:sSupPr>
            <m:ctrlPr>
              <w:ins w:id="233" w:author="Vasy Medov" w:date="2026-03-04T14:47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sSupPr>
          <m:e>
            <m:r>
              <w:ins w:id="234" w:author="Vasy Medov" w:date="2026-03-04T14:47:00Z">
                <w:rPr>
                  <w:rFonts w:ascii="Cambria Math" w:eastAsiaTheme="minorEastAsia" w:hAnsi="Cambria Math"/>
                </w:rPr>
                <m:t>f</m:t>
              </w:ins>
            </m:r>
            <m:ctrlPr>
              <w:ins w:id="235" w:author="Vasy Medov" w:date="2026-03-04T14:47:00Z">
                <w:rPr>
                  <w:rFonts w:ascii="Cambria Math" w:eastAsiaTheme="minorEastAsia" w:hAnsi="Cambria Math"/>
                  <w:i/>
                </w:rPr>
              </w:ins>
            </m:ctrlPr>
          </m:e>
          <m:sup>
            <m:r>
              <w:ins w:id="236" w:author="Vasy Medov" w:date="2026-03-04T14:47:00Z">
                <w:rPr>
                  <w:rFonts w:ascii="Cambria Math" w:eastAsiaTheme="minorEastAsia" w:hAnsi="Cambria Math"/>
                  <w:rPrChange w:id="237" w:author="Vasy Medov" w:date="2026-03-04T14:50:00Z">
                    <w:rPr>
                      <w:rFonts w:ascii="Cambria Math" w:eastAsiaTheme="minorEastAsia" w:hAnsi="Cambria Math"/>
                      <w:lang w:val="en-US"/>
                    </w:rPr>
                  </w:rPrChange>
                </w:rPr>
                <m:t>''</m:t>
              </w:ins>
            </m:r>
          </m:sup>
        </m:sSup>
        <m:d>
          <m:dPr>
            <m:ctrlPr>
              <w:ins w:id="238" w:author="Vasy Medov" w:date="2026-03-04T14:47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39" w:author="Vasy Medov" w:date="2026-03-04T14:47:00Z">
                <w:rPr>
                  <w:rFonts w:ascii="Cambria Math" w:eastAsiaTheme="minorEastAsia" w:hAnsi="Cambria Math"/>
                  <w:lang w:val="en-US"/>
                </w:rPr>
                <m:t>x</m:t>
              </w:ins>
            </m:r>
          </m:e>
        </m:d>
        <m:r>
          <w:ins w:id="240" w:author="Vasy Medov" w:date="2026-03-04T14:47:00Z">
            <w:rPr>
              <w:rFonts w:ascii="Cambria Math" w:eastAsiaTheme="minorEastAsia" w:hAnsi="Cambria Math"/>
              <w:rPrChange w:id="241" w:author="Vasy Medov" w:date="2026-03-04T14:50:00Z">
                <w:rPr>
                  <w:rFonts w:ascii="Cambria Math" w:eastAsiaTheme="minorEastAsia" w:hAnsi="Cambria Math"/>
                  <w:lang w:val="en-US"/>
                </w:rPr>
              </w:rPrChange>
            </w:rPr>
            <m:t>&lt;0</m:t>
          </w:ins>
        </m:r>
      </m:oMath>
    </w:p>
    <w:p w14:paraId="41E33085" w14:textId="639C9E17" w:rsidR="00B41E55" w:rsidRDefault="00B41E55" w:rsidP="00B41E55">
      <w:pPr>
        <w:ind w:firstLine="0"/>
        <w:rPr>
          <w:ins w:id="242" w:author="Vasy Medov" w:date="2026-03-04T14:48:00Z"/>
          <w:rFonts w:eastAsiaTheme="minorEastAsia"/>
          <w:lang w:val="en-US"/>
        </w:rPr>
      </w:pPr>
      <w:ins w:id="243" w:author="Vasy Medov" w:date="2026-03-04T14:47:00Z">
        <w:r>
          <w:rPr>
            <w:iCs/>
          </w:rPr>
          <w:tab/>
        </w:r>
      </w:ins>
      <m:oMath>
        <m:r>
          <w:ins w:id="244" w:author="Vasy Medov" w:date="2026-03-04T14:47:00Z">
            <w:rPr>
              <w:rFonts w:ascii="Cambria Math" w:hAnsi="Cambria Math"/>
            </w:rPr>
            <m:t>f</m:t>
          </w:ins>
        </m:r>
        <m:d>
          <m:dPr>
            <m:ctrlPr>
              <w:ins w:id="245" w:author="Vasy Medov" w:date="2026-03-04T14:47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46" w:author="Vasy Medov" w:date="2026-03-04T14:47:00Z">
                <w:rPr>
                  <w:rFonts w:ascii="Cambria Math" w:eastAsiaTheme="minorEastAsia" w:hAnsi="Cambria Math"/>
                  <w:lang w:val="en-US"/>
                </w:rPr>
                <m:t>-5</m:t>
              </w:ins>
            </m:r>
          </m:e>
        </m:d>
        <m:r>
          <w:ins w:id="247" w:author="Vasy Medov" w:date="2026-03-04T14:47:00Z">
            <w:rPr>
              <w:rFonts w:ascii="Cambria Math" w:eastAsiaTheme="minorEastAsia" w:hAnsi="Cambria Math"/>
              <w:lang w:val="en-US"/>
            </w:rPr>
            <m:t>=</m:t>
          </w:ins>
        </m:r>
        <m:r>
          <w:ins w:id="248" w:author="Vasy Medov" w:date="2026-03-04T14:48:00Z">
            <w:rPr>
              <w:rFonts w:ascii="Cambria Math" w:eastAsiaTheme="minorEastAsia" w:hAnsi="Cambria Math"/>
              <w:lang w:val="en-US"/>
            </w:rPr>
            <m:t>2*</m:t>
          </w:ins>
        </m:r>
        <m:d>
          <m:dPr>
            <m:ctrlPr>
              <w:ins w:id="249" w:author="Vasy Medov" w:date="2026-03-04T14:48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50" w:author="Vasy Medov" w:date="2026-03-04T14:48:00Z">
                <w:rPr>
                  <w:rFonts w:ascii="Cambria Math" w:eastAsiaTheme="minorEastAsia" w:hAnsi="Cambria Math"/>
                  <w:lang w:val="en-US"/>
                </w:rPr>
                <m:t>-125</m:t>
              </w:ins>
            </m:r>
          </m:e>
        </m:d>
        <m:r>
          <w:ins w:id="251" w:author="Vasy Medov" w:date="2026-03-04T14:48:00Z">
            <w:rPr>
              <w:rFonts w:ascii="Cambria Math" w:eastAsiaTheme="minorEastAsia" w:hAnsi="Cambria Math"/>
              <w:lang w:val="en-US"/>
            </w:rPr>
            <m:t>+3.41*25-23.74*</m:t>
          </w:ins>
        </m:r>
        <m:d>
          <m:dPr>
            <m:ctrlPr>
              <w:ins w:id="252" w:author="Vasy Medov" w:date="2026-03-04T14:48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53" w:author="Vasy Medov" w:date="2026-03-04T14:48:00Z">
                <w:rPr>
                  <w:rFonts w:ascii="Cambria Math" w:eastAsiaTheme="minorEastAsia" w:hAnsi="Cambria Math"/>
                  <w:lang w:val="en-US"/>
                </w:rPr>
                <m:t>-5</m:t>
              </w:ins>
            </m:r>
          </m:e>
        </m:d>
        <m:r>
          <w:ins w:id="254" w:author="Vasy Medov" w:date="2026-03-04T14:48:00Z">
            <w:rPr>
              <w:rFonts w:ascii="Cambria Math" w:eastAsiaTheme="minorEastAsia" w:hAnsi="Cambria Math"/>
              <w:lang w:val="en-US"/>
            </w:rPr>
            <m:t>+2.95=-43.1</m:t>
          </w:ins>
        </m:r>
      </m:oMath>
    </w:p>
    <w:p w14:paraId="0EA4404C" w14:textId="743BED83" w:rsidR="00B41E55" w:rsidRDefault="00B41E55" w:rsidP="00B404C7">
      <w:pPr>
        <w:ind w:firstLine="0"/>
        <w:rPr>
          <w:ins w:id="255" w:author="Vasy Medov" w:date="2026-03-04T14:49:00Z"/>
          <w:rFonts w:eastAsiaTheme="minorEastAsia"/>
          <w:lang w:val="en-US"/>
        </w:rPr>
      </w:pPr>
      <w:ins w:id="256" w:author="Vasy Medov" w:date="2026-03-04T14:48:00Z">
        <w:r>
          <w:rPr>
            <w:iCs/>
          </w:rPr>
          <w:tab/>
        </w:r>
      </w:ins>
      <m:oMath>
        <m:r>
          <w:ins w:id="257" w:author="Vasy Medov" w:date="2026-03-04T14:48:00Z">
            <w:rPr>
              <w:rFonts w:ascii="Cambria Math" w:hAnsi="Cambria Math"/>
            </w:rPr>
            <m:t>f</m:t>
          </w:ins>
        </m:r>
        <m:d>
          <m:dPr>
            <m:ctrlPr>
              <w:ins w:id="258" w:author="Vasy Medov" w:date="2026-03-04T14:48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59" w:author="Vasy Medov" w:date="2026-03-04T14:48:00Z">
                <w:rPr>
                  <w:rFonts w:ascii="Cambria Math" w:eastAsiaTheme="minorEastAsia" w:hAnsi="Cambria Math"/>
                  <w:lang w:val="en-US"/>
                </w:rPr>
                <m:t>-4</m:t>
              </w:ins>
            </m:r>
          </m:e>
        </m:d>
        <m:r>
          <w:ins w:id="260" w:author="Vasy Medov" w:date="2026-03-04T14:48:00Z">
            <w:rPr>
              <w:rFonts w:ascii="Cambria Math" w:eastAsiaTheme="minorEastAsia" w:hAnsi="Cambria Math"/>
              <w:lang w:val="en-US"/>
            </w:rPr>
            <m:t>=2*</m:t>
          </w:ins>
        </m:r>
        <m:d>
          <m:dPr>
            <m:ctrlPr>
              <w:ins w:id="261" w:author="Vasy Medov" w:date="2026-03-04T14:48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62" w:author="Vasy Medov" w:date="2026-03-04T14:48:00Z">
                <w:rPr>
                  <w:rFonts w:ascii="Cambria Math" w:eastAsiaTheme="minorEastAsia" w:hAnsi="Cambria Math"/>
                  <w:lang w:val="en-US"/>
                </w:rPr>
                <m:t>-64</m:t>
              </w:ins>
            </m:r>
          </m:e>
        </m:d>
        <m:r>
          <w:ins w:id="263" w:author="Vasy Medov" w:date="2026-03-04T14:48:00Z">
            <w:rPr>
              <w:rFonts w:ascii="Cambria Math" w:eastAsiaTheme="minorEastAsia" w:hAnsi="Cambria Math"/>
              <w:lang w:val="en-US"/>
            </w:rPr>
            <m:t>+3.41*</m:t>
          </w:ins>
        </m:r>
        <m:r>
          <w:ins w:id="264" w:author="Vasy Medov" w:date="2026-03-04T14:49:00Z">
            <w:rPr>
              <w:rFonts w:ascii="Cambria Math" w:eastAsiaTheme="minorEastAsia" w:hAnsi="Cambria Math"/>
              <w:lang w:val="en-US"/>
            </w:rPr>
            <m:t>15</m:t>
          </w:ins>
        </m:r>
        <m:r>
          <w:ins w:id="265" w:author="Vasy Medov" w:date="2026-03-04T14:48:00Z">
            <w:rPr>
              <w:rFonts w:ascii="Cambria Math" w:eastAsiaTheme="minorEastAsia" w:hAnsi="Cambria Math"/>
              <w:lang w:val="en-US"/>
            </w:rPr>
            <m:t>-23.74*</m:t>
          </w:ins>
        </m:r>
        <m:d>
          <m:dPr>
            <m:ctrlPr>
              <w:ins w:id="266" w:author="Vasy Medov" w:date="2026-03-04T14:48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67" w:author="Vasy Medov" w:date="2026-03-04T14:48:00Z">
                <w:rPr>
                  <w:rFonts w:ascii="Cambria Math" w:eastAsiaTheme="minorEastAsia" w:hAnsi="Cambria Math"/>
                  <w:lang w:val="en-US"/>
                </w:rPr>
                <m:t>-</m:t>
              </w:ins>
            </m:r>
            <m:r>
              <w:ins w:id="268" w:author="Vasy Medov" w:date="2026-03-04T14:49:00Z">
                <w:rPr>
                  <w:rFonts w:ascii="Cambria Math" w:eastAsiaTheme="minorEastAsia" w:hAnsi="Cambria Math"/>
                  <w:lang w:val="en-US"/>
                </w:rPr>
                <m:t>4</m:t>
              </w:ins>
            </m:r>
          </m:e>
        </m:d>
        <m:r>
          <w:ins w:id="269" w:author="Vasy Medov" w:date="2026-03-04T14:48:00Z">
            <w:rPr>
              <w:rFonts w:ascii="Cambria Math" w:eastAsiaTheme="minorEastAsia" w:hAnsi="Cambria Math"/>
              <w:lang w:val="en-US"/>
            </w:rPr>
            <m:t>+2.95=</m:t>
          </w:ins>
        </m:r>
        <m:r>
          <w:ins w:id="270" w:author="Vasy Medov" w:date="2026-03-04T14:49:00Z">
            <w:rPr>
              <w:rFonts w:ascii="Cambria Math" w:eastAsiaTheme="minorEastAsia" w:hAnsi="Cambria Math"/>
              <w:lang w:val="en-US"/>
            </w:rPr>
            <m:t>24.47</m:t>
          </w:ins>
        </m:r>
      </m:oMath>
    </w:p>
    <w:p w14:paraId="69CF098F" w14:textId="382AD208" w:rsidR="00B41E55" w:rsidRPr="00B41E55" w:rsidRDefault="00B41E55" w:rsidP="00B404C7">
      <w:pPr>
        <w:ind w:firstLine="0"/>
        <w:rPr>
          <w:i/>
          <w:iCs/>
          <w:rPrChange w:id="271" w:author="Vasy Medov" w:date="2026-03-04T14:53:00Z">
            <w:rPr>
              <w:i/>
              <w:iCs/>
              <w:lang w:val="en-US"/>
            </w:rPr>
          </w:rPrChange>
        </w:rPr>
      </w:pPr>
      <w:ins w:id="272" w:author="Vasy Medov" w:date="2026-03-04T14:51:00Z">
        <w:r>
          <w:rPr>
            <w:iCs/>
            <w:lang w:val="en-US"/>
          </w:rPr>
          <w:tab/>
        </w:r>
        <w:r>
          <w:rPr>
            <w:iCs/>
          </w:rPr>
          <w:t xml:space="preserve">По условию неподвижной точки для метода хорд: </w:t>
        </w:r>
        <w:r>
          <w:rPr>
            <w:iCs/>
            <w:lang w:val="en-US"/>
          </w:rPr>
          <w:t>b</w:t>
        </w:r>
        <w:r w:rsidRPr="00B41E55">
          <w:rPr>
            <w:iCs/>
            <w:rPrChange w:id="273" w:author="Vasy Medov" w:date="2026-03-04T14:51:00Z">
              <w:rPr>
                <w:iCs/>
                <w:lang w:val="en-US"/>
              </w:rPr>
            </w:rPrChange>
          </w:rPr>
          <w:t xml:space="preserve">=-4 </w:t>
        </w:r>
        <w:r>
          <w:rPr>
            <w:iCs/>
          </w:rPr>
          <w:t>подвижн</w:t>
        </w:r>
      </w:ins>
      <w:ins w:id="274" w:author="Vasy Medov" w:date="2026-03-04T14:53:00Z">
        <w:r>
          <w:rPr>
            <w:iCs/>
          </w:rPr>
          <w:t>ой</w:t>
        </w:r>
      </w:ins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34"/>
        <w:gridCol w:w="1135"/>
        <w:gridCol w:w="1253"/>
        <w:gridCol w:w="1241"/>
        <w:gridCol w:w="1312"/>
        <w:gridCol w:w="1213"/>
        <w:gridCol w:w="1252"/>
        <w:gridCol w:w="1404"/>
      </w:tblGrid>
      <w:tr w:rsidR="00B404C7" w14:paraId="07BFEE0B" w14:textId="77777777" w:rsidTr="00B404C7">
        <w:tc>
          <w:tcPr>
            <w:tcW w:w="534" w:type="dxa"/>
          </w:tcPr>
          <w:p w14:paraId="5BA1FE6E" w14:textId="5D3F7656" w:rsidR="00B404C7" w:rsidRPr="00945325" w:rsidRDefault="00B404C7" w:rsidP="00325DC5">
            <w:pPr>
              <w:ind w:firstLine="0"/>
              <w:jc w:val="center"/>
              <w:rPr>
                <w:b/>
                <w:bCs/>
                <w:sz w:val="24"/>
                <w:szCs w:val="24"/>
                <w:rPrChange w:id="275" w:author="Vasy Medov" w:date="2026-03-04T00:47:00Z">
                  <w:rPr>
                    <w:sz w:val="24"/>
                    <w:szCs w:val="24"/>
                  </w:rPr>
                </w:rPrChange>
              </w:rPr>
            </w:pPr>
            <w:r w:rsidRPr="00945325">
              <w:rPr>
                <w:b/>
                <w:bCs/>
                <w:sz w:val="24"/>
                <w:szCs w:val="24"/>
                <w:rPrChange w:id="276" w:author="Vasy Medov" w:date="2026-03-04T00:47:00Z">
                  <w:rPr>
                    <w:sz w:val="24"/>
                    <w:szCs w:val="24"/>
                  </w:rPr>
                </w:rPrChange>
              </w:rPr>
              <w:t>№</w:t>
            </w:r>
          </w:p>
        </w:tc>
        <w:tc>
          <w:tcPr>
            <w:tcW w:w="1135" w:type="dxa"/>
          </w:tcPr>
          <w:p w14:paraId="70AA9C9F" w14:textId="0622EDCB" w:rsidR="00B404C7" w:rsidRPr="00945325" w:rsidRDefault="00B404C7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w:r w:rsidRPr="00945325">
              <w:rPr>
                <w:rFonts w:eastAsiaTheme="minorEastAsia"/>
                <w:b/>
                <w:bCs/>
                <w:sz w:val="24"/>
                <w:szCs w:val="24"/>
                <w:lang w:val="en-US"/>
                <w:rPrChange w:id="277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  <w:t>a</w:t>
            </w:r>
          </w:p>
        </w:tc>
        <w:tc>
          <w:tcPr>
            <w:tcW w:w="1253" w:type="dxa"/>
          </w:tcPr>
          <w:p w14:paraId="5C4777B8" w14:textId="259E46CE" w:rsidR="00B404C7" w:rsidRPr="00945325" w:rsidRDefault="004F6331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w:r w:rsidRPr="00945325">
              <w:rPr>
                <w:rFonts w:eastAsiaTheme="minorEastAsia"/>
                <w:b/>
                <w:bCs/>
                <w:sz w:val="24"/>
                <w:szCs w:val="24"/>
                <w:lang w:val="en-US"/>
                <w:rPrChange w:id="278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  <w:t>b</w:t>
            </w:r>
          </w:p>
        </w:tc>
        <w:tc>
          <w:tcPr>
            <w:tcW w:w="1241" w:type="dxa"/>
          </w:tcPr>
          <w:p w14:paraId="3CC8C6B4" w14:textId="56A955CC" w:rsidR="00B404C7" w:rsidRPr="00945325" w:rsidRDefault="0094532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</w:tc>
        <w:tc>
          <w:tcPr>
            <w:tcW w:w="1312" w:type="dxa"/>
          </w:tcPr>
          <w:p w14:paraId="7D7BC0B4" w14:textId="008C28AF" w:rsidR="00B404C7" w:rsidRPr="00945325" w:rsidRDefault="0094532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1213" w:type="dxa"/>
          </w:tcPr>
          <w:p w14:paraId="1C9ADC6D" w14:textId="1DE2599D" w:rsidR="00B404C7" w:rsidRPr="00945325" w:rsidRDefault="00945325" w:rsidP="00325DC5">
            <w:pPr>
              <w:ind w:firstLine="0"/>
              <w:jc w:val="center"/>
              <w:rPr>
                <w:rFonts w:eastAsiaTheme="minorEastAsia"/>
                <w:b/>
                <w:bCs/>
                <w:sz w:val="24"/>
                <w:szCs w:val="24"/>
                <w:lang w:val="en-US"/>
                <w:rPrChange w:id="279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1252" w:type="dxa"/>
          </w:tcPr>
          <w:p w14:paraId="077AA8F6" w14:textId="2ED1A137" w:rsidR="00B404C7" w:rsidRPr="00945325" w:rsidRDefault="00945325" w:rsidP="00325DC5">
            <w:pPr>
              <w:ind w:firstLine="0"/>
              <w:jc w:val="center"/>
              <w:rPr>
                <w:rFonts w:eastAsiaTheme="minorEastAsia"/>
                <w:b/>
                <w:bCs/>
                <w:sz w:val="24"/>
                <w:szCs w:val="24"/>
                <w:lang w:val="en-US"/>
                <w:rPrChange w:id="280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404" w:type="dxa"/>
          </w:tcPr>
          <w:p w14:paraId="0F9CA704" w14:textId="063D9123" w:rsidR="00B404C7" w:rsidRPr="00945325" w:rsidRDefault="00B404C7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w:r w:rsidRPr="00945325">
              <w:rPr>
                <w:rFonts w:eastAsiaTheme="minorEastAsia"/>
                <w:b/>
                <w:bCs/>
                <w:sz w:val="24"/>
                <w:szCs w:val="24"/>
                <w:lang w:val="en-US"/>
                <w:rPrChange w:id="281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  <w:t>|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</w:p>
        </w:tc>
      </w:tr>
      <w:tr w:rsidR="00B404C7" w14:paraId="1B1CCC15" w14:textId="77777777" w:rsidTr="00B404C7">
        <w:tc>
          <w:tcPr>
            <w:tcW w:w="534" w:type="dxa"/>
          </w:tcPr>
          <w:p w14:paraId="691BC834" w14:textId="615F6B0E" w:rsidR="00B404C7" w:rsidRPr="00B41E55" w:rsidRDefault="00B41E55" w:rsidP="00325DC5">
            <w:pPr>
              <w:ind w:firstLine="0"/>
              <w:jc w:val="center"/>
              <w:rPr>
                <w:sz w:val="24"/>
                <w:szCs w:val="24"/>
                <w:rPrChange w:id="282" w:author="Vasy Medov" w:date="2026-03-04T14:52:00Z">
                  <w:rPr>
                    <w:sz w:val="24"/>
                    <w:szCs w:val="24"/>
                    <w:lang w:val="en-US"/>
                  </w:rPr>
                </w:rPrChange>
              </w:rPr>
            </w:pPr>
            <w:ins w:id="283" w:author="Vasy Medov" w:date="2026-03-04T14:52:00Z">
              <w:r>
                <w:rPr>
                  <w:sz w:val="24"/>
                  <w:szCs w:val="24"/>
                </w:rPr>
                <w:t>0</w:t>
              </w:r>
            </w:ins>
            <w:del w:id="284" w:author="Vasy Medov" w:date="2026-03-04T14:52:00Z">
              <w:r w:rsidR="00B404C7" w:rsidDel="00B41E55">
                <w:rPr>
                  <w:sz w:val="24"/>
                  <w:szCs w:val="24"/>
                  <w:lang w:val="en-US"/>
                </w:rPr>
                <w:delText>1</w:delText>
              </w:r>
            </w:del>
          </w:p>
        </w:tc>
        <w:tc>
          <w:tcPr>
            <w:tcW w:w="1135" w:type="dxa"/>
          </w:tcPr>
          <w:p w14:paraId="69DC532C" w14:textId="2805137C" w:rsidR="00B404C7" w:rsidRPr="00B404C7" w:rsidRDefault="00B41E5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ins w:id="285" w:author="Vasy Medov" w:date="2026-03-04T14:52:00Z">
              <w:r>
                <w:rPr>
                  <w:rFonts w:eastAsiaTheme="minorEastAsia"/>
                  <w:sz w:val="24"/>
                  <w:szCs w:val="24"/>
                </w:rPr>
                <w:t>-5</w:t>
              </w:r>
            </w:ins>
          </w:p>
        </w:tc>
        <w:tc>
          <w:tcPr>
            <w:tcW w:w="1253" w:type="dxa"/>
          </w:tcPr>
          <w:p w14:paraId="446FA87C" w14:textId="28A0330C" w:rsidR="00B404C7" w:rsidRPr="00B404C7" w:rsidRDefault="00B41E5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ins w:id="286" w:author="Vasy Medov" w:date="2026-03-04T14:52:00Z">
              <w:r>
                <w:rPr>
                  <w:rFonts w:eastAsiaTheme="minorEastAsia"/>
                  <w:sz w:val="24"/>
                  <w:szCs w:val="24"/>
                </w:rPr>
                <w:t>-4</w:t>
              </w:r>
            </w:ins>
          </w:p>
        </w:tc>
        <w:tc>
          <w:tcPr>
            <w:tcW w:w="1241" w:type="dxa"/>
          </w:tcPr>
          <w:p w14:paraId="0A9F6D4C" w14:textId="4977E796" w:rsidR="00B404C7" w:rsidRPr="00B41E55" w:rsidRDefault="00B41E5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287" w:author="Vasy Medov" w:date="2026-03-04T14:52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288" w:author="Vasy Medov" w:date="2026-03-04T14:52:00Z">
              <w:r>
                <w:rPr>
                  <w:rFonts w:eastAsiaTheme="minorEastAsia"/>
                  <w:sz w:val="24"/>
                  <w:szCs w:val="24"/>
                </w:rPr>
                <w:t>-4</w:t>
              </w:r>
              <w:r>
                <w:rPr>
                  <w:rFonts w:eastAsiaTheme="minorEastAsia"/>
                  <w:sz w:val="24"/>
                  <w:szCs w:val="24"/>
                  <w:lang w:val="en-US"/>
                </w:rPr>
                <w:t>.362</w:t>
              </w:r>
            </w:ins>
          </w:p>
        </w:tc>
        <w:tc>
          <w:tcPr>
            <w:tcW w:w="1312" w:type="dxa"/>
          </w:tcPr>
          <w:p w14:paraId="2130C4B1" w14:textId="00E2E51F" w:rsidR="00B404C7" w:rsidRPr="00B41E55" w:rsidRDefault="00B41E5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289" w:author="Vasy Medov" w:date="2026-03-04T14:52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290" w:author="Vasy Medov" w:date="2026-03-04T14:52:00Z">
              <w:r>
                <w:rPr>
                  <w:rFonts w:eastAsiaTheme="minorEastAsia"/>
                  <w:sz w:val="24"/>
                  <w:szCs w:val="24"/>
                  <w:lang w:val="en-US"/>
                </w:rPr>
                <w:t>-43.100</w:t>
              </w:r>
            </w:ins>
          </w:p>
        </w:tc>
        <w:tc>
          <w:tcPr>
            <w:tcW w:w="1213" w:type="dxa"/>
          </w:tcPr>
          <w:p w14:paraId="3527E6B8" w14:textId="5C2D952F" w:rsidR="00B404C7" w:rsidRPr="00B41E55" w:rsidRDefault="00B41E55" w:rsidP="00325DC5">
            <w:pPr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  <w:rPrChange w:id="291" w:author="Vasy Medov" w:date="2026-03-04T14:52:00Z">
                  <w:rPr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92" w:author="Vasy Medov" w:date="2026-03-04T14:52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24.740</w:t>
              </w:r>
            </w:ins>
          </w:p>
        </w:tc>
        <w:tc>
          <w:tcPr>
            <w:tcW w:w="1252" w:type="dxa"/>
          </w:tcPr>
          <w:p w14:paraId="1FD2A664" w14:textId="6DE4751A" w:rsidR="00B404C7" w:rsidRPr="00B41E55" w:rsidRDefault="00B41E55" w:rsidP="00325DC5">
            <w:pPr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  <w:rPrChange w:id="293" w:author="Vasy Medov" w:date="2026-03-04T14:52:00Z">
                  <w:rPr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94" w:author="Vasy Medov" w:date="2026-03-04T14:52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5.378</w:t>
              </w:r>
            </w:ins>
          </w:p>
        </w:tc>
        <w:tc>
          <w:tcPr>
            <w:tcW w:w="1404" w:type="dxa"/>
          </w:tcPr>
          <w:p w14:paraId="66F68A19" w14:textId="07B0AC67" w:rsidR="00B404C7" w:rsidRPr="00B404C7" w:rsidRDefault="00B404C7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</w:p>
        </w:tc>
      </w:tr>
      <w:tr w:rsidR="00B404C7" w14:paraId="58000628" w14:textId="77777777" w:rsidTr="00B404C7">
        <w:tc>
          <w:tcPr>
            <w:tcW w:w="534" w:type="dxa"/>
          </w:tcPr>
          <w:p w14:paraId="3ACE03CB" w14:textId="7C40FEE0" w:rsidR="00B404C7" w:rsidRPr="00B41E55" w:rsidRDefault="00B41E55" w:rsidP="00325DC5">
            <w:pPr>
              <w:ind w:firstLine="0"/>
              <w:jc w:val="center"/>
              <w:rPr>
                <w:sz w:val="24"/>
                <w:szCs w:val="24"/>
                <w:rPrChange w:id="295" w:author="Vasy Medov" w:date="2026-03-04T14:52:00Z">
                  <w:rPr>
                    <w:sz w:val="24"/>
                    <w:szCs w:val="24"/>
                    <w:lang w:val="en-US"/>
                  </w:rPr>
                </w:rPrChange>
              </w:rPr>
            </w:pPr>
            <w:ins w:id="296" w:author="Vasy Medov" w:date="2026-03-04T14:52:00Z">
              <w:r>
                <w:rPr>
                  <w:sz w:val="24"/>
                  <w:szCs w:val="24"/>
                </w:rPr>
                <w:t>1</w:t>
              </w:r>
            </w:ins>
            <w:del w:id="297" w:author="Vasy Medov" w:date="2026-03-04T14:52:00Z">
              <w:r w:rsidR="00B404C7" w:rsidDel="00B41E55">
                <w:rPr>
                  <w:sz w:val="24"/>
                  <w:szCs w:val="24"/>
                  <w:lang w:val="en-US"/>
                </w:rPr>
                <w:delText>2</w:delText>
              </w:r>
            </w:del>
          </w:p>
        </w:tc>
        <w:tc>
          <w:tcPr>
            <w:tcW w:w="1135" w:type="dxa"/>
          </w:tcPr>
          <w:p w14:paraId="0C744523" w14:textId="297C7822" w:rsidR="00B404C7" w:rsidRPr="00B41E55" w:rsidRDefault="00B41E5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298" w:author="Vasy Medov" w:date="2026-03-04T14:53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299" w:author="Vasy Medov" w:date="2026-03-04T14:53:00Z">
              <w:r>
                <w:rPr>
                  <w:rFonts w:eastAsiaTheme="minorEastAsia"/>
                  <w:sz w:val="24"/>
                  <w:szCs w:val="24"/>
                  <w:lang w:val="en-US"/>
                </w:rPr>
                <w:t>-5</w:t>
              </w:r>
            </w:ins>
          </w:p>
        </w:tc>
        <w:tc>
          <w:tcPr>
            <w:tcW w:w="1253" w:type="dxa"/>
          </w:tcPr>
          <w:p w14:paraId="638D00A4" w14:textId="201A5FF0" w:rsidR="00B404C7" w:rsidRPr="00B41E55" w:rsidRDefault="00B41E5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300" w:author="Vasy Medov" w:date="2026-03-04T14:53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301" w:author="Vasy Medov" w:date="2026-03-04T14:53:00Z">
              <w:r>
                <w:rPr>
                  <w:rFonts w:eastAsiaTheme="minorEastAsia"/>
                  <w:sz w:val="24"/>
                  <w:szCs w:val="24"/>
                  <w:lang w:val="en-US"/>
                </w:rPr>
                <w:t>-4.362</w:t>
              </w:r>
            </w:ins>
          </w:p>
        </w:tc>
        <w:tc>
          <w:tcPr>
            <w:tcW w:w="1241" w:type="dxa"/>
          </w:tcPr>
          <w:p w14:paraId="335E84DF" w14:textId="2544FD6C" w:rsidR="00B404C7" w:rsidRPr="00B41E55" w:rsidRDefault="00B41E5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302" w:author="Vasy Medov" w:date="2026-03-04T14:53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303" w:author="Vasy Medov" w:date="2026-03-04T14:53:00Z">
              <w:r>
                <w:rPr>
                  <w:rFonts w:eastAsiaTheme="minorEastAsia"/>
                  <w:sz w:val="24"/>
                  <w:szCs w:val="24"/>
                  <w:lang w:val="en-US"/>
                </w:rPr>
                <w:t>-4.433</w:t>
              </w:r>
            </w:ins>
          </w:p>
        </w:tc>
        <w:tc>
          <w:tcPr>
            <w:tcW w:w="1312" w:type="dxa"/>
          </w:tcPr>
          <w:p w14:paraId="4C1C2B10" w14:textId="035D658C" w:rsidR="00B404C7" w:rsidRPr="00B41E55" w:rsidRDefault="00B41E5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304" w:author="Vasy Medov" w:date="2026-03-04T14:53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305" w:author="Vasy Medov" w:date="2026-03-04T14:53:00Z">
              <w:r>
                <w:rPr>
                  <w:rFonts w:eastAsiaTheme="minorEastAsia"/>
                  <w:sz w:val="24"/>
                  <w:szCs w:val="24"/>
                  <w:lang w:val="en-US"/>
                </w:rPr>
                <w:t>-43.100</w:t>
              </w:r>
            </w:ins>
          </w:p>
        </w:tc>
        <w:tc>
          <w:tcPr>
            <w:tcW w:w="1213" w:type="dxa"/>
          </w:tcPr>
          <w:p w14:paraId="406806A1" w14:textId="2E7AFEAF" w:rsidR="00B404C7" w:rsidRPr="00B41E55" w:rsidRDefault="00B41E55" w:rsidP="00325DC5">
            <w:pPr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  <w:rPrChange w:id="306" w:author="Vasy Medov" w:date="2026-03-04T14:53:00Z">
                  <w:rPr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07" w:author="Vasy Medov" w:date="2026-03-04T14:53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5.378</w:t>
              </w:r>
            </w:ins>
          </w:p>
        </w:tc>
        <w:tc>
          <w:tcPr>
            <w:tcW w:w="1252" w:type="dxa"/>
          </w:tcPr>
          <w:p w14:paraId="6ADEBCBD" w14:textId="4CD5C605" w:rsidR="00B404C7" w:rsidRPr="00B41E55" w:rsidRDefault="00B41E55" w:rsidP="00325DC5">
            <w:pPr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  <w:rPrChange w:id="308" w:author="Vasy Medov" w:date="2026-03-04T14:53:00Z">
                  <w:rPr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09" w:author="Vasy Medov" w:date="2026-03-04T14:53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1.154</w:t>
              </w:r>
            </w:ins>
          </w:p>
        </w:tc>
        <w:tc>
          <w:tcPr>
            <w:tcW w:w="1404" w:type="dxa"/>
          </w:tcPr>
          <w:p w14:paraId="6FACECA9" w14:textId="0A5F0749" w:rsidR="00B404C7" w:rsidRPr="00B41E55" w:rsidRDefault="00B41E55" w:rsidP="00325DC5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310" w:author="Vasy Medov" w:date="2026-03-04T14:53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311" w:author="Vasy Medov" w:date="2026-03-04T14:53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0.071</w:t>
              </w:r>
            </w:ins>
          </w:p>
        </w:tc>
      </w:tr>
      <w:tr w:rsidR="00B41E55" w14:paraId="6A2768EC" w14:textId="77777777" w:rsidTr="00B404C7">
        <w:trPr>
          <w:ins w:id="312" w:author="Vasy Medov" w:date="2026-03-04T14:51:00Z"/>
        </w:trPr>
        <w:tc>
          <w:tcPr>
            <w:tcW w:w="534" w:type="dxa"/>
          </w:tcPr>
          <w:p w14:paraId="349798F2" w14:textId="5545F57D" w:rsidR="00B41E55" w:rsidRPr="00B41E55" w:rsidRDefault="00B41E55" w:rsidP="00325DC5">
            <w:pPr>
              <w:ind w:firstLine="0"/>
              <w:jc w:val="center"/>
              <w:rPr>
                <w:ins w:id="313" w:author="Vasy Medov" w:date="2026-03-04T14:51:00Z"/>
                <w:sz w:val="24"/>
                <w:szCs w:val="24"/>
                <w:rPrChange w:id="314" w:author="Vasy Medov" w:date="2026-03-04T14:51:00Z">
                  <w:rPr>
                    <w:ins w:id="315" w:author="Vasy Medov" w:date="2026-03-04T14:51:00Z"/>
                    <w:sz w:val="24"/>
                    <w:szCs w:val="24"/>
                    <w:lang w:val="en-US"/>
                  </w:rPr>
                </w:rPrChange>
              </w:rPr>
            </w:pPr>
            <w:ins w:id="316" w:author="Vasy Medov" w:date="2026-03-04T14:52:00Z">
              <w:r>
                <w:rPr>
                  <w:sz w:val="24"/>
                  <w:szCs w:val="24"/>
                </w:rPr>
                <w:t>2</w:t>
              </w:r>
            </w:ins>
          </w:p>
        </w:tc>
        <w:tc>
          <w:tcPr>
            <w:tcW w:w="1135" w:type="dxa"/>
          </w:tcPr>
          <w:p w14:paraId="36D34485" w14:textId="3ADB4C51" w:rsidR="00B41E55" w:rsidRPr="00B41E55" w:rsidRDefault="00B41E55" w:rsidP="00325DC5">
            <w:pPr>
              <w:ind w:firstLine="0"/>
              <w:jc w:val="center"/>
              <w:rPr>
                <w:ins w:id="317" w:author="Vasy Medov" w:date="2026-03-04T14:51:00Z"/>
                <w:rFonts w:eastAsia="Calibri" w:cs="Times New Roman"/>
                <w:sz w:val="24"/>
                <w:szCs w:val="24"/>
                <w:lang w:val="en-US"/>
                <w:rPrChange w:id="318" w:author="Vasy Medov" w:date="2026-03-04T14:53:00Z">
                  <w:rPr>
                    <w:ins w:id="319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20" w:author="Vasy Medov" w:date="2026-03-04T14:53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-5</w:t>
              </w:r>
            </w:ins>
          </w:p>
        </w:tc>
        <w:tc>
          <w:tcPr>
            <w:tcW w:w="1253" w:type="dxa"/>
          </w:tcPr>
          <w:p w14:paraId="61F87C87" w14:textId="686B6FED" w:rsidR="00B41E55" w:rsidRPr="00B41E55" w:rsidRDefault="00B41E55" w:rsidP="00325DC5">
            <w:pPr>
              <w:ind w:firstLine="0"/>
              <w:jc w:val="center"/>
              <w:rPr>
                <w:ins w:id="321" w:author="Vasy Medov" w:date="2026-03-04T14:51:00Z"/>
                <w:rFonts w:eastAsia="Calibri" w:cs="Times New Roman"/>
                <w:sz w:val="24"/>
                <w:szCs w:val="24"/>
                <w:lang w:val="en-US"/>
                <w:rPrChange w:id="322" w:author="Vasy Medov" w:date="2026-03-04T14:54:00Z">
                  <w:rPr>
                    <w:ins w:id="323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24" w:author="Vasy Medov" w:date="2026-03-04T14:53:00Z">
              <w:r>
                <w:rPr>
                  <w:rFonts w:eastAsia="Calibri" w:cs="Times New Roman"/>
                  <w:sz w:val="24"/>
                  <w:szCs w:val="24"/>
                </w:rPr>
                <w:t>-4</w:t>
              </w:r>
            </w:ins>
            <w:ins w:id="325" w:author="Vasy Medov" w:date="2026-03-04T14:54:00Z">
              <w:r>
                <w:rPr>
                  <w:rFonts w:eastAsia="Calibri" w:cs="Times New Roman"/>
                  <w:sz w:val="24"/>
                  <w:szCs w:val="24"/>
                </w:rPr>
                <w:t>.</w:t>
              </w:r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433</w:t>
              </w:r>
            </w:ins>
          </w:p>
        </w:tc>
        <w:tc>
          <w:tcPr>
            <w:tcW w:w="1241" w:type="dxa"/>
          </w:tcPr>
          <w:p w14:paraId="14CE3B8F" w14:textId="2819A5A9" w:rsidR="00B41E55" w:rsidRPr="00B41E55" w:rsidRDefault="00B41E55" w:rsidP="00325DC5">
            <w:pPr>
              <w:ind w:firstLine="0"/>
              <w:jc w:val="center"/>
              <w:rPr>
                <w:ins w:id="326" w:author="Vasy Medov" w:date="2026-03-04T14:51:00Z"/>
                <w:rFonts w:eastAsia="Calibri" w:cs="Times New Roman"/>
                <w:sz w:val="24"/>
                <w:szCs w:val="24"/>
                <w:lang w:val="en-US"/>
                <w:rPrChange w:id="327" w:author="Vasy Medov" w:date="2026-03-04T14:54:00Z">
                  <w:rPr>
                    <w:ins w:id="328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29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-4.448</w:t>
              </w:r>
            </w:ins>
          </w:p>
        </w:tc>
        <w:tc>
          <w:tcPr>
            <w:tcW w:w="1312" w:type="dxa"/>
          </w:tcPr>
          <w:p w14:paraId="46CFA1BC" w14:textId="129E2BFD" w:rsidR="00B41E55" w:rsidRPr="00B41E55" w:rsidRDefault="00B41E55" w:rsidP="00325DC5">
            <w:pPr>
              <w:ind w:firstLine="0"/>
              <w:jc w:val="center"/>
              <w:rPr>
                <w:ins w:id="330" w:author="Vasy Medov" w:date="2026-03-04T14:51:00Z"/>
                <w:rFonts w:eastAsia="Calibri" w:cs="Times New Roman"/>
                <w:sz w:val="24"/>
                <w:szCs w:val="24"/>
                <w:lang w:val="en-US"/>
                <w:rPrChange w:id="331" w:author="Vasy Medov" w:date="2026-03-04T14:54:00Z">
                  <w:rPr>
                    <w:ins w:id="332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33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-43.100</w:t>
              </w:r>
            </w:ins>
          </w:p>
        </w:tc>
        <w:tc>
          <w:tcPr>
            <w:tcW w:w="1213" w:type="dxa"/>
          </w:tcPr>
          <w:p w14:paraId="267C7966" w14:textId="454783B8" w:rsidR="00B41E55" w:rsidRPr="00B41E55" w:rsidRDefault="00B41E55" w:rsidP="00325DC5">
            <w:pPr>
              <w:ind w:firstLine="0"/>
              <w:jc w:val="center"/>
              <w:rPr>
                <w:ins w:id="334" w:author="Vasy Medov" w:date="2026-03-04T14:51:00Z"/>
                <w:rFonts w:eastAsia="Calibri" w:cs="Times New Roman"/>
                <w:sz w:val="24"/>
                <w:szCs w:val="24"/>
                <w:lang w:val="en-US"/>
                <w:rPrChange w:id="335" w:author="Vasy Medov" w:date="2026-03-04T14:54:00Z">
                  <w:rPr>
                    <w:ins w:id="336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37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1.154</w:t>
              </w:r>
            </w:ins>
          </w:p>
        </w:tc>
        <w:tc>
          <w:tcPr>
            <w:tcW w:w="1252" w:type="dxa"/>
          </w:tcPr>
          <w:p w14:paraId="1049F834" w14:textId="1092C529" w:rsidR="00B41E55" w:rsidRPr="00B41E55" w:rsidRDefault="00B41E55" w:rsidP="00325DC5">
            <w:pPr>
              <w:ind w:firstLine="0"/>
              <w:jc w:val="center"/>
              <w:rPr>
                <w:ins w:id="338" w:author="Vasy Medov" w:date="2026-03-04T14:51:00Z"/>
                <w:rFonts w:eastAsia="Calibri" w:cs="Times New Roman"/>
                <w:sz w:val="24"/>
                <w:szCs w:val="24"/>
                <w:lang w:val="en-US"/>
                <w:rPrChange w:id="339" w:author="Vasy Medov" w:date="2026-03-04T14:54:00Z">
                  <w:rPr>
                    <w:ins w:id="340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41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0.237</w:t>
              </w:r>
            </w:ins>
          </w:p>
        </w:tc>
        <w:tc>
          <w:tcPr>
            <w:tcW w:w="1404" w:type="dxa"/>
          </w:tcPr>
          <w:p w14:paraId="00C39493" w14:textId="383F58F9" w:rsidR="00B41E55" w:rsidRPr="00B41E55" w:rsidRDefault="00B41E55" w:rsidP="00325DC5">
            <w:pPr>
              <w:ind w:firstLine="0"/>
              <w:jc w:val="center"/>
              <w:rPr>
                <w:ins w:id="342" w:author="Vasy Medov" w:date="2026-03-04T14:51:00Z"/>
                <w:rFonts w:eastAsia="Calibri" w:cs="Times New Roman"/>
                <w:sz w:val="24"/>
                <w:szCs w:val="24"/>
                <w:lang w:val="en-US"/>
                <w:rPrChange w:id="343" w:author="Vasy Medov" w:date="2026-03-04T14:54:00Z">
                  <w:rPr>
                    <w:ins w:id="344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45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0.015</w:t>
              </w:r>
            </w:ins>
          </w:p>
        </w:tc>
      </w:tr>
      <w:tr w:rsidR="00B41E55" w14:paraId="56286715" w14:textId="77777777" w:rsidTr="00B404C7">
        <w:trPr>
          <w:ins w:id="346" w:author="Vasy Medov" w:date="2026-03-04T14:54:00Z"/>
        </w:trPr>
        <w:tc>
          <w:tcPr>
            <w:tcW w:w="534" w:type="dxa"/>
          </w:tcPr>
          <w:p w14:paraId="2E185661" w14:textId="32AC8255" w:rsidR="00B41E55" w:rsidRPr="00B41E55" w:rsidRDefault="00B41E55" w:rsidP="00325DC5">
            <w:pPr>
              <w:ind w:firstLine="0"/>
              <w:jc w:val="center"/>
              <w:rPr>
                <w:ins w:id="347" w:author="Vasy Medov" w:date="2026-03-04T14:54:00Z"/>
                <w:sz w:val="24"/>
                <w:szCs w:val="24"/>
                <w:lang w:val="en-US"/>
                <w:rPrChange w:id="348" w:author="Vasy Medov" w:date="2026-03-04T14:54:00Z">
                  <w:rPr>
                    <w:ins w:id="349" w:author="Vasy Medov" w:date="2026-03-04T14:54:00Z"/>
                    <w:sz w:val="24"/>
                    <w:szCs w:val="24"/>
                  </w:rPr>
                </w:rPrChange>
              </w:rPr>
            </w:pPr>
            <w:ins w:id="350" w:author="Vasy Medov" w:date="2026-03-04T14:54:00Z">
              <w:r>
                <w:rPr>
                  <w:sz w:val="24"/>
                  <w:szCs w:val="24"/>
                  <w:lang w:val="en-US"/>
                </w:rPr>
                <w:t>4</w:t>
              </w:r>
            </w:ins>
          </w:p>
        </w:tc>
        <w:tc>
          <w:tcPr>
            <w:tcW w:w="1135" w:type="dxa"/>
          </w:tcPr>
          <w:p w14:paraId="76B6849A" w14:textId="40C74FB2" w:rsidR="00B41E55" w:rsidRDefault="00B41E55" w:rsidP="00325DC5">
            <w:pPr>
              <w:ind w:firstLine="0"/>
              <w:jc w:val="center"/>
              <w:rPr>
                <w:ins w:id="351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52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-5</w:t>
              </w:r>
            </w:ins>
          </w:p>
        </w:tc>
        <w:tc>
          <w:tcPr>
            <w:tcW w:w="1253" w:type="dxa"/>
          </w:tcPr>
          <w:p w14:paraId="5309FF15" w14:textId="22794A62" w:rsidR="00B41E55" w:rsidRPr="00B41E55" w:rsidRDefault="00B41E55" w:rsidP="00325DC5">
            <w:pPr>
              <w:ind w:firstLine="0"/>
              <w:jc w:val="center"/>
              <w:rPr>
                <w:ins w:id="353" w:author="Vasy Medov" w:date="2026-03-04T14:54:00Z"/>
                <w:rFonts w:eastAsia="Calibri" w:cs="Times New Roman"/>
                <w:sz w:val="24"/>
                <w:szCs w:val="24"/>
                <w:lang w:val="en-US"/>
                <w:rPrChange w:id="354" w:author="Vasy Medov" w:date="2026-03-04T14:54:00Z">
                  <w:rPr>
                    <w:ins w:id="355" w:author="Vasy Medov" w:date="2026-03-04T14:54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56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-4.448</w:t>
              </w:r>
            </w:ins>
          </w:p>
        </w:tc>
        <w:tc>
          <w:tcPr>
            <w:tcW w:w="1241" w:type="dxa"/>
          </w:tcPr>
          <w:p w14:paraId="418B9B46" w14:textId="3DEC7222" w:rsidR="00B41E55" w:rsidRDefault="00B41E55" w:rsidP="00325DC5">
            <w:pPr>
              <w:ind w:firstLine="0"/>
              <w:jc w:val="center"/>
              <w:rPr>
                <w:ins w:id="357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58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-4.451</w:t>
              </w:r>
            </w:ins>
          </w:p>
        </w:tc>
        <w:tc>
          <w:tcPr>
            <w:tcW w:w="1312" w:type="dxa"/>
          </w:tcPr>
          <w:p w14:paraId="23D0B3AF" w14:textId="1188013E" w:rsidR="00B41E55" w:rsidRDefault="00B41E55" w:rsidP="00325DC5">
            <w:pPr>
              <w:ind w:firstLine="0"/>
              <w:jc w:val="center"/>
              <w:rPr>
                <w:ins w:id="359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60" w:author="Vasy Medov" w:date="2026-03-04T14:55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-43.100</w:t>
              </w:r>
            </w:ins>
          </w:p>
        </w:tc>
        <w:tc>
          <w:tcPr>
            <w:tcW w:w="1213" w:type="dxa"/>
          </w:tcPr>
          <w:p w14:paraId="1889FF97" w14:textId="16BF386C" w:rsidR="00B41E55" w:rsidRDefault="00B41E55" w:rsidP="00325DC5">
            <w:pPr>
              <w:ind w:firstLine="0"/>
              <w:jc w:val="center"/>
              <w:rPr>
                <w:ins w:id="361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62" w:author="Vasy Medov" w:date="2026-03-04T14:55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0.237</w:t>
              </w:r>
            </w:ins>
          </w:p>
        </w:tc>
        <w:tc>
          <w:tcPr>
            <w:tcW w:w="1252" w:type="dxa"/>
          </w:tcPr>
          <w:p w14:paraId="011F147C" w14:textId="05B80C6A" w:rsidR="00B41E55" w:rsidRDefault="00B41E55" w:rsidP="00325DC5">
            <w:pPr>
              <w:ind w:firstLine="0"/>
              <w:jc w:val="center"/>
              <w:rPr>
                <w:ins w:id="363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64" w:author="Vasy Medov" w:date="2026-03-04T14:55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0.050</w:t>
              </w:r>
            </w:ins>
          </w:p>
        </w:tc>
        <w:tc>
          <w:tcPr>
            <w:tcW w:w="1404" w:type="dxa"/>
          </w:tcPr>
          <w:p w14:paraId="2061773F" w14:textId="08B5C154" w:rsidR="00B41E55" w:rsidRDefault="00B41E55" w:rsidP="00325DC5">
            <w:pPr>
              <w:ind w:firstLine="0"/>
              <w:jc w:val="center"/>
              <w:rPr>
                <w:ins w:id="365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66" w:author="Vasy Medov" w:date="2026-03-04T14:55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0.003</w:t>
              </w:r>
            </w:ins>
          </w:p>
        </w:tc>
      </w:tr>
    </w:tbl>
    <w:p w14:paraId="150BC509" w14:textId="77777777" w:rsidR="00B404C7" w:rsidRDefault="00B404C7" w:rsidP="00B404C7">
      <w:pPr>
        <w:ind w:firstLine="0"/>
        <w:rPr>
          <w:lang w:val="en-US"/>
        </w:rPr>
      </w:pPr>
    </w:p>
    <w:p w14:paraId="0972B52A" w14:textId="13C45E4E" w:rsidR="004F6331" w:rsidRPr="00E44B34" w:rsidRDefault="004F6331">
      <w:pPr>
        <w:pStyle w:val="2"/>
        <w:rPr>
          <w:rPrChange w:id="367" w:author="Vasy Medov" w:date="2026-03-04T01:18:00Z">
            <w:rPr>
              <w:lang w:val="en-US"/>
            </w:rPr>
          </w:rPrChange>
        </w:rPr>
        <w:pPrChange w:id="368" w:author="Vasy Medov" w:date="2026-03-04T14:55:00Z">
          <w:pPr>
            <w:ind w:firstLine="708"/>
          </w:pPr>
        </w:pPrChange>
      </w:pPr>
      <w:r>
        <w:t xml:space="preserve">Вычисление </w:t>
      </w:r>
      <w:del w:id="369" w:author="Vasy Medov" w:date="2026-03-04T01:18:00Z">
        <w:r w:rsidDel="00E44B34">
          <w:delText xml:space="preserve">крайнего </w:delText>
        </w:r>
      </w:del>
      <w:r>
        <w:t>центрального корня методом</w:t>
      </w:r>
      <w:ins w:id="370" w:author="Vasy Medov" w:date="2026-03-04T01:18:00Z">
        <w:r w:rsidR="00E44B34">
          <w:t xml:space="preserve"> простой итерации</w:t>
        </w:r>
      </w:ins>
    </w:p>
    <w:p w14:paraId="7CDF2BC4" w14:textId="300A3AC3" w:rsidR="004F6331" w:rsidRPr="00C05AAC" w:rsidRDefault="004F6331" w:rsidP="004F6331">
      <w:pPr>
        <w:ind w:firstLine="0"/>
        <w:rPr>
          <w:rPrChange w:id="371" w:author="Vasy Medov" w:date="2026-03-05T16:31:00Z">
            <w:rPr>
              <w:lang w:val="en-US"/>
            </w:rPr>
          </w:rPrChange>
        </w:rPr>
      </w:pPr>
      <w:r>
        <w:t xml:space="preserve">Интервал изоляции корня: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rPrChange w:id="372" w:author="Vasy Medov" w:date="2026-03-05T16:31:00Z">
                  <w:rPr>
                    <w:rFonts w:ascii="Cambria Math" w:hAnsi="Cambria Math"/>
                    <w:lang w:val="en-US"/>
                  </w:rPr>
                </w:rPrChange>
              </w:rPr>
              <m:t>-0.5,0.5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t xml:space="preserve"> </w:t>
      </w:r>
    </w:p>
    <w:p w14:paraId="619852F7" w14:textId="77777777" w:rsidR="00820AC5" w:rsidRDefault="00820AC5" w:rsidP="004F6331">
      <w:pPr>
        <w:ind w:firstLine="0"/>
        <w:rPr>
          <w:ins w:id="373" w:author="Vasy Medov" w:date="2026-03-04T00:54:00Z"/>
        </w:rPr>
      </w:pPr>
      <w:r>
        <w:lastRenderedPageBreak/>
        <w:t>Проверка условия сходимости метода на выбранном интервале:</w:t>
      </w:r>
    </w:p>
    <w:p w14:paraId="245F045A" w14:textId="05063588" w:rsidR="009745E5" w:rsidRPr="009745E5" w:rsidRDefault="009745E5" w:rsidP="004F6331">
      <w:pPr>
        <w:ind w:firstLine="0"/>
        <w:rPr>
          <w:ins w:id="374" w:author="Vasy Medov" w:date="2026-03-04T00:56:00Z"/>
          <w:rFonts w:eastAsiaTheme="minorEastAsia"/>
          <w:i/>
          <w:lang w:val="en-US"/>
        </w:rPr>
      </w:pPr>
      <m:oMathPara>
        <m:oMath>
          <m:r>
            <w:ins w:id="375" w:author="Vasy Medov" w:date="2026-03-04T00:55:00Z">
              <w:rPr>
                <w:rFonts w:ascii="Cambria Math" w:hAnsi="Cambria Math"/>
              </w:rPr>
              <m:t>φ</m:t>
            </w:ins>
          </m:r>
          <m:d>
            <m:dPr>
              <m:ctrlPr>
                <w:ins w:id="376" w:author="Vasy Medov" w:date="2026-03-04T00:55:00Z">
                  <w:rPr>
                    <w:rFonts w:ascii="Cambria Math" w:hAnsi="Cambria Math"/>
                    <w:i/>
                  </w:rPr>
                </w:ins>
              </m:ctrlPr>
            </m:dPr>
            <m:e>
              <m:r>
                <w:ins w:id="377" w:author="Vasy Medov" w:date="2026-03-04T00:55:00Z">
                  <w:rPr>
                    <w:rFonts w:ascii="Cambria Math" w:hAnsi="Cambria Math"/>
                    <w:lang w:val="en-US"/>
                  </w:rPr>
                  <m:t>x</m:t>
                </w:ins>
              </m:r>
              <m:ctrlPr>
                <w:ins w:id="378" w:author="Vasy Medov" w:date="2026-03-04T00:55:00Z">
                  <w:rPr>
                    <w:rFonts w:ascii="Cambria Math" w:hAnsi="Cambria Math"/>
                    <w:i/>
                    <w:lang w:val="en-US"/>
                  </w:rPr>
                </w:ins>
              </m:ctrlPr>
            </m:e>
          </m:d>
          <m:r>
            <w:ins w:id="379" w:author="Vasy Medov" w:date="2026-03-04T00:55:00Z">
              <w:rPr>
                <w:rFonts w:ascii="Cambria Math" w:hAnsi="Cambria Math"/>
                <w:lang w:val="en-US"/>
              </w:rPr>
              <m:t>=</m:t>
            </w:ins>
          </m:r>
          <m:f>
            <m:fPr>
              <m:ctrlPr>
                <w:ins w:id="380" w:author="Vasy Medov" w:date="2026-03-04T00:55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381" w:author="Vasy Medov" w:date="2026-03-04T00:56:00Z">
                  <w:rPr>
                    <w:rFonts w:ascii="Cambria Math" w:hAnsi="Cambria Math"/>
                    <w:lang w:val="en-US"/>
                  </w:rPr>
                  <m:t>2</m:t>
                </w:ins>
              </m:r>
              <m:sSup>
                <m:sSupPr>
                  <m:ctrlPr>
                    <w:ins w:id="382" w:author="Vasy Medov" w:date="2026-03-04T00:56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pPr>
                <m:e>
                  <m:r>
                    <w:ins w:id="383" w:author="Vasy Medov" w:date="2026-03-04T00:56:00Z"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e>
                <m:sup>
                  <m:r>
                    <w:ins w:id="384" w:author="Vasy Medov" w:date="2026-03-04T00:56:00Z">
                      <w:rPr>
                        <w:rFonts w:ascii="Cambria Math" w:hAnsi="Cambria Math"/>
                        <w:lang w:val="en-US"/>
                      </w:rPr>
                      <m:t>3</m:t>
                    </w:ins>
                  </m:r>
                </m:sup>
              </m:sSup>
              <m:r>
                <w:ins w:id="385" w:author="Vasy Medov" w:date="2026-03-04T00:56:00Z">
                  <w:rPr>
                    <w:rFonts w:ascii="Cambria Math" w:hAnsi="Cambria Math"/>
                    <w:lang w:val="en-US"/>
                  </w:rPr>
                  <m:t>+3.41</m:t>
                </w:ins>
              </m:r>
              <m:sSup>
                <m:sSupPr>
                  <m:ctrlPr>
                    <w:ins w:id="386" w:author="Vasy Medov" w:date="2026-03-04T00:56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pPr>
                <m:e>
                  <m:r>
                    <w:ins w:id="387" w:author="Vasy Medov" w:date="2026-03-04T00:56:00Z"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e>
                <m:sup>
                  <m:r>
                    <w:ins w:id="388" w:author="Vasy Medov" w:date="2026-03-04T00:56:00Z">
                      <w:rPr>
                        <w:rFonts w:ascii="Cambria Math" w:hAnsi="Cambria Math"/>
                        <w:lang w:val="en-US"/>
                      </w:rPr>
                      <m:t>2</m:t>
                    </w:ins>
                  </m:r>
                </m:sup>
              </m:sSup>
              <m:r>
                <w:ins w:id="389" w:author="Vasy Medov" w:date="2026-03-04T00:56:00Z">
                  <w:rPr>
                    <w:rFonts w:ascii="Cambria Math" w:hAnsi="Cambria Math"/>
                    <w:lang w:val="en-US"/>
                  </w:rPr>
                  <m:t>+2.95</m:t>
                </w:ins>
              </m:r>
            </m:num>
            <m:den>
              <m:r>
                <w:ins w:id="390" w:author="Vasy Medov" w:date="2026-03-04T00:56:00Z">
                  <w:rPr>
                    <w:rFonts w:ascii="Cambria Math" w:hAnsi="Cambria Math"/>
                    <w:lang w:val="en-US"/>
                  </w:rPr>
                  <m:t>23.74</m:t>
                </w:ins>
              </m:r>
            </m:den>
          </m:f>
        </m:oMath>
      </m:oMathPara>
    </w:p>
    <w:p w14:paraId="59A9BA53" w14:textId="7586F194" w:rsidR="009745E5" w:rsidRPr="009745E5" w:rsidRDefault="00000000" w:rsidP="009745E5">
      <w:pPr>
        <w:ind w:firstLine="0"/>
        <w:rPr>
          <w:ins w:id="391" w:author="Vasy Medov" w:date="2026-03-04T00:56:00Z"/>
          <w:rFonts w:eastAsiaTheme="minorEastAsia"/>
          <w:i/>
          <w:lang w:val="en-US"/>
        </w:rPr>
      </w:pPr>
      <m:oMathPara>
        <m:oMath>
          <m:sSup>
            <m:sSupPr>
              <m:ctrlPr>
                <w:ins w:id="392" w:author="Vasy Medov" w:date="2026-03-04T00:56:00Z">
                  <w:rPr>
                    <w:rFonts w:ascii="Cambria Math" w:hAnsi="Cambria Math"/>
                    <w:i/>
                  </w:rPr>
                </w:ins>
              </m:ctrlPr>
            </m:sSupPr>
            <m:e>
              <m:r>
                <w:ins w:id="393" w:author="Vasy Medov" w:date="2026-03-04T00:56:00Z">
                  <w:rPr>
                    <w:rFonts w:ascii="Cambria Math" w:hAnsi="Cambria Math"/>
                  </w:rPr>
                  <m:t>φ</m:t>
                </w:ins>
              </m:r>
            </m:e>
            <m:sup>
              <m:r>
                <w:ins w:id="394" w:author="Vasy Medov" w:date="2026-03-04T00:56:00Z">
                  <w:rPr>
                    <w:rFonts w:ascii="Cambria Math" w:hAnsi="Cambria Math"/>
                  </w:rPr>
                  <m:t>'</m:t>
                </w:ins>
              </m:r>
            </m:sup>
          </m:sSup>
          <m:d>
            <m:dPr>
              <m:ctrlPr>
                <w:ins w:id="395" w:author="Vasy Medov" w:date="2026-03-04T00:58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396" w:author="Vasy Medov" w:date="2026-03-04T00:58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</m:d>
          <m:r>
            <w:ins w:id="397" w:author="Vasy Medov" w:date="2026-03-04T00:56:00Z">
              <w:rPr>
                <w:rFonts w:ascii="Cambria Math" w:hAnsi="Cambria Math"/>
                <w:lang w:val="en-US"/>
              </w:rPr>
              <m:t>=</m:t>
            </w:ins>
          </m:r>
          <m:f>
            <m:fPr>
              <m:ctrlPr>
                <w:ins w:id="398" w:author="Vasy Medov" w:date="2026-03-04T00:56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399" w:author="Vasy Medov" w:date="2026-03-04T00:56:00Z">
                  <w:rPr>
                    <w:rFonts w:ascii="Cambria Math" w:hAnsi="Cambria Math"/>
                    <w:lang w:val="en-US"/>
                  </w:rPr>
                  <m:t>6</m:t>
                </w:ins>
              </m:r>
              <m:sSup>
                <m:sSupPr>
                  <m:ctrlPr>
                    <w:ins w:id="400" w:author="Vasy Medov" w:date="2026-03-04T00:56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pPr>
                <m:e>
                  <m:r>
                    <w:ins w:id="401" w:author="Vasy Medov" w:date="2026-03-04T00:56:00Z"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e>
                <m:sup>
                  <m:r>
                    <w:ins w:id="402" w:author="Vasy Medov" w:date="2026-03-04T00:56:00Z">
                      <w:rPr>
                        <w:rFonts w:ascii="Cambria Math" w:hAnsi="Cambria Math"/>
                        <w:lang w:val="en-US"/>
                      </w:rPr>
                      <m:t>2</m:t>
                    </w:ins>
                  </m:r>
                </m:sup>
              </m:sSup>
              <m:r>
                <w:ins w:id="403" w:author="Vasy Medov" w:date="2026-03-04T00:56:00Z">
                  <w:rPr>
                    <w:rFonts w:ascii="Cambria Math" w:hAnsi="Cambria Math"/>
                    <w:lang w:val="en-US"/>
                  </w:rPr>
                  <m:t>+6.82x</m:t>
                </w:ins>
              </m:r>
            </m:num>
            <m:den>
              <m:r>
                <w:ins w:id="404" w:author="Vasy Medov" w:date="2026-03-04T00:56:00Z">
                  <w:rPr>
                    <w:rFonts w:ascii="Cambria Math" w:hAnsi="Cambria Math"/>
                    <w:lang w:val="en-US"/>
                  </w:rPr>
                  <m:t>23.74</m:t>
                </w:ins>
              </m:r>
            </m:den>
          </m:f>
        </m:oMath>
      </m:oMathPara>
    </w:p>
    <w:p w14:paraId="2ED1D528" w14:textId="14265B29" w:rsidR="009745E5" w:rsidRDefault="009745E5" w:rsidP="004F6331">
      <w:pPr>
        <w:ind w:firstLine="0"/>
        <w:rPr>
          <w:ins w:id="405" w:author="Vasy Medov" w:date="2026-03-04T00:58:00Z"/>
          <w:iCs/>
        </w:rPr>
      </w:pPr>
      <w:ins w:id="406" w:author="Vasy Medov" w:date="2026-03-04T00:58:00Z">
        <w:r>
          <w:rPr>
            <w:iCs/>
          </w:rPr>
          <w:t>Проверим значения производной на концах интервала:</w:t>
        </w:r>
      </w:ins>
    </w:p>
    <w:p w14:paraId="16148B77" w14:textId="7B4EE188" w:rsidR="009745E5" w:rsidRPr="009745E5" w:rsidRDefault="00000000" w:rsidP="009745E5">
      <w:pPr>
        <w:ind w:firstLine="0"/>
        <w:rPr>
          <w:ins w:id="407" w:author="Vasy Medov" w:date="2026-03-04T00:58:00Z"/>
          <w:rFonts w:eastAsiaTheme="minorEastAsia"/>
          <w:i/>
          <w:lang w:val="en-US"/>
        </w:rPr>
      </w:pPr>
      <m:oMathPara>
        <m:oMath>
          <m:sSup>
            <m:sSupPr>
              <m:ctrlPr>
                <w:ins w:id="408" w:author="Vasy Medov" w:date="2026-03-04T00:58:00Z">
                  <w:rPr>
                    <w:rFonts w:ascii="Cambria Math" w:hAnsi="Cambria Math"/>
                    <w:i/>
                  </w:rPr>
                </w:ins>
              </m:ctrlPr>
            </m:sSupPr>
            <m:e>
              <m:r>
                <w:ins w:id="409" w:author="Vasy Medov" w:date="2026-03-04T00:58:00Z">
                  <w:rPr>
                    <w:rFonts w:ascii="Cambria Math" w:hAnsi="Cambria Math"/>
                  </w:rPr>
                  <m:t>φ</m:t>
                </w:ins>
              </m:r>
            </m:e>
            <m:sup>
              <m:r>
                <w:ins w:id="410" w:author="Vasy Medov" w:date="2026-03-04T00:58:00Z">
                  <w:rPr>
                    <w:rFonts w:ascii="Cambria Math" w:hAnsi="Cambria Math"/>
                  </w:rPr>
                  <m:t>'</m:t>
                </w:ins>
              </m:r>
            </m:sup>
          </m:sSup>
          <m:d>
            <m:dPr>
              <m:ctrlPr>
                <w:ins w:id="411" w:author="Vasy Medov" w:date="2026-03-04T00:59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412" w:author="Vasy Medov" w:date="2026-03-04T01:00:00Z">
                  <w:rPr>
                    <w:rFonts w:ascii="Cambria Math" w:hAnsi="Cambria Math"/>
                    <w:lang w:val="en-US"/>
                  </w:rPr>
                  <m:t>0.5</m:t>
                </w:ins>
              </m:r>
            </m:e>
          </m:d>
          <m:r>
            <w:ins w:id="413" w:author="Vasy Medov" w:date="2026-03-04T00:58:00Z">
              <w:rPr>
                <w:rFonts w:ascii="Cambria Math" w:hAnsi="Cambria Math"/>
                <w:lang w:val="en-US"/>
              </w:rPr>
              <m:t>=</m:t>
            </w:ins>
          </m:r>
          <m:f>
            <m:fPr>
              <m:ctrlPr>
                <w:ins w:id="414" w:author="Vasy Medov" w:date="2026-03-04T00:58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415" w:author="Vasy Medov" w:date="2026-03-04T00:58:00Z">
                  <w:rPr>
                    <w:rFonts w:ascii="Cambria Math" w:hAnsi="Cambria Math"/>
                    <w:lang w:val="en-US"/>
                  </w:rPr>
                  <m:t>6</m:t>
                </w:ins>
              </m:r>
              <m:r>
                <w:ins w:id="416" w:author="Vasy Medov" w:date="2026-03-04T00:59:00Z">
                  <w:rPr>
                    <w:rFonts w:ascii="Cambria Math" w:hAnsi="Cambria Math"/>
                    <w:lang w:val="en-US"/>
                  </w:rPr>
                  <m:t>*0.25</m:t>
                </w:ins>
              </m:r>
              <m:r>
                <w:ins w:id="417" w:author="Vasy Medov" w:date="2026-03-04T00:58:00Z">
                  <w:rPr>
                    <w:rFonts w:ascii="Cambria Math" w:hAnsi="Cambria Math"/>
                    <w:lang w:val="en-US"/>
                  </w:rPr>
                  <m:t>+6.82</m:t>
                </w:ins>
              </m:r>
              <m:r>
                <w:ins w:id="418" w:author="Vasy Medov" w:date="2026-03-04T00:59:00Z">
                  <w:rPr>
                    <w:rFonts w:ascii="Cambria Math" w:hAnsi="Cambria Math"/>
                    <w:lang w:val="en-US"/>
                  </w:rPr>
                  <m:t>*0.5</m:t>
                </w:ins>
              </m:r>
            </m:num>
            <m:den>
              <m:r>
                <w:ins w:id="419" w:author="Vasy Medov" w:date="2026-03-04T00:58:00Z">
                  <w:rPr>
                    <w:rFonts w:ascii="Cambria Math" w:hAnsi="Cambria Math"/>
                    <w:lang w:val="en-US"/>
                  </w:rPr>
                  <m:t>23.74</m:t>
                </w:ins>
              </m:r>
            </m:den>
          </m:f>
          <m:r>
            <w:ins w:id="420" w:author="Vasy Medov" w:date="2026-03-04T01:00:00Z">
              <w:rPr>
                <w:rFonts w:ascii="Cambria Math" w:eastAsiaTheme="minorEastAsia" w:hAnsi="Cambria Math"/>
                <w:lang w:val="en-US"/>
              </w:rPr>
              <m:t>≈0.207</m:t>
            </w:ins>
          </m:r>
        </m:oMath>
      </m:oMathPara>
    </w:p>
    <w:p w14:paraId="72EA8B02" w14:textId="6666641C" w:rsidR="009745E5" w:rsidRPr="009745E5" w:rsidRDefault="00000000" w:rsidP="009745E5">
      <w:pPr>
        <w:ind w:firstLine="0"/>
        <w:rPr>
          <w:ins w:id="421" w:author="Vasy Medov" w:date="2026-03-04T01:00:00Z"/>
          <w:rFonts w:eastAsiaTheme="minorEastAsia"/>
          <w:i/>
          <w:lang w:val="en-US"/>
        </w:rPr>
      </w:pPr>
      <m:oMathPara>
        <m:oMath>
          <m:sSup>
            <m:sSupPr>
              <m:ctrlPr>
                <w:ins w:id="422" w:author="Vasy Medov" w:date="2026-03-04T00:58:00Z">
                  <w:rPr>
                    <w:rFonts w:ascii="Cambria Math" w:hAnsi="Cambria Math"/>
                    <w:i/>
                  </w:rPr>
                </w:ins>
              </m:ctrlPr>
            </m:sSupPr>
            <m:e>
              <m:r>
                <w:ins w:id="423" w:author="Vasy Medov" w:date="2026-03-04T00:58:00Z">
                  <w:rPr>
                    <w:rFonts w:ascii="Cambria Math" w:hAnsi="Cambria Math"/>
                  </w:rPr>
                  <m:t>φ</m:t>
                </w:ins>
              </m:r>
            </m:e>
            <m:sup>
              <m:r>
                <w:ins w:id="424" w:author="Vasy Medov" w:date="2026-03-04T00:58:00Z">
                  <w:rPr>
                    <w:rFonts w:ascii="Cambria Math" w:hAnsi="Cambria Math"/>
                  </w:rPr>
                  <m:t>'</m:t>
                </w:ins>
              </m:r>
            </m:sup>
          </m:sSup>
          <m:d>
            <m:dPr>
              <m:ctrlPr>
                <w:ins w:id="425" w:author="Vasy Medov" w:date="2026-03-04T01:00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426" w:author="Vasy Medov" w:date="2026-03-04T01:00:00Z">
                  <w:rPr>
                    <w:rFonts w:ascii="Cambria Math" w:hAnsi="Cambria Math"/>
                    <w:lang w:val="en-US"/>
                  </w:rPr>
                  <m:t>-0.5</m:t>
                </w:ins>
              </m:r>
            </m:e>
          </m:d>
          <m:r>
            <w:ins w:id="427" w:author="Vasy Medov" w:date="2026-03-04T00:58:00Z">
              <w:rPr>
                <w:rFonts w:ascii="Cambria Math" w:hAnsi="Cambria Math"/>
                <w:lang w:val="en-US"/>
              </w:rPr>
              <m:t>=</m:t>
            </w:ins>
          </m:r>
          <m:f>
            <m:fPr>
              <m:ctrlPr>
                <w:ins w:id="428" w:author="Vasy Medov" w:date="2026-03-04T00:58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429" w:author="Vasy Medov" w:date="2026-03-04T00:58:00Z">
                  <w:rPr>
                    <w:rFonts w:ascii="Cambria Math" w:hAnsi="Cambria Math"/>
                    <w:lang w:val="en-US"/>
                  </w:rPr>
                  <m:t>6</m:t>
                </w:ins>
              </m:r>
              <m:sSup>
                <m:sSupPr>
                  <m:ctrlPr>
                    <w:ins w:id="430" w:author="Vasy Medov" w:date="2026-03-04T00:58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pPr>
                <m:e>
                  <m:r>
                    <w:ins w:id="431" w:author="Vasy Medov" w:date="2026-03-04T00:58:00Z"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e>
                <m:sup>
                  <m:r>
                    <w:ins w:id="432" w:author="Vasy Medov" w:date="2026-03-04T00:58:00Z">
                      <w:rPr>
                        <w:rFonts w:ascii="Cambria Math" w:hAnsi="Cambria Math"/>
                        <w:lang w:val="en-US"/>
                      </w:rPr>
                      <m:t>2</m:t>
                    </w:ins>
                  </m:r>
                </m:sup>
              </m:sSup>
              <m:r>
                <w:ins w:id="433" w:author="Vasy Medov" w:date="2026-03-04T00:58:00Z">
                  <w:rPr>
                    <w:rFonts w:ascii="Cambria Math" w:hAnsi="Cambria Math"/>
                    <w:lang w:val="en-US"/>
                  </w:rPr>
                  <m:t>+6.82x</m:t>
                </w:ins>
              </m:r>
            </m:num>
            <m:den>
              <m:r>
                <w:ins w:id="434" w:author="Vasy Medov" w:date="2026-03-04T00:58:00Z">
                  <w:rPr>
                    <w:rFonts w:ascii="Cambria Math" w:hAnsi="Cambria Math"/>
                    <w:lang w:val="en-US"/>
                  </w:rPr>
                  <m:t>23.74</m:t>
                </w:ins>
              </m:r>
            </m:den>
          </m:f>
          <m:r>
            <w:ins w:id="435" w:author="Vasy Medov" w:date="2026-03-04T01:00:00Z">
              <w:rPr>
                <w:rFonts w:ascii="Cambria Math" w:eastAsiaTheme="minorEastAsia" w:hAnsi="Cambria Math"/>
                <w:lang w:val="en-US"/>
              </w:rPr>
              <m:t>≈-0.080</m:t>
            </w:ins>
          </m:r>
        </m:oMath>
      </m:oMathPara>
    </w:p>
    <w:p w14:paraId="6757C272" w14:textId="3DD3C184" w:rsidR="009745E5" w:rsidDel="009745E5" w:rsidRDefault="009745E5" w:rsidP="004F6331">
      <w:pPr>
        <w:ind w:firstLine="0"/>
        <w:rPr>
          <w:del w:id="436" w:author="Vasy Medov" w:date="2026-03-04T01:02:00Z"/>
          <w:rFonts w:eastAsiaTheme="minorEastAsia"/>
        </w:rPr>
      </w:pPr>
      <w:ins w:id="437" w:author="Vasy Medov" w:date="2026-03-04T01:00:00Z">
        <w:r>
          <w:rPr>
            <w:rFonts w:eastAsiaTheme="minorEastAsia"/>
            <w:iCs/>
          </w:rPr>
          <w:t xml:space="preserve">Т.к. на всём интервале </w:t>
        </w:r>
      </w:ins>
      <m:oMath>
        <m:sSup>
          <m:sSupPr>
            <m:ctrlPr>
              <w:ins w:id="438" w:author="Vasy Medov" w:date="2026-03-04T01:01:00Z">
                <w:rPr>
                  <w:rFonts w:ascii="Cambria Math" w:hAnsi="Cambria Math"/>
                  <w:i/>
                </w:rPr>
              </w:ins>
            </m:ctrlPr>
          </m:sSupPr>
          <m:e>
            <m:r>
              <w:ins w:id="439" w:author="Vasy Medov" w:date="2026-03-04T01:01:00Z">
                <w:rPr>
                  <w:rFonts w:ascii="Cambria Math" w:hAnsi="Cambria Math"/>
                </w:rPr>
                <m:t>|φ</m:t>
              </w:ins>
            </m:r>
          </m:e>
          <m:sup>
            <m:r>
              <w:ins w:id="440" w:author="Vasy Medov" w:date="2026-03-04T01:01:00Z">
                <w:rPr>
                  <w:rFonts w:ascii="Cambria Math" w:hAnsi="Cambria Math"/>
                </w:rPr>
                <m:t>'</m:t>
              </w:ins>
            </m:r>
          </m:sup>
        </m:sSup>
        <m:d>
          <m:dPr>
            <m:ctrlPr>
              <w:ins w:id="441" w:author="Vasy Medov" w:date="2026-03-04T01:01:00Z">
                <w:rPr>
                  <w:rFonts w:ascii="Cambria Math" w:hAnsi="Cambria Math"/>
                  <w:i/>
                  <w:lang w:val="en-US"/>
                </w:rPr>
              </w:ins>
            </m:ctrlPr>
          </m:dPr>
          <m:e>
            <m:r>
              <w:ins w:id="442" w:author="Vasy Medov" w:date="2026-03-04T01:01:00Z">
                <w:rPr>
                  <w:rFonts w:ascii="Cambria Math" w:hAnsi="Cambria Math"/>
                  <w:lang w:val="en-US"/>
                </w:rPr>
                <m:t>x</m:t>
              </w:ins>
            </m:r>
          </m:e>
        </m:d>
        <m:r>
          <w:ins w:id="443" w:author="Vasy Medov" w:date="2026-03-04T01:01:00Z">
            <w:rPr>
              <w:rFonts w:ascii="Cambria Math" w:hAnsi="Cambria Math"/>
              <w:rPrChange w:id="444" w:author="Vasy Medov" w:date="2026-03-04T01:01:00Z">
                <w:rPr>
                  <w:rFonts w:ascii="Cambria Math" w:hAnsi="Cambria Math"/>
                  <w:lang w:val="en-US"/>
                </w:rPr>
              </w:rPrChange>
            </w:rPr>
            <m:t>|</m:t>
          </w:ins>
        </m:r>
        <m:r>
          <w:ins w:id="445" w:author="Vasy Medov" w:date="2026-03-04T01:01:00Z">
            <w:rPr>
              <w:rFonts w:ascii="Cambria Math" w:hAnsi="Cambria Math"/>
            </w:rPr>
            <m:t>≤</m:t>
          </w:ins>
        </m:r>
        <m:r>
          <w:ins w:id="446" w:author="Vasy Medov" w:date="2026-03-04T01:01:00Z">
            <w:rPr>
              <w:rFonts w:ascii="Cambria Math" w:hAnsi="Cambria Math"/>
              <w:rPrChange w:id="447" w:author="Vasy Medov" w:date="2026-03-04T01:01:00Z">
                <w:rPr>
                  <w:rFonts w:ascii="Cambria Math" w:hAnsi="Cambria Math"/>
                  <w:lang w:val="en-US"/>
                </w:rPr>
              </w:rPrChange>
            </w:rPr>
            <m:t>1</m:t>
          </w:ins>
        </m:r>
      </m:oMath>
      <w:ins w:id="448" w:author="Vasy Medov" w:date="2026-03-04T01:01:00Z">
        <w:r w:rsidRPr="009745E5">
          <w:rPr>
            <w:rFonts w:eastAsiaTheme="minorEastAsia"/>
            <w:rPrChange w:id="449" w:author="Vasy Medov" w:date="2026-03-04T01:01:00Z">
              <w:rPr>
                <w:rFonts w:eastAsiaTheme="minorEastAsia"/>
                <w:lang w:val="en-US"/>
              </w:rPr>
            </w:rPrChange>
          </w:rPr>
          <w:t xml:space="preserve">, </w:t>
        </w:r>
        <w:r>
          <w:rPr>
            <w:rFonts w:eastAsiaTheme="minorEastAsia"/>
          </w:rPr>
          <w:t>то метод простой итерации будет сходиться.</w:t>
        </w:r>
      </w:ins>
    </w:p>
    <w:p w14:paraId="0222598E" w14:textId="77777777" w:rsidR="009745E5" w:rsidRPr="009745E5" w:rsidRDefault="009745E5" w:rsidP="004F6331">
      <w:pPr>
        <w:ind w:firstLine="0"/>
        <w:rPr>
          <w:ins w:id="450" w:author="Vasy Medov" w:date="2026-03-04T01:02:00Z"/>
          <w:iCs/>
        </w:rPr>
      </w:pPr>
    </w:p>
    <w:p w14:paraId="32CBAF21" w14:textId="33E43709" w:rsidR="00820AC5" w:rsidRPr="009F6649" w:rsidRDefault="009745E5" w:rsidP="004F6331">
      <w:pPr>
        <w:ind w:firstLine="0"/>
        <w:rPr>
          <w:rPrChange w:id="451" w:author="Vasy Medov" w:date="2026-03-04T01:11:00Z">
            <w:rPr>
              <w:i/>
            </w:rPr>
          </w:rPrChange>
        </w:rPr>
      </w:pPr>
      <w:ins w:id="452" w:author="Vasy Medov" w:date="2026-03-04T01:02:00Z">
        <w:r>
          <w:t xml:space="preserve">Начальное приближение </w:t>
        </w:r>
      </w:ins>
      <m:oMath>
        <m:sSub>
          <m:sSubPr>
            <m:ctrlPr>
              <w:ins w:id="453" w:author="Vasy Medov" w:date="2026-03-04T01:03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454" w:author="Vasy Medov" w:date="2026-03-04T01:03:00Z">
                <w:rPr>
                  <w:rFonts w:ascii="Cambria Math" w:hAnsi="Cambria Math"/>
                </w:rPr>
                <m:t>x</m:t>
              </w:ins>
            </m:r>
            <m:ctrlPr>
              <w:ins w:id="455" w:author="Vasy Medov" w:date="2026-03-04T01:03:00Z">
                <w:rPr>
                  <w:rFonts w:ascii="Cambria Math" w:hAnsi="Cambria Math"/>
                  <w:i/>
                </w:rPr>
              </w:ins>
            </m:ctrlPr>
          </m:e>
          <m:sub>
            <m:r>
              <w:ins w:id="456" w:author="Vasy Medov" w:date="2026-03-04T01:03:00Z">
                <w:rPr>
                  <w:rFonts w:ascii="Cambria Math" w:hAnsi="Cambria Math"/>
                  <w:lang w:val="en-US"/>
                </w:rPr>
                <m:t>0</m:t>
              </w:ins>
            </m:r>
          </m:sub>
        </m:sSub>
        <m:r>
          <w:ins w:id="457" w:author="Vasy Medov" w:date="2026-03-04T01:03:00Z">
            <w:rPr>
              <w:rFonts w:ascii="Cambria Math" w:hAnsi="Cambria Math"/>
              <w:lang w:val="en-US"/>
            </w:rPr>
            <m:t>=0</m:t>
          </w:ins>
        </m:r>
      </m:oMath>
      <w:ins w:id="458" w:author="Vasy Medov" w:date="2026-03-04T01:02:00Z">
        <w:r>
          <w:t xml:space="preserve"> </w:t>
        </w:r>
      </w:ins>
      <w:del w:id="459" w:author="Vasy Medov" w:date="2026-03-04T01:11:00Z">
        <w:r w:rsidR="00820AC5" w:rsidRPr="00820AC5" w:rsidDel="009F6649">
          <w:tab/>
        </w:r>
      </w:del>
    </w:p>
    <w:tbl>
      <w:tblPr>
        <w:tblStyle w:val="ab"/>
        <w:tblW w:w="0" w:type="auto"/>
        <w:tblLook w:val="04A0" w:firstRow="1" w:lastRow="0" w:firstColumn="1" w:lastColumn="0" w:noHBand="0" w:noVBand="1"/>
        <w:tblPrChange w:id="460" w:author="Vasy Medov" w:date="2026-03-04T01:05:00Z">
          <w:tblPr>
            <w:tblStyle w:val="ab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30"/>
        <w:gridCol w:w="1928"/>
        <w:gridCol w:w="2117"/>
        <w:gridCol w:w="2117"/>
        <w:gridCol w:w="2119"/>
        <w:tblGridChange w:id="461">
          <w:tblGrid>
            <w:gridCol w:w="630"/>
            <w:gridCol w:w="1928"/>
            <w:gridCol w:w="2117"/>
            <w:gridCol w:w="2117"/>
            <w:gridCol w:w="2119"/>
          </w:tblGrid>
        </w:tblGridChange>
      </w:tblGrid>
      <w:tr w:rsidR="004F6331" w14:paraId="3360CA07" w14:textId="77777777" w:rsidTr="009F6649">
        <w:trPr>
          <w:trHeight w:val="266"/>
          <w:trPrChange w:id="462" w:author="Vasy Medov" w:date="2026-03-04T01:05:00Z">
            <w:trPr>
              <w:trHeight w:val="266"/>
            </w:trPr>
          </w:trPrChange>
        </w:trPr>
        <w:tc>
          <w:tcPr>
            <w:tcW w:w="630" w:type="dxa"/>
            <w:vAlign w:val="center"/>
            <w:tcPrChange w:id="463" w:author="Vasy Medov" w:date="2026-03-04T01:05:00Z">
              <w:tcPr>
                <w:tcW w:w="630" w:type="dxa"/>
              </w:tcPr>
            </w:tcPrChange>
          </w:tcPr>
          <w:p w14:paraId="189EF245" w14:textId="5484644A" w:rsidR="004F6331" w:rsidRPr="00945325" w:rsidRDefault="004F6331" w:rsidP="009F6649">
            <w:pPr>
              <w:ind w:firstLine="0"/>
              <w:jc w:val="center"/>
              <w:rPr>
                <w:b/>
                <w:bCs/>
                <w:sz w:val="24"/>
                <w:szCs w:val="24"/>
                <w:rPrChange w:id="464" w:author="Vasy Medov" w:date="2026-03-04T00:47:00Z">
                  <w:rPr>
                    <w:sz w:val="24"/>
                    <w:szCs w:val="24"/>
                  </w:rPr>
                </w:rPrChange>
              </w:rPr>
            </w:pPr>
            <w:r w:rsidRPr="00945325">
              <w:rPr>
                <w:b/>
                <w:bCs/>
                <w:sz w:val="24"/>
                <w:szCs w:val="24"/>
                <w:rPrChange w:id="465" w:author="Vasy Medov" w:date="2026-03-04T00:47:00Z">
                  <w:rPr>
                    <w:sz w:val="24"/>
                    <w:szCs w:val="24"/>
                  </w:rPr>
                </w:rPrChange>
              </w:rPr>
              <w:t>№</w:t>
            </w:r>
          </w:p>
        </w:tc>
        <w:tc>
          <w:tcPr>
            <w:tcW w:w="1928" w:type="dxa"/>
            <w:vAlign w:val="center"/>
            <w:tcPrChange w:id="466" w:author="Vasy Medov" w:date="2026-03-04T01:05:00Z">
              <w:tcPr>
                <w:tcW w:w="1928" w:type="dxa"/>
              </w:tcPr>
            </w:tcPrChange>
          </w:tcPr>
          <w:p w14:paraId="24C1027B" w14:textId="37B4A55D" w:rsidR="004F6331" w:rsidRPr="00945325" w:rsidRDefault="00000000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117" w:type="dxa"/>
            <w:vAlign w:val="center"/>
            <w:tcPrChange w:id="467" w:author="Vasy Medov" w:date="2026-03-04T01:05:00Z">
              <w:tcPr>
                <w:tcW w:w="2117" w:type="dxa"/>
              </w:tcPr>
            </w:tcPrChange>
          </w:tcPr>
          <w:p w14:paraId="1B88F21E" w14:textId="4772F33A" w:rsidR="004F6331" w:rsidRPr="00945325" w:rsidRDefault="00000000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k+1</m:t>
                    </m:r>
                  </m:sub>
                </m:sSub>
              </m:oMath>
            </m:oMathPara>
          </w:p>
        </w:tc>
        <w:tc>
          <w:tcPr>
            <w:tcW w:w="2117" w:type="dxa"/>
            <w:vAlign w:val="center"/>
            <w:tcPrChange w:id="468" w:author="Vasy Medov" w:date="2026-03-04T01:05:00Z">
              <w:tcPr>
                <w:tcW w:w="2117" w:type="dxa"/>
              </w:tcPr>
            </w:tcPrChange>
          </w:tcPr>
          <w:p w14:paraId="6FBD1CAC" w14:textId="05515026" w:rsidR="004F6331" w:rsidRPr="00945325" w:rsidRDefault="00000000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f(x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k+1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2119" w:type="dxa"/>
            <w:vAlign w:val="center"/>
            <w:tcPrChange w:id="469" w:author="Vasy Medov" w:date="2026-03-04T01:05:00Z">
              <w:tcPr>
                <w:tcW w:w="2119" w:type="dxa"/>
              </w:tcPr>
            </w:tcPrChange>
          </w:tcPr>
          <w:p w14:paraId="73FC5BF5" w14:textId="048055DD" w:rsidR="004F6331" w:rsidRPr="00945325" w:rsidRDefault="004F6331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w:r w:rsidRPr="00945325">
              <w:rPr>
                <w:rFonts w:eastAsiaTheme="minorEastAsia"/>
                <w:b/>
                <w:bCs/>
                <w:sz w:val="24"/>
                <w:szCs w:val="24"/>
                <w:lang w:val="en-US"/>
                <w:rPrChange w:id="470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  <w:t>|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</w:p>
        </w:tc>
      </w:tr>
      <w:tr w:rsidR="004F6331" w14:paraId="2E44BA93" w14:textId="77777777" w:rsidTr="009F6649">
        <w:trPr>
          <w:trHeight w:val="508"/>
          <w:trPrChange w:id="471" w:author="Vasy Medov" w:date="2026-03-04T01:05:00Z">
            <w:trPr>
              <w:trHeight w:val="508"/>
            </w:trPr>
          </w:trPrChange>
        </w:trPr>
        <w:tc>
          <w:tcPr>
            <w:tcW w:w="630" w:type="dxa"/>
            <w:vAlign w:val="center"/>
            <w:tcPrChange w:id="472" w:author="Vasy Medov" w:date="2026-03-04T01:05:00Z">
              <w:tcPr>
                <w:tcW w:w="630" w:type="dxa"/>
              </w:tcPr>
            </w:tcPrChange>
          </w:tcPr>
          <w:p w14:paraId="23334A7B" w14:textId="77777777" w:rsidR="004F6331" w:rsidRPr="00B404C7" w:rsidRDefault="004F6331" w:rsidP="009F664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28" w:type="dxa"/>
            <w:vAlign w:val="center"/>
            <w:tcPrChange w:id="473" w:author="Vasy Medov" w:date="2026-03-04T01:05:00Z">
              <w:tcPr>
                <w:tcW w:w="1928" w:type="dxa"/>
              </w:tcPr>
            </w:tcPrChange>
          </w:tcPr>
          <w:p w14:paraId="01BD25A8" w14:textId="70423AFD" w:rsidR="004F6331" w:rsidRPr="00B404C7" w:rsidRDefault="009745E5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ins w:id="474" w:author="Vasy Medov" w:date="2026-03-04T01:02:00Z">
              <w:r>
                <w:rPr>
                  <w:rFonts w:eastAsiaTheme="minorEastAsia"/>
                  <w:sz w:val="24"/>
                  <w:szCs w:val="24"/>
                </w:rPr>
                <w:t>0.000</w:t>
              </w:r>
            </w:ins>
          </w:p>
        </w:tc>
        <w:tc>
          <w:tcPr>
            <w:tcW w:w="2117" w:type="dxa"/>
            <w:vAlign w:val="center"/>
            <w:tcPrChange w:id="475" w:author="Vasy Medov" w:date="2026-03-04T01:05:00Z">
              <w:tcPr>
                <w:tcW w:w="2117" w:type="dxa"/>
              </w:tcPr>
            </w:tcPrChange>
          </w:tcPr>
          <w:p w14:paraId="505A50C2" w14:textId="25225961" w:rsidR="004F6331" w:rsidRPr="00B404C7" w:rsidRDefault="009745E5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ins w:id="476" w:author="Vasy Medov" w:date="2026-03-04T01:02:00Z">
              <w:r>
                <w:rPr>
                  <w:rFonts w:eastAsiaTheme="minorEastAsia"/>
                  <w:sz w:val="24"/>
                  <w:szCs w:val="24"/>
                </w:rPr>
                <w:t>0.124</w:t>
              </w:r>
            </w:ins>
          </w:p>
        </w:tc>
        <w:tc>
          <w:tcPr>
            <w:tcW w:w="2117" w:type="dxa"/>
            <w:vAlign w:val="center"/>
            <w:tcPrChange w:id="477" w:author="Vasy Medov" w:date="2026-03-04T01:05:00Z">
              <w:tcPr>
                <w:tcW w:w="2117" w:type="dxa"/>
              </w:tcPr>
            </w:tcPrChange>
          </w:tcPr>
          <w:p w14:paraId="33D8FB32" w14:textId="10A71798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78" w:author="Vasy Medov" w:date="2026-03-04T01:05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79" w:author="Vasy Medov" w:date="2026-03-04T01:05:00Z">
              <w:r>
                <w:rPr>
                  <w:rFonts w:eastAsiaTheme="minorEastAsia"/>
                  <w:sz w:val="24"/>
                  <w:szCs w:val="24"/>
                  <w:lang w:val="en-US"/>
                </w:rPr>
                <w:t>0.006</w:t>
              </w:r>
            </w:ins>
          </w:p>
        </w:tc>
        <w:tc>
          <w:tcPr>
            <w:tcW w:w="2119" w:type="dxa"/>
            <w:vAlign w:val="center"/>
            <w:tcPrChange w:id="480" w:author="Vasy Medov" w:date="2026-03-04T01:05:00Z">
              <w:tcPr>
                <w:tcW w:w="2119" w:type="dxa"/>
              </w:tcPr>
            </w:tcPrChange>
          </w:tcPr>
          <w:p w14:paraId="203BB969" w14:textId="3A411686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81" w:author="Vasy Medov" w:date="2026-03-04T01:05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82" w:author="Vasy Medov" w:date="2026-03-04T01:05:00Z">
              <w:r>
                <w:rPr>
                  <w:rFonts w:eastAsiaTheme="minorEastAsia"/>
                  <w:sz w:val="24"/>
                  <w:szCs w:val="24"/>
                  <w:lang w:val="en-US"/>
                </w:rPr>
                <w:t>0.124</w:t>
              </w:r>
            </w:ins>
          </w:p>
        </w:tc>
      </w:tr>
      <w:tr w:rsidR="004F6331" w14:paraId="071BFA20" w14:textId="77777777" w:rsidTr="009F6649">
        <w:trPr>
          <w:trHeight w:val="522"/>
          <w:trPrChange w:id="483" w:author="Vasy Medov" w:date="2026-03-04T01:05:00Z">
            <w:trPr>
              <w:trHeight w:val="522"/>
            </w:trPr>
          </w:trPrChange>
        </w:trPr>
        <w:tc>
          <w:tcPr>
            <w:tcW w:w="630" w:type="dxa"/>
            <w:vAlign w:val="center"/>
            <w:tcPrChange w:id="484" w:author="Vasy Medov" w:date="2026-03-04T01:05:00Z">
              <w:tcPr>
                <w:tcW w:w="630" w:type="dxa"/>
              </w:tcPr>
            </w:tcPrChange>
          </w:tcPr>
          <w:p w14:paraId="1DB6738B" w14:textId="77777777" w:rsidR="004F6331" w:rsidRPr="00B404C7" w:rsidRDefault="004F6331" w:rsidP="009F664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28" w:type="dxa"/>
            <w:vAlign w:val="center"/>
            <w:tcPrChange w:id="485" w:author="Vasy Medov" w:date="2026-03-04T01:05:00Z">
              <w:tcPr>
                <w:tcW w:w="1928" w:type="dxa"/>
              </w:tcPr>
            </w:tcPrChange>
          </w:tcPr>
          <w:p w14:paraId="7B7B62AD" w14:textId="657EF6D5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86" w:author="Vasy Medov" w:date="2026-03-04T01:05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87" w:author="Vasy Medov" w:date="2026-03-04T01:05:00Z">
              <w:r>
                <w:rPr>
                  <w:rFonts w:eastAsiaTheme="minorEastAsia"/>
                  <w:sz w:val="24"/>
                  <w:szCs w:val="24"/>
                  <w:lang w:val="en-US"/>
                </w:rPr>
                <w:t>0.124</w:t>
              </w:r>
            </w:ins>
          </w:p>
        </w:tc>
        <w:tc>
          <w:tcPr>
            <w:tcW w:w="2117" w:type="dxa"/>
            <w:vAlign w:val="center"/>
            <w:tcPrChange w:id="488" w:author="Vasy Medov" w:date="2026-03-04T01:05:00Z">
              <w:tcPr>
                <w:tcW w:w="2117" w:type="dxa"/>
              </w:tcPr>
            </w:tcPrChange>
          </w:tcPr>
          <w:p w14:paraId="4785761E" w14:textId="1834FFF4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89" w:author="Vasy Medov" w:date="2026-03-04T01:05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90" w:author="Vasy Medov" w:date="2026-03-04T01:05:00Z">
              <w:r>
                <w:rPr>
                  <w:rFonts w:eastAsiaTheme="minorEastAsia"/>
                  <w:sz w:val="24"/>
                  <w:szCs w:val="24"/>
                  <w:lang w:val="en-US"/>
                </w:rPr>
                <w:t>0.127</w:t>
              </w:r>
            </w:ins>
          </w:p>
        </w:tc>
        <w:tc>
          <w:tcPr>
            <w:tcW w:w="2117" w:type="dxa"/>
            <w:vAlign w:val="center"/>
            <w:tcPrChange w:id="491" w:author="Vasy Medov" w:date="2026-03-04T01:05:00Z">
              <w:tcPr>
                <w:tcW w:w="2117" w:type="dxa"/>
              </w:tcPr>
            </w:tcPrChange>
          </w:tcPr>
          <w:p w14:paraId="66112CB2" w14:textId="14F6ECB5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92" w:author="Vasy Medov" w:date="2026-03-04T01:05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93" w:author="Vasy Medov" w:date="2026-03-04T01:05:00Z">
              <w:r>
                <w:rPr>
                  <w:rFonts w:eastAsiaTheme="minorEastAsia"/>
                  <w:sz w:val="24"/>
                  <w:szCs w:val="24"/>
                  <w:lang w:val="en-US"/>
                </w:rPr>
                <w:t>-0.017</w:t>
              </w:r>
            </w:ins>
          </w:p>
        </w:tc>
        <w:tc>
          <w:tcPr>
            <w:tcW w:w="2119" w:type="dxa"/>
            <w:vAlign w:val="center"/>
            <w:tcPrChange w:id="494" w:author="Vasy Medov" w:date="2026-03-04T01:05:00Z">
              <w:tcPr>
                <w:tcW w:w="2119" w:type="dxa"/>
              </w:tcPr>
            </w:tcPrChange>
          </w:tcPr>
          <w:p w14:paraId="7DE9A2EB" w14:textId="62A06448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95" w:author="Vasy Medov" w:date="2026-03-04T01:0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96" w:author="Vasy Medov" w:date="2026-03-04T01:06:00Z">
              <w:r>
                <w:rPr>
                  <w:rFonts w:eastAsiaTheme="minorEastAsia"/>
                  <w:sz w:val="24"/>
                  <w:szCs w:val="24"/>
                  <w:lang w:val="en-US"/>
                </w:rPr>
                <w:t>0.003</w:t>
              </w:r>
            </w:ins>
          </w:p>
        </w:tc>
      </w:tr>
    </w:tbl>
    <w:p w14:paraId="063A6D6F" w14:textId="77777777" w:rsidR="004F6331" w:rsidRPr="004F6331" w:rsidDel="00E44B34" w:rsidRDefault="004F6331" w:rsidP="00B404C7">
      <w:pPr>
        <w:ind w:firstLine="0"/>
        <w:rPr>
          <w:del w:id="497" w:author="Vasy Medov" w:date="2026-03-04T01:20:00Z"/>
          <w:lang w:val="en-US"/>
        </w:rPr>
      </w:pPr>
    </w:p>
    <w:p w14:paraId="7A74C414" w14:textId="77777777" w:rsidR="00B404C7" w:rsidRPr="00B404C7" w:rsidDel="00E44B34" w:rsidRDefault="00B404C7" w:rsidP="000F4D89">
      <w:pPr>
        <w:ind w:firstLine="0"/>
        <w:rPr>
          <w:del w:id="498" w:author="Vasy Medov" w:date="2026-03-04T01:20:00Z"/>
        </w:rPr>
      </w:pPr>
    </w:p>
    <w:p w14:paraId="5812576D" w14:textId="77777777" w:rsidR="00B404C7" w:rsidRPr="00B404C7" w:rsidDel="00E44B34" w:rsidRDefault="00B404C7" w:rsidP="000F4D89">
      <w:pPr>
        <w:ind w:firstLine="0"/>
        <w:rPr>
          <w:del w:id="499" w:author="Vasy Medov" w:date="2026-03-04T01:20:00Z"/>
        </w:rPr>
      </w:pPr>
    </w:p>
    <w:p w14:paraId="4D74B145" w14:textId="00EDB178" w:rsidR="00C40EFB" w:rsidDel="00E44B34" w:rsidRDefault="00C40EFB">
      <w:pPr>
        <w:ind w:firstLine="0"/>
        <w:rPr>
          <w:del w:id="500" w:author="Vasy Medov" w:date="2026-03-04T01:20:00Z"/>
        </w:rPr>
        <w:pPrChange w:id="501" w:author="Vasy Medov" w:date="2026-03-04T01:20:00Z">
          <w:pPr/>
        </w:pPrChange>
      </w:pPr>
    </w:p>
    <w:p w14:paraId="7C2637F6" w14:textId="77777777" w:rsidR="00E44B34" w:rsidRDefault="00E44B34" w:rsidP="00C40EFB">
      <w:pPr>
        <w:pStyle w:val="10"/>
        <w:rPr>
          <w:ins w:id="502" w:author="Vasy Medov" w:date="2026-03-04T01:20:00Z"/>
        </w:rPr>
      </w:pPr>
    </w:p>
    <w:p w14:paraId="41C7D5AC" w14:textId="270EC19C" w:rsidR="00C40EFB" w:rsidRDefault="00C40EFB" w:rsidP="00C40EFB">
      <w:pPr>
        <w:pStyle w:val="10"/>
      </w:pPr>
      <w:r>
        <w:t>Решение СНЛУ</w:t>
      </w:r>
    </w:p>
    <w:p w14:paraId="2A5CEC45" w14:textId="541101CC" w:rsidR="00C40EFB" w:rsidRPr="00C05AAC" w:rsidRDefault="00C40EFB" w:rsidP="00C40EFB">
      <w:pPr>
        <w:rPr>
          <w:ins w:id="503" w:author="Vasy Medov" w:date="2026-03-04T01:20:00Z"/>
        </w:rPr>
      </w:pPr>
      <w:r>
        <w:t>Решение систем</w:t>
      </w:r>
      <w:ins w:id="504" w:author="Vasy Medov" w:date="2026-03-04T01:13:00Z">
        <w:r w:rsidR="00E44B34">
          <w:t>ы нелинейных уравнений</w:t>
        </w:r>
      </w:ins>
      <w:ins w:id="505" w:author="Vasy Medov" w:date="2026-03-04T01:21:00Z">
        <w:r w:rsidR="00E44B34" w:rsidRPr="00E44B34">
          <w:rPr>
            <w:rPrChange w:id="506" w:author="Vasy Medov" w:date="2026-03-04T01:21:00Z">
              <w:rPr>
                <w:lang w:val="en-US"/>
              </w:rPr>
            </w:rPrChange>
          </w:rPr>
          <w:t xml:space="preserve"> </w:t>
        </w:r>
        <w:r w:rsidR="00E44B34">
          <w:t>методом простой итерации</w:t>
        </w:r>
      </w:ins>
    </w:p>
    <w:p w14:paraId="3E51932C" w14:textId="492550C6" w:rsidR="00E44B34" w:rsidRPr="00E44B34" w:rsidRDefault="00000000" w:rsidP="00C40EFB">
      <m:oMathPara>
        <m:oMath>
          <m:d>
            <m:dPr>
              <m:begChr m:val="{"/>
              <m:endChr m:val=""/>
              <m:ctrlPr>
                <w:ins w:id="507" w:author="Vasy Medov" w:date="2026-03-04T01:21:00Z">
                  <w:rPr>
                    <w:rFonts w:ascii="Cambria Math" w:hAnsi="Cambria Math"/>
                    <w:i/>
                  </w:rPr>
                </w:ins>
              </m:ctrlPr>
            </m:dPr>
            <m:e>
              <m:eqArr>
                <m:eqArrPr>
                  <m:ctrlPr>
                    <w:ins w:id="508" w:author="Vasy Medov" w:date="2026-03-04T01:21:00Z">
                      <w:rPr>
                        <w:rFonts w:ascii="Cambria Math" w:hAnsi="Cambria Math"/>
                        <w:i/>
                      </w:rPr>
                    </w:ins>
                  </m:ctrlPr>
                </m:eqArrPr>
                <m:e>
                  <m:r>
                    <w:ins w:id="509" w:author="Vasy Medov" w:date="2026-03-04T01:21:00Z">
                      <w:rPr>
                        <w:rFonts w:ascii="Cambria Math" w:hAnsi="Cambria Math"/>
                      </w:rPr>
                      <m:t>s</m:t>
                    </w:ins>
                  </m:r>
                  <m:r>
                    <w:ins w:id="510" w:author="Vasy Medov" w:date="2026-03-04T01:21:00Z">
                      <w:rPr>
                        <w:rFonts w:ascii="Cambria Math" w:hAnsi="Cambria Math"/>
                        <w:lang w:val="en-US"/>
                      </w:rPr>
                      <m:t>in</m:t>
                    </w:ins>
                  </m:r>
                  <m:d>
                    <m:dPr>
                      <m:ctrlPr>
                        <w:ins w:id="511" w:author="Vasy Medov" w:date="2026-03-04T01:21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r>
                        <w:ins w:id="512" w:author="Vasy Medov" w:date="2026-03-04T01:21:00Z">
                          <w:rPr>
                            <w:rFonts w:ascii="Cambria Math" w:hAnsi="Cambria Math"/>
                            <w:lang w:val="en-US"/>
                          </w:rPr>
                          <m:t>x</m:t>
                        </w:ins>
                      </m:r>
                    </m:e>
                  </m:d>
                  <m:r>
                    <w:ins w:id="513" w:author="Vasy Medov" w:date="2026-03-04T01:21:00Z">
                      <w:rPr>
                        <w:rFonts w:ascii="Cambria Math" w:hAnsi="Cambria Math"/>
                        <w:lang w:val="en-US"/>
                      </w:rPr>
                      <m:t>+2y=2</m:t>
                    </w:ins>
                  </m:r>
                </m:e>
                <m:e>
                  <m:r>
                    <w:ins w:id="514" w:author="Vasy Medov" w:date="2026-03-04T01:21:00Z">
                      <w:rPr>
                        <w:rFonts w:ascii="Cambria Math" w:hAnsi="Cambria Math"/>
                      </w:rPr>
                      <m:t>x</m:t>
                    </w:ins>
                  </m:r>
                  <m:r>
                    <w:ins w:id="515" w:author="Vasy Medov" w:date="2026-03-04T01:21:00Z">
                      <w:rPr>
                        <w:rFonts w:ascii="Cambria Math" w:hAnsi="Cambria Math"/>
                        <w:lang w:val="en-US"/>
                      </w:rPr>
                      <m:t>+cos</m:t>
                    </w:ins>
                  </m:r>
                  <m:d>
                    <m:dPr>
                      <m:ctrlPr>
                        <w:ins w:id="516" w:author="Vasy Medov" w:date="2026-03-04T01:21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r>
                        <w:ins w:id="517" w:author="Vasy Medov" w:date="2026-03-04T01:21:00Z">
                          <w:rPr>
                            <w:rFonts w:ascii="Cambria Math" w:hAnsi="Cambria Math"/>
                            <w:lang w:val="en-US"/>
                          </w:rPr>
                          <m:t>y-1</m:t>
                        </w:ins>
                      </m:r>
                    </m:e>
                  </m:d>
                  <m:r>
                    <w:ins w:id="518" w:author="Vasy Medov" w:date="2026-03-04T01:21:00Z">
                      <w:rPr>
                        <w:rFonts w:ascii="Cambria Math" w:hAnsi="Cambria Math"/>
                        <w:lang w:val="en-US"/>
                      </w:rPr>
                      <m:t>=0.7</m:t>
                    </w:ins>
                  </m:r>
                </m:e>
              </m:eqArr>
            </m:e>
          </m:d>
        </m:oMath>
      </m:oMathPara>
    </w:p>
    <w:p w14:paraId="49E0E32A" w14:textId="6865F945" w:rsidR="00C40EFB" w:rsidRPr="001C19E3" w:rsidRDefault="001C19E3" w:rsidP="001C19E3">
      <w:pPr>
        <w:pStyle w:val="2"/>
        <w:rPr>
          <w:ins w:id="519" w:author="Vasy Medov" w:date="2026-03-04T01:24:00Z"/>
          <w:b w:val="0"/>
          <w:bCs w:val="0"/>
          <w:rPrChange w:id="520" w:author="Vasy Medov" w:date="2026-03-04T01:31:00Z">
            <w:rPr>
              <w:ins w:id="521" w:author="Vasy Medov" w:date="2026-03-04T01:24:00Z"/>
            </w:rPr>
          </w:rPrChange>
        </w:rPr>
      </w:pPr>
      <w:ins w:id="522" w:author="Vasy Medov" w:date="2026-03-04T01:24:00Z">
        <w:r w:rsidRPr="001C19E3">
          <w:rPr>
            <w:b w:val="0"/>
            <w:bCs w:val="0"/>
            <w:rPrChange w:id="523" w:author="Vasy Medov" w:date="2026-03-04T01:31:00Z">
              <w:rPr/>
            </w:rPrChange>
          </w:rPr>
          <w:t>График функций системы</w:t>
        </w:r>
      </w:ins>
    </w:p>
    <w:p w14:paraId="70D6CCC0" w14:textId="000373C5" w:rsidR="001C19E3" w:rsidRDefault="001C19E3" w:rsidP="001C19E3">
      <w:pPr>
        <w:rPr>
          <w:ins w:id="524" w:author="Vasy Medov" w:date="2026-03-04T01:24:00Z"/>
        </w:rPr>
      </w:pPr>
      <w:ins w:id="525" w:author="Vasy Medov" w:date="2026-03-04T01:24:00Z">
        <w:r w:rsidRPr="001C19E3">
          <w:rPr>
            <w:noProof/>
          </w:rPr>
          <w:lastRenderedPageBreak/>
          <w:drawing>
            <wp:inline distT="0" distB="0" distL="0" distR="0" wp14:anchorId="1F7CECB7" wp14:editId="50A8F22D">
              <wp:extent cx="4587903" cy="3473053"/>
              <wp:effectExtent l="0" t="0" r="3175" b="0"/>
              <wp:docPr id="9" name="Рисунок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00748" cy="34827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D779544" w14:textId="3BB6F2A6" w:rsidR="001C19E3" w:rsidRDefault="001C19E3">
      <w:pPr>
        <w:pStyle w:val="2"/>
        <w:rPr>
          <w:ins w:id="526" w:author="Vasy Medov" w:date="2026-03-04T22:12:00Z"/>
          <w:lang w:val="en-US"/>
        </w:rPr>
        <w:pPrChange w:id="527" w:author="Vasy Medov" w:date="2026-03-04T22:23:00Z">
          <w:pPr>
            <w:pStyle w:val="2"/>
            <w:ind w:firstLine="707"/>
          </w:pPr>
        </w:pPrChange>
      </w:pPr>
      <w:ins w:id="528" w:author="Vasy Medov" w:date="2026-03-04T01:25:00Z">
        <w:r>
          <w:t>Решение</w:t>
        </w:r>
      </w:ins>
    </w:p>
    <w:p w14:paraId="02216390" w14:textId="4A32BA95" w:rsidR="009716E4" w:rsidRPr="009716E4" w:rsidRDefault="00D85764">
      <w:pPr>
        <w:rPr>
          <w:ins w:id="529" w:author="Vasy Medov" w:date="2026-03-04T01:32:00Z"/>
          <w:lang w:val="en-US"/>
          <w:rPrChange w:id="530" w:author="Vasy Medov" w:date="2026-03-04T22:12:00Z">
            <w:rPr>
              <w:ins w:id="531" w:author="Vasy Medov" w:date="2026-03-04T01:32:00Z"/>
            </w:rPr>
          </w:rPrChange>
        </w:rPr>
        <w:pPrChange w:id="532" w:author="Vasy Medov" w:date="2026-03-04T22:12:00Z">
          <w:pPr>
            <w:pStyle w:val="2"/>
            <w:ind w:firstLine="707"/>
          </w:pPr>
        </w:pPrChange>
      </w:pPr>
      <m:oMathPara>
        <m:oMath>
          <m:r>
            <w:ins w:id="533" w:author="Vasy Medov" w:date="2026-03-04T22:14:00Z">
              <m:rPr>
                <m:sty m:val="p"/>
              </m:rPr>
              <w:rPr>
                <w:rFonts w:ascii="Cambria Math" w:hAnsi="Cambria Math"/>
                <w:lang w:val="en-US"/>
              </w:rPr>
              <m:t>x∈</m:t>
            </w:ins>
          </m:r>
          <m:d>
            <m:dPr>
              <m:begChr m:val="["/>
              <m:endChr m:val="]"/>
              <m:ctrlPr>
                <w:ins w:id="534" w:author="Vasy Medov" w:date="2026-03-04T22:14:00Z">
                  <w:rPr>
                    <w:rFonts w:ascii="Cambria Math" w:hAnsi="Cambria Math"/>
                    <w:lang w:val="en-US"/>
                  </w:rPr>
                </w:ins>
              </m:ctrlPr>
            </m:dPr>
            <m:e>
              <m:r>
                <w:ins w:id="535" w:author="Vasy Medov" w:date="2026-03-04T22:14:00Z"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-0.5,0</m:t>
                </w:ins>
              </m:r>
            </m:e>
          </m:d>
          <m:r>
            <w:ins w:id="536" w:author="Vasy Medov" w:date="2026-03-04T22:14:00Z">
              <m:rPr>
                <m:sty m:val="p"/>
              </m:rPr>
              <w:rPr>
                <w:rFonts w:ascii="Cambria Math" w:hAnsi="Cambria Math"/>
                <w:lang w:val="en-US"/>
              </w:rPr>
              <m:t>,y</m:t>
            </w:ins>
          </m:r>
          <m:r>
            <w:ins w:id="537" w:author="Vasy Medov" w:date="2026-03-04T22:15:00Z">
              <m:rPr>
                <m:sty m:val="p"/>
              </m:rPr>
              <w:rPr>
                <w:rFonts w:ascii="Cambria Math" w:hAnsi="Cambria Math"/>
                <w:lang w:val="en-US"/>
              </w:rPr>
              <m:t>∈</m:t>
            </w:ins>
          </m:r>
          <m:d>
            <m:dPr>
              <m:begChr m:val="["/>
              <m:endChr m:val="]"/>
              <m:ctrlPr>
                <w:ins w:id="538" w:author="Vasy Medov" w:date="2026-03-04T22:14:00Z">
                  <w:rPr>
                    <w:rFonts w:ascii="Cambria Math" w:hAnsi="Cambria Math"/>
                    <w:lang w:val="en-US"/>
                  </w:rPr>
                </w:ins>
              </m:ctrlPr>
            </m:dPr>
            <m:e>
              <m:r>
                <w:ins w:id="539" w:author="Vasy Medov" w:date="2026-03-04T22:14:00Z"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1,1.5</m:t>
                </w:ins>
              </m:r>
            </m:e>
          </m:d>
        </m:oMath>
      </m:oMathPara>
    </w:p>
    <w:p w14:paraId="660CA07B" w14:textId="074F23ED" w:rsidR="009716E4" w:rsidRPr="009716E4" w:rsidRDefault="00000000" w:rsidP="009716E4">
      <w:pPr>
        <w:rPr>
          <w:ins w:id="540" w:author="Vasy Medov" w:date="2026-03-04T22:06:00Z"/>
          <w:rFonts w:eastAsiaTheme="minorEastAsia"/>
          <w:lang w:val="en-US"/>
          <w:rPrChange w:id="541" w:author="Vasy Medov" w:date="2026-03-04T22:07:00Z">
            <w:rPr>
              <w:ins w:id="542" w:author="Vasy Medov" w:date="2026-03-04T22:06:00Z"/>
            </w:rPr>
          </w:rPrChange>
        </w:rPr>
      </w:pPr>
      <m:oMathPara>
        <m:oMath>
          <m:d>
            <m:dPr>
              <m:begChr m:val="{"/>
              <m:endChr m:val=""/>
              <m:ctrlPr>
                <w:ins w:id="543" w:author="Vasy Medov" w:date="2026-03-04T22:06:00Z">
                  <w:rPr>
                    <w:rFonts w:ascii="Cambria Math" w:hAnsi="Cambria Math"/>
                    <w:i/>
                  </w:rPr>
                </w:ins>
              </m:ctrlPr>
            </m:dPr>
            <m:e>
              <m:eqArr>
                <m:eqArrPr>
                  <m:ctrlPr>
                    <w:ins w:id="544" w:author="Vasy Medov" w:date="2026-03-04T22:06:00Z">
                      <w:rPr>
                        <w:rFonts w:ascii="Cambria Math" w:hAnsi="Cambria Math"/>
                        <w:i/>
                      </w:rPr>
                    </w:ins>
                  </m:ctrlPr>
                </m:eqArrPr>
                <m:e>
                  <m:r>
                    <w:ins w:id="545" w:author="Vasy Medov" w:date="2026-03-04T22:06:00Z">
                      <w:rPr>
                        <w:rFonts w:ascii="Cambria Math" w:hAnsi="Cambria Math"/>
                      </w:rPr>
                      <m:t>x</m:t>
                    </w:ins>
                  </m:r>
                  <m:r>
                    <w:ins w:id="546" w:author="Vasy Medov" w:date="2026-03-04T22:06:00Z">
                      <w:rPr>
                        <w:rFonts w:ascii="Cambria Math" w:hAnsi="Cambria Math"/>
                        <w:lang w:val="en-US"/>
                      </w:rPr>
                      <m:t>=</m:t>
                    </w:ins>
                  </m:r>
                  <m:sSub>
                    <m:sSubPr>
                      <m:ctrlPr>
                        <w:ins w:id="547" w:author="Vasy Medov" w:date="2026-03-04T22:06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48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549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1</m:t>
                        </w:ins>
                      </m:r>
                    </m:sub>
                  </m:sSub>
                  <m:d>
                    <m:dPr>
                      <m:ctrlPr>
                        <w:ins w:id="550" w:author="Vasy Medov" w:date="2026-03-04T22:06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r>
                        <w:ins w:id="551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x,y</m:t>
                        </w:ins>
                      </m:r>
                    </m:e>
                  </m:d>
                </m:e>
                <m:e>
                  <m:r>
                    <w:ins w:id="552" w:author="Vasy Medov" w:date="2026-03-04T22:06:00Z">
                      <w:rPr>
                        <w:rFonts w:ascii="Cambria Math" w:hAnsi="Cambria Math"/>
                        <w:lang w:val="en-US"/>
                      </w:rPr>
                      <m:t>y=</m:t>
                    </w:ins>
                  </m:r>
                  <m:sSub>
                    <m:sSubPr>
                      <m:ctrlPr>
                        <w:ins w:id="553" w:author="Vasy Medov" w:date="2026-03-04T22:06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54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555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2</m:t>
                        </w:ins>
                      </m:r>
                    </m:sub>
                  </m:sSub>
                  <m:d>
                    <m:dPr>
                      <m:ctrlPr>
                        <w:ins w:id="556" w:author="Vasy Medov" w:date="2026-03-04T22:06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r>
                        <w:ins w:id="557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x,y</m:t>
                        </w:ins>
                      </m:r>
                    </m:e>
                  </m:d>
                </m:e>
              </m:eqArr>
            </m:e>
          </m:d>
        </m:oMath>
      </m:oMathPara>
    </w:p>
    <w:p w14:paraId="6C37B047" w14:textId="05E80B21" w:rsidR="009716E4" w:rsidRPr="009716E4" w:rsidRDefault="009716E4" w:rsidP="009716E4">
      <w:pPr>
        <w:rPr>
          <w:ins w:id="558" w:author="Vasy Medov" w:date="2026-03-04T22:07:00Z"/>
          <w:rFonts w:eastAsiaTheme="minorEastAsia"/>
          <w:lang w:val="en-US"/>
          <w:rPrChange w:id="559" w:author="Vasy Medov" w:date="2026-03-04T22:07:00Z">
            <w:rPr>
              <w:ins w:id="560" w:author="Vasy Medov" w:date="2026-03-04T22:07:00Z"/>
              <w:rFonts w:ascii="Cambria Math" w:hAnsi="Cambria Math"/>
              <w:i/>
              <w:lang w:val="en-US"/>
            </w:rPr>
          </w:rPrChange>
        </w:rPr>
      </w:pPr>
      <m:oMathPara>
        <m:oMath>
          <m:r>
            <w:ins w:id="561" w:author="Vasy Medov" w:date="2026-03-04T22:07:00Z">
              <w:rPr>
                <w:rFonts w:ascii="Cambria Math" w:hAnsi="Cambria Math"/>
                <w:lang w:val="en-US"/>
              </w:rPr>
              <m:t>x=0.7-cos</m:t>
            </w:ins>
          </m:r>
          <m:d>
            <m:dPr>
              <m:ctrlPr>
                <w:ins w:id="562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563" w:author="Vasy Medov" w:date="2026-03-04T22:07:00Z">
                  <w:rPr>
                    <w:rFonts w:ascii="Cambria Math" w:hAnsi="Cambria Math"/>
                    <w:lang w:val="en-US"/>
                  </w:rPr>
                  <m:t>y-1</m:t>
                </w:ins>
              </m:r>
            </m:e>
          </m:d>
          <m:r>
            <w:ins w:id="564" w:author="Vasy Medov" w:date="2026-03-04T22:07:00Z">
              <w:rPr>
                <w:rFonts w:ascii="Cambria Math" w:hAnsi="Cambria Math"/>
                <w:lang w:val="en-US"/>
              </w:rPr>
              <m:t>=</m:t>
            </w:ins>
          </m:r>
          <m:sSub>
            <m:sSubPr>
              <m:ctrlPr>
                <w:ins w:id="565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Pr>
            <m:e>
              <m:r>
                <w:ins w:id="566" w:author="Vasy Medov" w:date="2026-03-04T22:07:00Z">
                  <w:rPr>
                    <w:rFonts w:ascii="Cambria Math" w:hAnsi="Cambria Math"/>
                    <w:lang w:val="en-US"/>
                  </w:rPr>
                  <m:t>φ</m:t>
                </w:ins>
              </m:r>
            </m:e>
            <m:sub>
              <m:r>
                <w:ins w:id="567" w:author="Vasy Medov" w:date="2026-03-04T22:07:00Z">
                  <w:rPr>
                    <w:rFonts w:ascii="Cambria Math" w:hAnsi="Cambria Math"/>
                    <w:lang w:val="en-US"/>
                  </w:rPr>
                  <m:t>1</m:t>
                </w:ins>
              </m:r>
            </m:sub>
          </m:sSub>
          <m:d>
            <m:dPr>
              <m:ctrlPr>
                <w:ins w:id="568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569" w:author="Vasy Medov" w:date="2026-03-04T22:07:00Z">
                  <w:rPr>
                    <w:rFonts w:ascii="Cambria Math" w:hAnsi="Cambria Math"/>
                    <w:lang w:val="en-US"/>
                  </w:rPr>
                  <m:t>y</m:t>
                </w:ins>
              </m:r>
            </m:e>
          </m:d>
        </m:oMath>
      </m:oMathPara>
    </w:p>
    <w:p w14:paraId="36D152FD" w14:textId="01118538" w:rsidR="009716E4" w:rsidRPr="00354303" w:rsidRDefault="009716E4" w:rsidP="009716E4">
      <w:pPr>
        <w:rPr>
          <w:ins w:id="570" w:author="Vasy Medov" w:date="2026-03-04T22:07:00Z"/>
          <w:rFonts w:eastAsiaTheme="minorEastAsia"/>
          <w:lang w:val="en-US"/>
        </w:rPr>
      </w:pPr>
      <m:oMathPara>
        <m:oMath>
          <m:r>
            <w:ins w:id="571" w:author="Vasy Medov" w:date="2026-03-04T22:07:00Z">
              <w:rPr>
                <w:rFonts w:ascii="Cambria Math" w:hAnsi="Cambria Math"/>
                <w:lang w:val="en-US"/>
              </w:rPr>
              <m:t>y=1-0.5sin</m:t>
            </w:ins>
          </m:r>
          <m:d>
            <m:dPr>
              <m:ctrlPr>
                <w:ins w:id="572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573" w:author="Vasy Medov" w:date="2026-03-04T22:07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</m:d>
          <m:r>
            <w:ins w:id="574" w:author="Vasy Medov" w:date="2026-03-04T22:07:00Z">
              <w:rPr>
                <w:rFonts w:ascii="Cambria Math" w:hAnsi="Cambria Math"/>
                <w:lang w:val="en-US"/>
              </w:rPr>
              <m:t>=</m:t>
            </w:ins>
          </m:r>
          <m:sSub>
            <m:sSubPr>
              <m:ctrlPr>
                <w:ins w:id="575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Pr>
            <m:e>
              <m:r>
                <w:ins w:id="576" w:author="Vasy Medov" w:date="2026-03-04T22:07:00Z">
                  <w:rPr>
                    <w:rFonts w:ascii="Cambria Math" w:hAnsi="Cambria Math"/>
                    <w:lang w:val="en-US"/>
                  </w:rPr>
                  <m:t>φ</m:t>
                </w:ins>
              </m:r>
            </m:e>
            <m:sub>
              <m:r>
                <w:ins w:id="577" w:author="Vasy Medov" w:date="2026-03-04T22:07:00Z">
                  <w:rPr>
                    <w:rFonts w:ascii="Cambria Math" w:hAnsi="Cambria Math"/>
                    <w:lang w:val="en-US"/>
                  </w:rPr>
                  <m:t>2</m:t>
                </w:ins>
              </m:r>
            </m:sub>
          </m:sSub>
          <m:d>
            <m:dPr>
              <m:ctrlPr>
                <w:ins w:id="578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579" w:author="Vasy Medov" w:date="2026-03-04T22:07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</m:d>
        </m:oMath>
      </m:oMathPara>
    </w:p>
    <w:p w14:paraId="0866410D" w14:textId="167A9266" w:rsidR="009716E4" w:rsidRDefault="00D85764" w:rsidP="009716E4">
      <w:pPr>
        <w:rPr>
          <w:ins w:id="580" w:author="Vasy Medov" w:date="2026-03-04T22:16:00Z"/>
          <w:rFonts w:eastAsiaTheme="minorEastAsia"/>
        </w:rPr>
      </w:pPr>
      <w:ins w:id="581" w:author="Vasy Medov" w:date="2026-03-04T22:16:00Z">
        <w:r>
          <w:rPr>
            <w:rFonts w:eastAsiaTheme="minorEastAsia"/>
          </w:rPr>
          <w:t>Проверка условия сходимости:</w:t>
        </w:r>
      </w:ins>
    </w:p>
    <w:p w14:paraId="44C169E8" w14:textId="77777777" w:rsidR="00D85764" w:rsidRPr="00D85764" w:rsidRDefault="00000000" w:rsidP="00D85764">
      <w:pPr>
        <w:rPr>
          <w:ins w:id="582" w:author="Vasy Medov" w:date="2026-03-04T22:21:00Z"/>
          <w:rFonts w:eastAsiaTheme="minorEastAsia"/>
        </w:rPr>
      </w:pPr>
      <m:oMathPara>
        <m:oMath>
          <m:d>
            <m:dPr>
              <m:begChr m:val="|"/>
              <m:endChr m:val="|"/>
              <m:ctrlPr>
                <w:ins w:id="583" w:author="Vasy Medov" w:date="2026-03-04T22:16:00Z">
                  <w:rPr>
                    <w:rFonts w:ascii="Cambria Math" w:eastAsiaTheme="minorEastAsia" w:hAnsi="Cambria Math"/>
                    <w:i/>
                  </w:rPr>
                </w:ins>
              </m:ctrlPr>
            </m:dPr>
            <m:e>
              <m:f>
                <m:fPr>
                  <m:ctrlPr>
                    <w:ins w:id="584" w:author="Vasy Medov" w:date="2026-03-04T22:16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fPr>
                <m:num>
                  <m:r>
                    <w:ins w:id="585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sSub>
                    <m:sSubPr>
                      <m:ctrlPr>
                        <w:ins w:id="586" w:author="Vasy Medov" w:date="2026-03-04T22:18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87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588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1</m:t>
                        </w:ins>
                      </m:r>
                    </m:sub>
                  </m:sSub>
                </m:num>
                <m:den>
                  <m:r>
                    <w:ins w:id="589" w:author="Vasy Medov" w:date="2026-03-04T22:17:00Z">
                      <w:rPr>
                        <w:rFonts w:ascii="Cambria Math" w:hAnsi="Cambria Math"/>
                        <w:lang w:val="en-US"/>
                      </w:rPr>
                      <m:t>δx</m:t>
                    </w:ins>
                  </m:r>
                </m:den>
              </m:f>
              <m:ctrlPr>
                <w:ins w:id="590" w:author="Vasy Medov" w:date="2026-03-04T22:16:00Z">
                  <w:rPr>
                    <w:rFonts w:ascii="Cambria Math" w:eastAsiaTheme="minorEastAsia" w:hAnsi="Cambria Math"/>
                    <w:i/>
                    <w:lang w:val="en-US"/>
                  </w:rPr>
                </w:ins>
              </m:ctrlPr>
            </m:e>
          </m:d>
          <m:r>
            <w:ins w:id="591" w:author="Vasy Medov" w:date="2026-03-04T22:18:00Z">
              <w:rPr>
                <w:rFonts w:ascii="Cambria Math" w:eastAsiaTheme="minorEastAsia" w:hAnsi="Cambria Math"/>
                <w:lang w:val="en-US"/>
              </w:rPr>
              <m:t>+</m:t>
            </w:ins>
          </m:r>
          <m:d>
            <m:dPr>
              <m:begChr m:val="|"/>
              <m:endChr m:val="|"/>
              <m:ctrlPr>
                <w:ins w:id="592" w:author="Vasy Medov" w:date="2026-03-04T22:18:00Z">
                  <w:rPr>
                    <w:rFonts w:ascii="Cambria Math" w:eastAsiaTheme="minorEastAsia" w:hAnsi="Cambria Math"/>
                    <w:i/>
                  </w:rPr>
                </w:ins>
              </m:ctrlPr>
            </m:dPr>
            <m:e>
              <m:f>
                <m:fPr>
                  <m:ctrlPr>
                    <w:ins w:id="593" w:author="Vasy Medov" w:date="2026-03-04T22:18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fPr>
                <m:num>
                  <m:r>
                    <w:ins w:id="594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sSub>
                    <m:sSubPr>
                      <m:ctrlPr>
                        <w:ins w:id="595" w:author="Vasy Medov" w:date="2026-03-04T22:18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96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597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1</m:t>
                        </w:ins>
                      </m:r>
                    </m:sub>
                  </m:sSub>
                </m:num>
                <m:den>
                  <m:r>
                    <w:ins w:id="598" w:author="Vasy Medov" w:date="2026-03-04T22:18:00Z">
                      <w:rPr>
                        <w:rFonts w:ascii="Cambria Math" w:hAnsi="Cambria Math"/>
                        <w:lang w:val="en-US"/>
                      </w:rPr>
                      <m:t>δy</m:t>
                    </w:ins>
                  </m:r>
                </m:den>
              </m:f>
              <m:ctrlPr>
                <w:ins w:id="599" w:author="Vasy Medov" w:date="2026-03-04T22:18:00Z">
                  <w:rPr>
                    <w:rFonts w:ascii="Cambria Math" w:eastAsiaTheme="minorEastAsia" w:hAnsi="Cambria Math"/>
                    <w:i/>
                    <w:lang w:val="en-US"/>
                  </w:rPr>
                </w:ins>
              </m:ctrlPr>
            </m:e>
          </m:d>
          <m:r>
            <w:ins w:id="600" w:author="Vasy Medov" w:date="2026-03-04T22:19:00Z">
              <w:rPr>
                <w:rFonts w:ascii="Cambria Math" w:eastAsiaTheme="minorEastAsia" w:hAnsi="Cambria Math"/>
                <w:lang w:val="en-US"/>
              </w:rPr>
              <m:t>=</m:t>
            </w:ins>
          </m:r>
          <m:r>
            <w:ins w:id="601" w:author="Vasy Medov" w:date="2026-03-04T22:19:00Z">
              <w:rPr>
                <w:rFonts w:ascii="Cambria Math" w:eastAsiaTheme="minorEastAsia" w:hAnsi="Cambria Math"/>
              </w:rPr>
              <m:t>0+</m:t>
            </w:ins>
          </m:r>
          <m:d>
            <m:dPr>
              <m:begChr m:val="|"/>
              <m:endChr m:val="|"/>
              <m:ctrlPr>
                <w:ins w:id="602" w:author="Vasy Medov" w:date="2026-03-04T22:19:00Z">
                  <w:rPr>
                    <w:rFonts w:ascii="Cambria Math" w:eastAsiaTheme="minorEastAsia" w:hAnsi="Cambria Math"/>
                    <w:i/>
                  </w:rPr>
                </w:ins>
              </m:ctrlPr>
            </m:dPr>
            <m:e>
              <m:r>
                <w:ins w:id="603" w:author="Vasy Medov" w:date="2026-03-04T22:20:00Z">
                  <w:rPr>
                    <w:rFonts w:ascii="Cambria Math" w:eastAsiaTheme="minorEastAsia" w:hAnsi="Cambria Math"/>
                  </w:rPr>
                  <m:t>s</m:t>
                </w:ins>
              </m:r>
              <m:r>
                <w:ins w:id="604" w:author="Vasy Medov" w:date="2026-03-04T22:20:00Z">
                  <w:rPr>
                    <w:rFonts w:ascii="Cambria Math" w:eastAsiaTheme="minorEastAsia" w:hAnsi="Cambria Math"/>
                    <w:lang w:val="en-US"/>
                  </w:rPr>
                  <m:t>in</m:t>
                </w:ins>
              </m:r>
              <m:d>
                <m:dPr>
                  <m:ctrlPr>
                    <w:ins w:id="605" w:author="Vasy Medov" w:date="2026-03-04T22:20:00Z">
                      <w:rPr>
                        <w:rFonts w:ascii="Cambria Math" w:eastAsiaTheme="minorEastAsia" w:hAnsi="Cambria Math"/>
                        <w:i/>
                        <w:lang w:val="en-US"/>
                      </w:rPr>
                    </w:ins>
                  </m:ctrlPr>
                </m:dPr>
                <m:e>
                  <m:r>
                    <w:ins w:id="606" w:author="Vasy Medov" w:date="2026-03-04T22:20:00Z">
                      <w:rPr>
                        <w:rFonts w:ascii="Cambria Math" w:eastAsiaTheme="minorEastAsia" w:hAnsi="Cambria Math"/>
                        <w:lang w:val="en-US"/>
                      </w:rPr>
                      <m:t>y-1</m:t>
                    </w:ins>
                  </m:r>
                </m:e>
              </m:d>
              <m:ctrlPr>
                <w:ins w:id="607" w:author="Vasy Medov" w:date="2026-03-04T22:19:00Z">
                  <w:rPr>
                    <w:rFonts w:ascii="Cambria Math" w:eastAsiaTheme="minorEastAsia" w:hAnsi="Cambria Math"/>
                    <w:i/>
                    <w:lang w:val="en-US"/>
                  </w:rPr>
                </w:ins>
              </m:ctrlPr>
            </m:e>
          </m:d>
          <m:r>
            <w:ins w:id="608" w:author="Vasy Medov" w:date="2026-03-04T22:18:00Z">
              <w:rPr>
                <w:rFonts w:ascii="Cambria Math" w:eastAsiaTheme="minorEastAsia" w:hAnsi="Cambria Math"/>
                <w:lang w:val="en-US"/>
              </w:rPr>
              <m:t>&lt;1</m:t>
            </w:ins>
          </m:r>
        </m:oMath>
      </m:oMathPara>
    </w:p>
    <w:p w14:paraId="0C540001" w14:textId="7B9EC5BC" w:rsidR="00D85764" w:rsidRPr="00D85764" w:rsidRDefault="00D85764" w:rsidP="00D85764">
      <w:pPr>
        <w:rPr>
          <w:ins w:id="609" w:author="Vasy Medov" w:date="2026-03-04T22:21:00Z"/>
          <w:rFonts w:eastAsiaTheme="minorEastAsia"/>
          <w:i/>
          <w:rPrChange w:id="610" w:author="Vasy Medov" w:date="2026-03-04T22:23:00Z">
            <w:rPr>
              <w:ins w:id="611" w:author="Vasy Medov" w:date="2026-03-04T22:21:00Z"/>
              <w:rFonts w:eastAsiaTheme="minorEastAsia"/>
            </w:rPr>
          </w:rPrChange>
        </w:rPr>
      </w:pPr>
      <w:ins w:id="612" w:author="Vasy Medov" w:date="2026-03-04T22:21:00Z">
        <w:r>
          <w:rPr>
            <w:rFonts w:eastAsiaTheme="minorEastAsia"/>
          </w:rPr>
          <w:t xml:space="preserve">На интервале </w:t>
        </w:r>
      </w:ins>
      <m:oMath>
        <m:r>
          <w:ins w:id="613" w:author="Vasy Medov" w:date="2026-03-04T22:21:00Z">
            <w:rPr>
              <w:rFonts w:ascii="Cambria Math" w:eastAsiaTheme="minorEastAsia" w:hAnsi="Cambria Math"/>
              <w:lang w:val="en-US"/>
            </w:rPr>
            <m:t>y</m:t>
          </w:ins>
        </m:r>
        <m:r>
          <w:ins w:id="614" w:author="Vasy Medov" w:date="2026-03-04T22:21:00Z">
            <m:rPr>
              <m:sty m:val="p"/>
            </m:rPr>
            <w:rPr>
              <w:rFonts w:ascii="Cambria Math" w:hAnsi="Cambria Math"/>
              <w:rPrChange w:id="615" w:author="Vasy Medov" w:date="2026-03-04T22:23:00Z">
                <w:rPr>
                  <w:rFonts w:ascii="Cambria Math" w:hAnsi="Cambria Math"/>
                  <w:lang w:val="en-US"/>
                </w:rPr>
              </w:rPrChange>
            </w:rPr>
            <m:t>∈</m:t>
          </w:ins>
        </m:r>
        <m:d>
          <m:dPr>
            <m:begChr m:val="["/>
            <m:endChr m:val="]"/>
            <m:ctrlPr>
              <w:ins w:id="616" w:author="Vasy Medov" w:date="2026-03-04T22:21:00Z">
                <w:rPr>
                  <w:rFonts w:ascii="Cambria Math" w:hAnsi="Cambria Math"/>
                  <w:lang w:val="en-US"/>
                </w:rPr>
              </w:ins>
            </m:ctrlPr>
          </m:dPr>
          <m:e>
            <m:r>
              <w:ins w:id="617" w:author="Vasy Medov" w:date="2026-03-04T22:21:00Z">
                <m:rPr>
                  <m:sty m:val="p"/>
                </m:rPr>
                <w:rPr>
                  <w:rFonts w:ascii="Cambria Math" w:hAnsi="Cambria Math"/>
                  <w:rPrChange w:id="618" w:author="Vasy Medov" w:date="2026-03-04T22:23:00Z">
                    <w:rPr>
                      <w:rFonts w:ascii="Cambria Math" w:hAnsi="Cambria Math"/>
                      <w:lang w:val="en-US"/>
                    </w:rPr>
                  </w:rPrChange>
                </w:rPr>
                <m:t>1,1.5</m:t>
              </w:ins>
            </m:r>
          </m:e>
        </m:d>
      </m:oMath>
      <w:ins w:id="619" w:author="Vasy Medov" w:date="2026-03-04T22:22:00Z">
        <w:r>
          <w:rPr>
            <w:rFonts w:eastAsiaTheme="minorEastAsia"/>
          </w:rPr>
          <w:t xml:space="preserve"> максимум </w:t>
        </w:r>
      </w:ins>
      <m:oMath>
        <m:d>
          <m:dPr>
            <m:begChr m:val="|"/>
            <m:endChr m:val="|"/>
            <m:ctrlPr>
              <w:ins w:id="620" w:author="Vasy Medov" w:date="2026-03-04T22:24:00Z">
                <w:rPr>
                  <w:rFonts w:ascii="Cambria Math" w:eastAsiaTheme="minorEastAsia" w:hAnsi="Cambria Math"/>
                  <w:i/>
                </w:rPr>
              </w:ins>
            </m:ctrlPr>
          </m:dPr>
          <m:e>
            <m:r>
              <w:ins w:id="621" w:author="Vasy Medov" w:date="2026-03-04T22:23:00Z"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w:ins>
            </m:r>
            <m:r>
              <w:ins w:id="622" w:author="Vasy Medov" w:date="2026-03-04T22:23:00Z">
                <w:rPr>
                  <w:rFonts w:ascii="Cambria Math" w:eastAsiaTheme="minorEastAsia" w:hAnsi="Cambria Math"/>
                  <w:lang w:val="en-US"/>
                </w:rPr>
                <m:t>in</m:t>
              </w:ins>
            </m:r>
            <m:d>
              <m:dPr>
                <m:ctrlPr>
                  <w:ins w:id="623" w:author="Vasy Medov" w:date="2026-03-04T22:23:00Z">
                    <w:rPr>
                      <w:rFonts w:ascii="Cambria Math" w:eastAsiaTheme="minorEastAsia" w:hAnsi="Cambria Math"/>
                      <w:i/>
                    </w:rPr>
                  </w:ins>
                </m:ctrlPr>
              </m:dPr>
              <m:e>
                <m:r>
                  <w:ins w:id="624" w:author="Vasy Medov" w:date="2026-03-04T22:23:00Z">
                    <w:rPr>
                      <w:rFonts w:ascii="Cambria Math" w:eastAsiaTheme="minorEastAsia" w:hAnsi="Cambria Math"/>
                    </w:rPr>
                    <m:t>1.</m:t>
                  </w:ins>
                </m:r>
                <m:r>
                  <w:ins w:id="625" w:author="Vasy Medov" w:date="2026-03-04T22:23:00Z">
                    <w:rPr>
                      <w:rFonts w:ascii="Cambria Math" w:eastAsiaTheme="minorEastAsia" w:hAnsi="Cambria Math"/>
                      <w:rPrChange w:id="626" w:author="Vasy Medov" w:date="2026-03-04T22:23:00Z">
                        <w:rPr>
                          <w:rFonts w:ascii="Cambria Math" w:eastAsiaTheme="minorEastAsia" w:hAnsi="Cambria Math"/>
                          <w:lang w:val="en-US"/>
                        </w:rPr>
                      </w:rPrChange>
                    </w:rPr>
                    <m:t>5</m:t>
                  </w:ins>
                </m:r>
                <m:r>
                  <w:ins w:id="627" w:author="Vasy Medov" w:date="2026-03-04T22:23:00Z">
                    <w:rPr>
                      <w:rFonts w:ascii="Cambria Math" w:eastAsiaTheme="minorEastAsia" w:hAnsi="Cambria Math"/>
                    </w:rPr>
                    <m:t>-</m:t>
                  </w:ins>
                </m:r>
                <m:r>
                  <w:ins w:id="628" w:author="Vasy Medov" w:date="2026-03-04T22:23:00Z">
                    <w:rPr>
                      <w:rFonts w:ascii="Cambria Math" w:eastAsiaTheme="minorEastAsia" w:hAnsi="Cambria Math"/>
                      <w:rPrChange w:id="629" w:author="Vasy Medov" w:date="2026-03-04T22:23:00Z">
                        <w:rPr>
                          <w:rFonts w:ascii="Cambria Math" w:eastAsiaTheme="minorEastAsia" w:hAnsi="Cambria Math"/>
                          <w:lang w:val="en-US"/>
                        </w:rPr>
                      </w:rPrChange>
                    </w:rPr>
                    <m:t>1</m:t>
                  </w:ins>
                </m:r>
              </m:e>
            </m:d>
          </m:e>
        </m:d>
        <m:r>
          <w:ins w:id="630" w:author="Vasy Medov" w:date="2026-03-04T22:23:00Z">
            <w:rPr>
              <w:rFonts w:ascii="Cambria Math" w:eastAsiaTheme="minorEastAsia" w:hAnsi="Cambria Math"/>
            </w:rPr>
            <m:t>≈0</m:t>
          </w:ins>
        </m:r>
        <m:r>
          <w:ins w:id="631" w:author="Vasy Medov" w:date="2026-03-04T22:23:00Z">
            <w:rPr>
              <w:rFonts w:ascii="Cambria Math" w:eastAsiaTheme="minorEastAsia" w:hAnsi="Cambria Math"/>
              <w:rPrChange w:id="632" w:author="Vasy Medov" w:date="2026-03-04T22:23:00Z">
                <w:rPr>
                  <w:rFonts w:ascii="Cambria Math" w:eastAsiaTheme="minorEastAsia" w:hAnsi="Cambria Math"/>
                  <w:lang w:val="en-US"/>
                </w:rPr>
              </w:rPrChange>
            </w:rPr>
            <m:t>.</m:t>
          </w:ins>
        </m:r>
        <m:r>
          <w:ins w:id="633" w:author="Vasy Medov" w:date="2026-03-04T22:23:00Z">
            <w:rPr>
              <w:rFonts w:ascii="Cambria Math" w:eastAsiaTheme="minorEastAsia" w:hAnsi="Cambria Math"/>
            </w:rPr>
            <m:t>479</m:t>
          </w:ins>
        </m:r>
      </m:oMath>
    </w:p>
    <w:p w14:paraId="1592AB84" w14:textId="20BBA6CF" w:rsidR="00D85764" w:rsidRPr="00D85764" w:rsidRDefault="00000000" w:rsidP="00D85764">
      <w:pPr>
        <w:rPr>
          <w:ins w:id="634" w:author="Vasy Medov" w:date="2026-03-04T22:23:00Z"/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ins w:id="635" w:author="Vasy Medov" w:date="2026-03-04T22:18:00Z">
                  <w:rPr>
                    <w:rFonts w:ascii="Cambria Math" w:eastAsiaTheme="minorEastAsia" w:hAnsi="Cambria Math"/>
                  </w:rPr>
                </w:ins>
              </m:ctrlPr>
            </m:dPr>
            <m:e>
              <m:f>
                <m:fPr>
                  <m:ctrlPr>
                    <w:ins w:id="636" w:author="Vasy Medov" w:date="2026-03-04T22:18:00Z">
                      <w:rPr>
                        <w:rFonts w:ascii="Cambria Math" w:hAnsi="Cambria Math"/>
                        <w:lang w:val="en-US"/>
                      </w:rPr>
                    </w:ins>
                  </m:ctrlPr>
                </m:fPr>
                <m:num>
                  <m:r>
                    <w:ins w:id="637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sSub>
                    <m:sSubPr>
                      <m:ctrlPr>
                        <w:ins w:id="638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639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640" w:author="Vasy Medov" w:date="2026-03-04T22:18:00Z"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w:ins>
                      </m:r>
                    </m:sub>
                  </m:sSub>
                </m:num>
                <m:den>
                  <m:r>
                    <w:ins w:id="641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r>
                    <w:ins w:id="642" w:author="Vasy Medov" w:date="2026-03-04T22:18:00Z"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den>
              </m:f>
              <m:ctrlPr>
                <w:ins w:id="643" w:author="Vasy Medov" w:date="2026-03-04T22:18:00Z">
                  <w:rPr>
                    <w:rFonts w:ascii="Cambria Math" w:eastAsiaTheme="minorEastAsia" w:hAnsi="Cambria Math"/>
                    <w:lang w:val="en-US"/>
                  </w:rPr>
                </w:ins>
              </m:ctrlPr>
            </m:e>
          </m:d>
          <m:r>
            <w:ins w:id="644" w:author="Vasy Medov" w:date="2026-03-04T22:18:00Z"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+</m:t>
            </w:ins>
          </m:r>
          <m:d>
            <m:dPr>
              <m:begChr m:val="|"/>
              <m:endChr m:val="|"/>
              <m:ctrlPr>
                <w:ins w:id="645" w:author="Vasy Medov" w:date="2026-03-04T22:18:00Z">
                  <w:rPr>
                    <w:rFonts w:ascii="Cambria Math" w:eastAsiaTheme="minorEastAsia" w:hAnsi="Cambria Math"/>
                  </w:rPr>
                </w:ins>
              </m:ctrlPr>
            </m:dPr>
            <m:e>
              <m:f>
                <m:fPr>
                  <m:ctrlPr>
                    <w:ins w:id="646" w:author="Vasy Medov" w:date="2026-03-04T22:18:00Z">
                      <w:rPr>
                        <w:rFonts w:ascii="Cambria Math" w:hAnsi="Cambria Math"/>
                        <w:lang w:val="en-US"/>
                      </w:rPr>
                    </w:ins>
                  </m:ctrlPr>
                </m:fPr>
                <m:num>
                  <m:r>
                    <w:ins w:id="647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sSub>
                    <m:sSubPr>
                      <m:ctrlPr>
                        <w:ins w:id="648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649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650" w:author="Vasy Medov" w:date="2026-03-04T22:18:00Z"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w:ins>
                      </m:r>
                    </m:sub>
                  </m:sSub>
                </m:num>
                <m:den>
                  <m:r>
                    <w:ins w:id="651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r>
                    <w:ins w:id="652" w:author="Vasy Medov" w:date="2026-03-04T22:18:00Z"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w:ins>
                  </m:r>
                </m:den>
              </m:f>
              <m:ctrlPr>
                <w:ins w:id="653" w:author="Vasy Medov" w:date="2026-03-04T22:18:00Z">
                  <w:rPr>
                    <w:rFonts w:ascii="Cambria Math" w:eastAsiaTheme="minorEastAsia" w:hAnsi="Cambria Math"/>
                    <w:lang w:val="en-US"/>
                  </w:rPr>
                </w:ins>
              </m:ctrlPr>
            </m:e>
          </m:d>
          <m:r>
            <w:ins w:id="654" w:author="Vasy Medov" w:date="2026-03-04T22:20:00Z"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=</m:t>
            </w:ins>
          </m:r>
          <m:d>
            <m:dPr>
              <m:begChr m:val="|"/>
              <m:endChr m:val="|"/>
              <m:ctrlPr>
                <w:ins w:id="655" w:author="Vasy Medov" w:date="2026-03-04T22:20:00Z">
                  <w:rPr>
                    <w:rFonts w:ascii="Cambria Math" w:eastAsiaTheme="minorEastAsia" w:hAnsi="Cambria Math"/>
                    <w:lang w:val="en-US"/>
                  </w:rPr>
                </w:ins>
              </m:ctrlPr>
            </m:dPr>
            <m:e>
              <m:r>
                <w:ins w:id="656" w:author="Vasy Medov" w:date="2026-03-04T22:20:00Z"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-0.5</m:t>
                </w:ins>
              </m:r>
              <m:r>
                <w:ins w:id="657" w:author="Vasy Medov" w:date="2026-03-04T22:20:00Z">
                  <w:rPr>
                    <w:rFonts w:ascii="Cambria Math" w:eastAsiaTheme="minorEastAsia" w:hAnsi="Cambria Math"/>
                    <w:lang w:val="en-US"/>
                  </w:rPr>
                  <m:t>co</m:t>
                </w:ins>
              </m:r>
              <m:r>
                <w:ins w:id="658" w:author="Vasy Medov" w:date="2026-03-04T22:20:00Z"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</m:t>
                </w:ins>
              </m:r>
              <m:d>
                <m:dPr>
                  <m:ctrlPr>
                    <w:ins w:id="659" w:author="Vasy Medov" w:date="2026-03-04T22:20:00Z">
                      <w:rPr>
                        <w:rFonts w:ascii="Cambria Math" w:eastAsiaTheme="minorEastAsia" w:hAnsi="Cambria Math"/>
                        <w:lang w:val="en-US"/>
                      </w:rPr>
                    </w:ins>
                  </m:ctrlPr>
                </m:dPr>
                <m:e>
                  <m:r>
                    <w:ins w:id="660" w:author="Vasy Medov" w:date="2026-03-04T22:20:00Z"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w:ins>
                  </m:r>
                </m:e>
              </m:d>
            </m:e>
          </m:d>
          <m:r>
            <w:ins w:id="661" w:author="Vasy Medov" w:date="2026-03-04T22:20:00Z"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+0</m:t>
            </w:ins>
          </m:r>
          <m:r>
            <w:ins w:id="662" w:author="Vasy Medov" w:date="2026-03-04T22:18:00Z"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&lt;1</m:t>
            </w:ins>
          </m:r>
        </m:oMath>
      </m:oMathPara>
    </w:p>
    <w:p w14:paraId="4DB23C38" w14:textId="50C4C316" w:rsidR="00D85764" w:rsidRPr="00C05AAC" w:rsidRDefault="00D85764" w:rsidP="00D85764">
      <w:pPr>
        <w:rPr>
          <w:ins w:id="663" w:author="Vasy Medov" w:date="2026-03-04T22:24:00Z"/>
          <w:rFonts w:eastAsiaTheme="minorEastAsia"/>
          <w:rPrChange w:id="664" w:author="Vasy Medov" w:date="2026-03-05T16:31:00Z">
            <w:rPr>
              <w:ins w:id="665" w:author="Vasy Medov" w:date="2026-03-04T22:24:00Z"/>
              <w:rFonts w:eastAsiaTheme="minorEastAsia"/>
              <w:lang w:val="en-US"/>
            </w:rPr>
          </w:rPrChange>
        </w:rPr>
      </w:pPr>
      <w:ins w:id="666" w:author="Vasy Medov" w:date="2026-03-04T22:23:00Z">
        <w:r>
          <w:rPr>
            <w:rFonts w:eastAsiaTheme="minorEastAsia"/>
          </w:rPr>
          <w:t xml:space="preserve">На интервале </w:t>
        </w:r>
      </w:ins>
      <m:oMath>
        <m:r>
          <w:ins w:id="667" w:author="Vasy Medov" w:date="2026-03-04T22:23:00Z">
            <w:rPr>
              <w:rFonts w:ascii="Cambria Math" w:eastAsiaTheme="minorEastAsia" w:hAnsi="Cambria Math"/>
              <w:lang w:val="en-US"/>
            </w:rPr>
            <m:t>x</m:t>
          </w:ins>
        </m:r>
        <m:r>
          <w:ins w:id="668" w:author="Vasy Medov" w:date="2026-03-04T22:23:00Z">
            <m:rPr>
              <m:sty m:val="p"/>
            </m:rPr>
            <w:rPr>
              <w:rFonts w:ascii="Cambria Math" w:hAnsi="Cambria Math"/>
            </w:rPr>
            <m:t>∈</m:t>
          </w:ins>
        </m:r>
        <m:d>
          <m:dPr>
            <m:begChr m:val="["/>
            <m:endChr m:val="]"/>
            <m:ctrlPr>
              <w:ins w:id="669" w:author="Vasy Medov" w:date="2026-03-04T22:23:00Z">
                <w:rPr>
                  <w:rFonts w:ascii="Cambria Math" w:hAnsi="Cambria Math"/>
                  <w:lang w:val="en-US"/>
                </w:rPr>
              </w:ins>
            </m:ctrlPr>
          </m:dPr>
          <m:e>
            <m:r>
              <w:ins w:id="670" w:author="Vasy Medov" w:date="2026-03-04T22:23:00Z">
                <m:rPr>
                  <m:sty m:val="p"/>
                </m:rPr>
                <w:rPr>
                  <w:rFonts w:ascii="Cambria Math" w:hAnsi="Cambria Math"/>
                  <w:rPrChange w:id="671" w:author="Vasy Medov" w:date="2026-03-04T22:24:00Z">
                    <w:rPr>
                      <w:rFonts w:ascii="Cambria Math" w:hAnsi="Cambria Math"/>
                      <w:lang w:val="en-US"/>
                    </w:rPr>
                  </w:rPrChange>
                </w:rPr>
                <m:t>-0.5</m:t>
              </w:ins>
            </m:r>
            <m:r>
              <w:ins w:id="672" w:author="Vasy Medov" w:date="2026-03-04T22:23:00Z"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w:ins>
            </m:r>
            <m:r>
              <w:ins w:id="673" w:author="Vasy Medov" w:date="2026-03-04T22:23:00Z">
                <w:rPr>
                  <w:rFonts w:ascii="Cambria Math" w:hAnsi="Cambria Math"/>
                  <w:rPrChange w:id="674" w:author="Vasy Medov" w:date="2026-03-04T22:24:00Z">
                    <w:rPr>
                      <w:rFonts w:ascii="Cambria Math" w:hAnsi="Cambria Math"/>
                      <w:lang w:val="en-US"/>
                    </w:rPr>
                  </w:rPrChange>
                </w:rPr>
                <m:t>0</m:t>
              </w:ins>
            </m:r>
          </m:e>
        </m:d>
      </m:oMath>
      <w:ins w:id="675" w:author="Vasy Medov" w:date="2026-03-04T22:23:00Z">
        <w:r>
          <w:rPr>
            <w:rFonts w:eastAsiaTheme="minorEastAsia"/>
          </w:rPr>
          <w:t xml:space="preserve"> максимум </w:t>
        </w:r>
      </w:ins>
      <m:oMath>
        <m:d>
          <m:dPr>
            <m:begChr m:val="|"/>
            <m:endChr m:val="|"/>
            <m:ctrlPr>
              <w:ins w:id="676" w:author="Vasy Medov" w:date="2026-03-04T22:24:00Z">
                <w:rPr>
                  <w:rFonts w:ascii="Cambria Math" w:eastAsiaTheme="minorEastAsia" w:hAnsi="Cambria Math"/>
                  <w:i/>
                </w:rPr>
              </w:ins>
            </m:ctrlPr>
          </m:dPr>
          <m:e>
            <m:r>
              <w:ins w:id="677" w:author="Vasy Medov" w:date="2026-03-04T22:24:00Z">
                <w:rPr>
                  <w:rFonts w:ascii="Cambria Math" w:eastAsiaTheme="minorEastAsia" w:hAnsi="Cambria Math"/>
                </w:rPr>
                <m:t>0</m:t>
              </w:ins>
            </m:r>
            <m:r>
              <w:ins w:id="678" w:author="Vasy Medov" w:date="2026-03-04T22:24:00Z">
                <w:rPr>
                  <w:rFonts w:ascii="Cambria Math" w:eastAsiaTheme="minorEastAsia" w:hAnsi="Cambria Math"/>
                  <w:rPrChange w:id="679" w:author="Vasy Medov" w:date="2026-03-04T22:24:00Z">
                    <w:rPr>
                      <w:rFonts w:ascii="Cambria Math" w:eastAsiaTheme="minorEastAsia" w:hAnsi="Cambria Math"/>
                      <w:lang w:val="en-US"/>
                    </w:rPr>
                  </w:rPrChange>
                </w:rPr>
                <m:t>.5</m:t>
              </w:ins>
            </m:r>
            <m:r>
              <w:ins w:id="680" w:author="Vasy Medov" w:date="2026-03-04T22:24:00Z">
                <w:rPr>
                  <w:rFonts w:ascii="Cambria Math" w:eastAsiaTheme="minorEastAsia" w:hAnsi="Cambria Math"/>
                  <w:lang w:val="en-US"/>
                </w:rPr>
                <m:t>cos</m:t>
              </w:ins>
            </m:r>
            <m:d>
              <m:dPr>
                <m:ctrlPr>
                  <w:ins w:id="681" w:author="Vasy Medov" w:date="2026-03-04T22:24:00Z">
                    <w:rPr>
                      <w:rFonts w:ascii="Cambria Math" w:eastAsiaTheme="minorEastAsia" w:hAnsi="Cambria Math"/>
                      <w:i/>
                    </w:rPr>
                  </w:ins>
                </m:ctrlPr>
              </m:dPr>
              <m:e>
                <m:r>
                  <w:ins w:id="682" w:author="Vasy Medov" w:date="2026-03-04T22:24:00Z">
                    <w:rPr>
                      <w:rFonts w:ascii="Cambria Math" w:eastAsiaTheme="minorEastAsia" w:hAnsi="Cambria Math"/>
                      <w:rPrChange w:id="683" w:author="Vasy Medov" w:date="2026-03-04T22:24:00Z">
                        <w:rPr>
                          <w:rFonts w:ascii="Cambria Math" w:eastAsiaTheme="minorEastAsia" w:hAnsi="Cambria Math"/>
                          <w:lang w:val="en-US"/>
                        </w:rPr>
                      </w:rPrChange>
                    </w:rPr>
                    <m:t>0</m:t>
                  </w:ins>
                </m:r>
              </m:e>
            </m:d>
          </m:e>
        </m:d>
        <m:r>
          <w:ins w:id="684" w:author="Vasy Medov" w:date="2026-03-04T22:23:00Z">
            <w:rPr>
              <w:rFonts w:ascii="Cambria Math" w:eastAsiaTheme="minorEastAsia" w:hAnsi="Cambria Math"/>
            </w:rPr>
            <m:t>≈0.</m:t>
          </w:ins>
        </m:r>
        <m:r>
          <w:ins w:id="685" w:author="Vasy Medov" w:date="2026-03-04T22:24:00Z">
            <w:rPr>
              <w:rFonts w:ascii="Cambria Math" w:eastAsiaTheme="minorEastAsia" w:hAnsi="Cambria Math"/>
            </w:rPr>
            <m:t>5</m:t>
          </w:ins>
        </m:r>
      </m:oMath>
    </w:p>
    <w:p w14:paraId="70BFAA30" w14:textId="6D311E3E" w:rsidR="00D85764" w:rsidRDefault="00D85764" w:rsidP="008B2358">
      <w:pPr>
        <w:ind w:firstLine="708"/>
        <w:rPr>
          <w:ins w:id="686" w:author="Vasy Medov" w:date="2026-03-05T17:28:00Z"/>
          <w:rFonts w:eastAsiaTheme="minorEastAsia"/>
          <w:iCs/>
        </w:rPr>
      </w:pPr>
      <w:ins w:id="687" w:author="Vasy Medov" w:date="2026-03-04T22:24:00Z">
        <w:r>
          <w:rPr>
            <w:rFonts w:eastAsiaTheme="minorEastAsia"/>
            <w:iCs/>
          </w:rPr>
          <w:t>Условие сходимости выполняется – метод сходится.</w:t>
        </w:r>
      </w:ins>
    </w:p>
    <w:p w14:paraId="13F813F4" w14:textId="77777777" w:rsidR="008B2358" w:rsidRPr="00D85764" w:rsidRDefault="008B2358">
      <w:pPr>
        <w:ind w:firstLine="708"/>
        <w:rPr>
          <w:ins w:id="688" w:author="Vasy Medov" w:date="2026-03-04T22:23:00Z"/>
          <w:rFonts w:eastAsiaTheme="minorEastAsia"/>
          <w:iCs/>
          <w:rPrChange w:id="689" w:author="Vasy Medov" w:date="2026-03-04T22:24:00Z">
            <w:rPr>
              <w:ins w:id="690" w:author="Vasy Medov" w:date="2026-03-04T22:23:00Z"/>
              <w:rFonts w:eastAsiaTheme="minorEastAsia"/>
              <w:i/>
            </w:rPr>
          </w:rPrChange>
        </w:rPr>
        <w:pPrChange w:id="691" w:author="Vasy Medov" w:date="2026-03-05T17:28:00Z">
          <w:pPr/>
        </w:pPrChange>
      </w:pPr>
    </w:p>
    <w:tbl>
      <w:tblPr>
        <w:tblStyle w:val="ab"/>
        <w:tblW w:w="0" w:type="auto"/>
        <w:tblLook w:val="04A0" w:firstRow="1" w:lastRow="0" w:firstColumn="1" w:lastColumn="0" w:noHBand="0" w:noVBand="1"/>
        <w:tblPrChange w:id="692" w:author="Vasy Medov" w:date="2026-03-04T22:26:00Z">
          <w:tblPr>
            <w:tblStyle w:val="ab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12"/>
        <w:gridCol w:w="1754"/>
        <w:gridCol w:w="1735"/>
        <w:gridCol w:w="1773"/>
        <w:gridCol w:w="1735"/>
        <w:gridCol w:w="1735"/>
        <w:tblGridChange w:id="693">
          <w:tblGrid>
            <w:gridCol w:w="612"/>
            <w:gridCol w:w="12"/>
            <w:gridCol w:w="1742"/>
            <w:gridCol w:w="127"/>
            <w:gridCol w:w="1608"/>
            <w:gridCol w:w="261"/>
            <w:gridCol w:w="1512"/>
            <w:gridCol w:w="357"/>
            <w:gridCol w:w="1378"/>
            <w:gridCol w:w="491"/>
            <w:gridCol w:w="1244"/>
            <w:gridCol w:w="625"/>
          </w:tblGrid>
        </w:tblGridChange>
      </w:tblGrid>
      <w:tr w:rsidR="0020203D" w14:paraId="3F6C1C4E" w14:textId="69C8D999" w:rsidTr="0020203D">
        <w:trPr>
          <w:ins w:id="694" w:author="Vasy Medov" w:date="2026-03-04T22:25:00Z"/>
        </w:trPr>
        <w:tc>
          <w:tcPr>
            <w:tcW w:w="612" w:type="dxa"/>
            <w:vAlign w:val="center"/>
            <w:tcPrChange w:id="695" w:author="Vasy Medov" w:date="2026-03-04T22:26:00Z">
              <w:tcPr>
                <w:tcW w:w="624" w:type="dxa"/>
                <w:gridSpan w:val="2"/>
                <w:vAlign w:val="center"/>
              </w:tcPr>
            </w:tcPrChange>
          </w:tcPr>
          <w:p w14:paraId="79792C0F" w14:textId="1383D4F2" w:rsidR="0020203D" w:rsidRPr="0020203D" w:rsidRDefault="0020203D">
            <w:pPr>
              <w:ind w:firstLine="0"/>
              <w:jc w:val="center"/>
              <w:rPr>
                <w:ins w:id="696" w:author="Vasy Medov" w:date="2026-03-04T22:25:00Z"/>
                <w:rFonts w:eastAsiaTheme="minorEastAsia"/>
                <w:b/>
                <w:bCs/>
                <w:rPrChange w:id="697" w:author="Vasy Medov" w:date="2026-03-04T22:28:00Z">
                  <w:rPr>
                    <w:ins w:id="698" w:author="Vasy Medov" w:date="2026-03-04T22:25:00Z"/>
                    <w:rFonts w:eastAsiaTheme="minorEastAsia"/>
                  </w:rPr>
                </w:rPrChange>
              </w:rPr>
              <w:pPrChange w:id="699" w:author="Vasy Medov" w:date="2026-03-04T22:26:00Z">
                <w:pPr>
                  <w:ind w:firstLine="0"/>
                </w:pPr>
              </w:pPrChange>
            </w:pPr>
            <w:ins w:id="700" w:author="Vasy Medov" w:date="2026-03-04T22:25:00Z">
              <w:r w:rsidRPr="0020203D">
                <w:rPr>
                  <w:rFonts w:eastAsiaTheme="minorEastAsia"/>
                  <w:b/>
                  <w:bCs/>
                  <w:rPrChange w:id="701" w:author="Vasy Medov" w:date="2026-03-04T22:28:00Z">
                    <w:rPr>
                      <w:rFonts w:eastAsiaTheme="minorEastAsia"/>
                    </w:rPr>
                  </w:rPrChange>
                </w:rPr>
                <w:lastRenderedPageBreak/>
                <w:t>№</w:t>
              </w:r>
            </w:ins>
          </w:p>
        </w:tc>
        <w:tc>
          <w:tcPr>
            <w:tcW w:w="1754" w:type="dxa"/>
            <w:vAlign w:val="center"/>
            <w:tcPrChange w:id="702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389C21E1" w14:textId="12422D23" w:rsidR="0020203D" w:rsidRPr="0020203D" w:rsidRDefault="00000000">
            <w:pPr>
              <w:ind w:firstLine="0"/>
              <w:jc w:val="center"/>
              <w:rPr>
                <w:ins w:id="703" w:author="Vasy Medov" w:date="2026-03-04T22:25:00Z"/>
                <w:rFonts w:eastAsiaTheme="minorEastAsia"/>
                <w:lang w:val="en-US"/>
                <w:rPrChange w:id="704" w:author="Vasy Medov" w:date="2026-03-04T22:26:00Z">
                  <w:rPr>
                    <w:ins w:id="705" w:author="Vasy Medov" w:date="2026-03-04T22:25:00Z"/>
                    <w:rFonts w:eastAsiaTheme="minorEastAsia"/>
                  </w:rPr>
                </w:rPrChange>
              </w:rPr>
              <w:pPrChange w:id="706" w:author="Vasy Medov" w:date="2026-03-04T22:26:00Z">
                <w:pPr>
                  <w:ind w:firstLine="0"/>
                </w:pPr>
              </w:pPrChange>
            </w:pPr>
            <m:oMathPara>
              <m:oMath>
                <m:sSub>
                  <m:sSubPr>
                    <m:ctrlPr>
                      <w:ins w:id="707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US"/>
                        </w:rPr>
                      </w:ins>
                    </m:ctrlPr>
                  </m:sSubPr>
                  <m:e>
                    <m:r>
                      <w:ins w:id="708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w:ins>
                    </m:r>
                    <m:ctrlPr>
                      <w:ins w:id="709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sz w:val="24"/>
                          <w:szCs w:val="24"/>
                          <w:lang w:val="en-US"/>
                        </w:rPr>
                      </w:ins>
                    </m:ctrlPr>
                  </m:e>
                  <m:sub>
                    <m:r>
                      <w:ins w:id="710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k</m:t>
                      </w:ins>
                    </m:r>
                  </m:sub>
                </m:sSub>
              </m:oMath>
            </m:oMathPara>
          </w:p>
        </w:tc>
        <w:tc>
          <w:tcPr>
            <w:tcW w:w="1735" w:type="dxa"/>
            <w:vAlign w:val="center"/>
            <w:tcPrChange w:id="711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58CC73E7" w14:textId="28C68EFD" w:rsidR="0020203D" w:rsidRDefault="00000000">
            <w:pPr>
              <w:ind w:firstLine="0"/>
              <w:jc w:val="center"/>
              <w:rPr>
                <w:ins w:id="712" w:author="Vasy Medov" w:date="2026-03-04T22:25:00Z"/>
                <w:rFonts w:eastAsiaTheme="minorEastAsia"/>
              </w:rPr>
              <w:pPrChange w:id="713" w:author="Vasy Medov" w:date="2026-03-04T22:26:00Z">
                <w:pPr>
                  <w:ind w:firstLine="0"/>
                </w:pPr>
              </w:pPrChange>
            </w:pPr>
            <m:oMathPara>
              <m:oMath>
                <m:sSub>
                  <m:sSubPr>
                    <m:ctrlPr>
                      <w:ins w:id="714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US"/>
                        </w:rPr>
                      </w:ins>
                    </m:ctrlPr>
                  </m:sSubPr>
                  <m:e>
                    <m:r>
                      <w:ins w:id="715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w:ins>
                    </m:r>
                    <m:ctrlPr>
                      <w:ins w:id="716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sz w:val="24"/>
                          <w:szCs w:val="24"/>
                          <w:lang w:val="en-US"/>
                        </w:rPr>
                      </w:ins>
                    </m:ctrlPr>
                  </m:e>
                  <m:sub>
                    <m:r>
                      <w:ins w:id="717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k</m:t>
                      </w:ins>
                    </m:r>
                  </m:sub>
                </m:sSub>
              </m:oMath>
            </m:oMathPara>
          </w:p>
        </w:tc>
        <w:tc>
          <w:tcPr>
            <w:tcW w:w="1773" w:type="dxa"/>
            <w:vAlign w:val="center"/>
            <w:tcPrChange w:id="718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3687437A" w14:textId="0D216CB0" w:rsidR="0020203D" w:rsidRDefault="00000000">
            <w:pPr>
              <w:ind w:firstLine="0"/>
              <w:jc w:val="center"/>
              <w:rPr>
                <w:ins w:id="719" w:author="Vasy Medov" w:date="2026-03-04T22:25:00Z"/>
                <w:rFonts w:eastAsiaTheme="minorEastAsia"/>
              </w:rPr>
              <w:pPrChange w:id="720" w:author="Vasy Medov" w:date="2026-03-04T22:26:00Z">
                <w:pPr>
                  <w:ind w:firstLine="0"/>
                </w:pPr>
              </w:pPrChange>
            </w:pPr>
            <m:oMathPara>
              <m:oMath>
                <m:sSub>
                  <m:sSubPr>
                    <m:ctrlPr>
                      <w:ins w:id="721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US"/>
                        </w:rPr>
                      </w:ins>
                    </m:ctrlPr>
                  </m:sSubPr>
                  <m:e>
                    <m:r>
                      <w:ins w:id="722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w:ins>
                    </m:r>
                    <m:ctrlPr>
                      <w:ins w:id="723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sz w:val="24"/>
                          <w:szCs w:val="24"/>
                          <w:lang w:val="en-US"/>
                        </w:rPr>
                      </w:ins>
                    </m:ctrlPr>
                  </m:e>
                  <m:sub>
                    <m:r>
                      <w:ins w:id="724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k+1</m:t>
                      </w:ins>
                    </m:r>
                  </m:sub>
                </m:sSub>
              </m:oMath>
            </m:oMathPara>
          </w:p>
        </w:tc>
        <w:tc>
          <w:tcPr>
            <w:tcW w:w="1735" w:type="dxa"/>
            <w:vAlign w:val="center"/>
            <w:tcPrChange w:id="725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7E3481FF" w14:textId="36E140D1" w:rsidR="0020203D" w:rsidRPr="0020203D" w:rsidRDefault="00000000">
            <w:pPr>
              <w:ind w:firstLine="0"/>
              <w:jc w:val="center"/>
              <w:rPr>
                <w:ins w:id="726" w:author="Vasy Medov" w:date="2026-03-04T22:25:00Z"/>
                <w:rFonts w:eastAsiaTheme="minorEastAsia"/>
                <w:b/>
                <w:bCs/>
                <w:rPrChange w:id="727" w:author="Vasy Medov" w:date="2026-03-04T22:27:00Z">
                  <w:rPr>
                    <w:ins w:id="728" w:author="Vasy Medov" w:date="2026-03-04T22:25:00Z"/>
                    <w:rFonts w:eastAsiaTheme="minorEastAsia"/>
                  </w:rPr>
                </w:rPrChange>
              </w:rPr>
              <w:pPrChange w:id="729" w:author="Vasy Medov" w:date="2026-03-04T22:26:00Z">
                <w:pPr>
                  <w:ind w:firstLine="0"/>
                </w:pPr>
              </w:pPrChange>
            </w:pPr>
            <m:oMathPara>
              <m:oMath>
                <m:sSub>
                  <m:sSubPr>
                    <m:ctrlPr>
                      <w:ins w:id="730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US"/>
                        </w:rPr>
                      </w:ins>
                    </m:ctrlPr>
                  </m:sSubPr>
                  <m:e>
                    <m:r>
                      <w:ins w:id="731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w:ins>
                    </m:r>
                    <m:ctrlPr>
                      <w:ins w:id="732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sz w:val="24"/>
                          <w:szCs w:val="24"/>
                          <w:lang w:val="en-US"/>
                        </w:rPr>
                      </w:ins>
                    </m:ctrlPr>
                  </m:e>
                  <m:sub>
                    <m:r>
                      <w:ins w:id="733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k+1</m:t>
                      </w:ins>
                    </m:r>
                  </m:sub>
                </m:sSub>
              </m:oMath>
            </m:oMathPara>
          </w:p>
        </w:tc>
        <w:tc>
          <w:tcPr>
            <w:tcW w:w="1735" w:type="dxa"/>
            <w:tcPrChange w:id="734" w:author="Vasy Medov" w:date="2026-03-04T22:26:00Z">
              <w:tcPr>
                <w:tcW w:w="1869" w:type="dxa"/>
                <w:gridSpan w:val="2"/>
              </w:tcPr>
            </w:tcPrChange>
          </w:tcPr>
          <w:p w14:paraId="5950C003" w14:textId="5E18DB67" w:rsidR="0020203D" w:rsidRPr="0020203D" w:rsidRDefault="0020203D" w:rsidP="0020203D">
            <w:pPr>
              <w:ind w:firstLine="0"/>
              <w:jc w:val="center"/>
              <w:rPr>
                <w:ins w:id="735" w:author="Vasy Medov" w:date="2026-03-04T22:26:00Z"/>
                <w:rFonts w:eastAsiaTheme="minorEastAsia"/>
                <w:b/>
                <w:bCs/>
                <w:i/>
                <w:lang w:val="en-US"/>
                <w:rPrChange w:id="736" w:author="Vasy Medov" w:date="2026-03-04T22:27:00Z">
                  <w:rPr>
                    <w:ins w:id="737" w:author="Vasy Medov" w:date="2026-03-04T22:26:00Z"/>
                    <w:rFonts w:eastAsiaTheme="minorEastAsia"/>
                  </w:rPr>
                </w:rPrChange>
              </w:rPr>
            </w:pPr>
            <m:oMathPara>
              <m:oMath>
                <m:r>
                  <w:ins w:id="738" w:author="Vasy Medov" w:date="2026-03-04T22:27:00Z"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∆x</m:t>
                  </w:ins>
                </m:r>
              </m:oMath>
            </m:oMathPara>
          </w:p>
        </w:tc>
      </w:tr>
      <w:tr w:rsidR="0020203D" w14:paraId="245B79B3" w14:textId="09E30F7B" w:rsidTr="0020203D">
        <w:trPr>
          <w:ins w:id="739" w:author="Vasy Medov" w:date="2026-03-04T22:25:00Z"/>
        </w:trPr>
        <w:tc>
          <w:tcPr>
            <w:tcW w:w="612" w:type="dxa"/>
            <w:vAlign w:val="center"/>
            <w:tcPrChange w:id="740" w:author="Vasy Medov" w:date="2026-03-04T22:26:00Z">
              <w:tcPr>
                <w:tcW w:w="624" w:type="dxa"/>
                <w:gridSpan w:val="2"/>
                <w:vAlign w:val="center"/>
              </w:tcPr>
            </w:tcPrChange>
          </w:tcPr>
          <w:p w14:paraId="3186C22A" w14:textId="7D1B32D9" w:rsidR="0020203D" w:rsidRDefault="0020203D">
            <w:pPr>
              <w:ind w:firstLine="0"/>
              <w:jc w:val="center"/>
              <w:rPr>
                <w:ins w:id="741" w:author="Vasy Medov" w:date="2026-03-04T22:25:00Z"/>
                <w:rFonts w:eastAsiaTheme="minorEastAsia"/>
              </w:rPr>
              <w:pPrChange w:id="742" w:author="Vasy Medov" w:date="2026-03-04T22:26:00Z">
                <w:pPr>
                  <w:ind w:firstLine="0"/>
                </w:pPr>
              </w:pPrChange>
            </w:pPr>
            <w:ins w:id="743" w:author="Vasy Medov" w:date="2026-03-04T22:26:00Z">
              <w:r>
                <w:rPr>
                  <w:rFonts w:eastAsiaTheme="minorEastAsia"/>
                </w:rPr>
                <w:t>0</w:t>
              </w:r>
            </w:ins>
          </w:p>
        </w:tc>
        <w:tc>
          <w:tcPr>
            <w:tcW w:w="1754" w:type="dxa"/>
            <w:vAlign w:val="center"/>
            <w:tcPrChange w:id="744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19D39954" w14:textId="4B21CA60" w:rsidR="0020203D" w:rsidRPr="0020203D" w:rsidRDefault="0020203D">
            <w:pPr>
              <w:ind w:firstLine="0"/>
              <w:jc w:val="center"/>
              <w:rPr>
                <w:ins w:id="745" w:author="Vasy Medov" w:date="2026-03-04T22:25:00Z"/>
                <w:rFonts w:eastAsiaTheme="minorEastAsia"/>
                <w:lang w:val="en-US"/>
                <w:rPrChange w:id="746" w:author="Vasy Medov" w:date="2026-03-04T22:28:00Z">
                  <w:rPr>
                    <w:ins w:id="747" w:author="Vasy Medov" w:date="2026-03-04T22:25:00Z"/>
                    <w:rFonts w:eastAsiaTheme="minorEastAsia"/>
                  </w:rPr>
                </w:rPrChange>
              </w:rPr>
              <w:pPrChange w:id="748" w:author="Vasy Medov" w:date="2026-03-04T22:26:00Z">
                <w:pPr>
                  <w:ind w:firstLine="0"/>
                </w:pPr>
              </w:pPrChange>
            </w:pPr>
            <w:ins w:id="749" w:author="Vasy Medov" w:date="2026-03-04T22:28:00Z">
              <w:r>
                <w:rPr>
                  <w:rFonts w:eastAsiaTheme="minorEastAsia"/>
                  <w:lang w:val="en-US"/>
                </w:rPr>
                <w:t>-0.250</w:t>
              </w:r>
            </w:ins>
          </w:p>
        </w:tc>
        <w:tc>
          <w:tcPr>
            <w:tcW w:w="1735" w:type="dxa"/>
            <w:vAlign w:val="center"/>
            <w:tcPrChange w:id="750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65ADFDB6" w14:textId="71F24B14" w:rsidR="0020203D" w:rsidRPr="0020203D" w:rsidRDefault="0020203D">
            <w:pPr>
              <w:ind w:firstLine="0"/>
              <w:jc w:val="center"/>
              <w:rPr>
                <w:ins w:id="751" w:author="Vasy Medov" w:date="2026-03-04T22:25:00Z"/>
                <w:rFonts w:eastAsiaTheme="minorEastAsia"/>
                <w:lang w:val="en-US"/>
                <w:rPrChange w:id="752" w:author="Vasy Medov" w:date="2026-03-04T22:28:00Z">
                  <w:rPr>
                    <w:ins w:id="753" w:author="Vasy Medov" w:date="2026-03-04T22:25:00Z"/>
                    <w:rFonts w:eastAsiaTheme="minorEastAsia"/>
                  </w:rPr>
                </w:rPrChange>
              </w:rPr>
              <w:pPrChange w:id="754" w:author="Vasy Medov" w:date="2026-03-04T22:26:00Z">
                <w:pPr>
                  <w:ind w:firstLine="0"/>
                </w:pPr>
              </w:pPrChange>
            </w:pPr>
            <w:ins w:id="755" w:author="Vasy Medov" w:date="2026-03-04T22:28:00Z">
              <w:r>
                <w:rPr>
                  <w:rFonts w:eastAsiaTheme="minorEastAsia"/>
                  <w:lang w:val="en-US"/>
                </w:rPr>
                <w:t>1.250</w:t>
              </w:r>
            </w:ins>
          </w:p>
        </w:tc>
        <w:tc>
          <w:tcPr>
            <w:tcW w:w="1773" w:type="dxa"/>
            <w:vAlign w:val="center"/>
            <w:tcPrChange w:id="756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5EEB12EC" w14:textId="2420C910" w:rsidR="0020203D" w:rsidRPr="0020203D" w:rsidRDefault="0020203D">
            <w:pPr>
              <w:ind w:firstLine="0"/>
              <w:jc w:val="center"/>
              <w:rPr>
                <w:ins w:id="757" w:author="Vasy Medov" w:date="2026-03-04T22:25:00Z"/>
                <w:rFonts w:eastAsiaTheme="minorEastAsia"/>
                <w:lang w:val="en-US"/>
                <w:rPrChange w:id="758" w:author="Vasy Medov" w:date="2026-03-04T22:28:00Z">
                  <w:rPr>
                    <w:ins w:id="759" w:author="Vasy Medov" w:date="2026-03-04T22:25:00Z"/>
                    <w:rFonts w:eastAsiaTheme="minorEastAsia"/>
                  </w:rPr>
                </w:rPrChange>
              </w:rPr>
              <w:pPrChange w:id="760" w:author="Vasy Medov" w:date="2026-03-04T22:26:00Z">
                <w:pPr>
                  <w:ind w:firstLine="0"/>
                </w:pPr>
              </w:pPrChange>
            </w:pPr>
            <w:ins w:id="761" w:author="Vasy Medov" w:date="2026-03-04T22:28:00Z">
              <w:r>
                <w:rPr>
                  <w:rFonts w:eastAsiaTheme="minorEastAsia"/>
                  <w:lang w:val="en-US"/>
                </w:rPr>
                <w:t>-0.269</w:t>
              </w:r>
            </w:ins>
          </w:p>
        </w:tc>
        <w:tc>
          <w:tcPr>
            <w:tcW w:w="1735" w:type="dxa"/>
            <w:vAlign w:val="center"/>
            <w:tcPrChange w:id="762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7B41BF79" w14:textId="3BD80385" w:rsidR="0020203D" w:rsidRPr="0020203D" w:rsidRDefault="0020203D">
            <w:pPr>
              <w:ind w:firstLine="0"/>
              <w:jc w:val="center"/>
              <w:rPr>
                <w:ins w:id="763" w:author="Vasy Medov" w:date="2026-03-04T22:25:00Z"/>
                <w:rFonts w:eastAsiaTheme="minorEastAsia"/>
                <w:lang w:val="en-US"/>
                <w:rPrChange w:id="764" w:author="Vasy Medov" w:date="2026-03-04T22:28:00Z">
                  <w:rPr>
                    <w:ins w:id="765" w:author="Vasy Medov" w:date="2026-03-04T22:25:00Z"/>
                    <w:rFonts w:eastAsiaTheme="minorEastAsia"/>
                  </w:rPr>
                </w:rPrChange>
              </w:rPr>
              <w:pPrChange w:id="766" w:author="Vasy Medov" w:date="2026-03-04T22:26:00Z">
                <w:pPr>
                  <w:ind w:firstLine="0"/>
                </w:pPr>
              </w:pPrChange>
            </w:pPr>
            <w:ins w:id="767" w:author="Vasy Medov" w:date="2026-03-04T22:28:00Z">
              <w:r>
                <w:rPr>
                  <w:rFonts w:eastAsiaTheme="minorEastAsia"/>
                  <w:lang w:val="en-US"/>
                </w:rPr>
                <w:t>1.124</w:t>
              </w:r>
            </w:ins>
          </w:p>
        </w:tc>
        <w:tc>
          <w:tcPr>
            <w:tcW w:w="1735" w:type="dxa"/>
            <w:tcPrChange w:id="768" w:author="Vasy Medov" w:date="2026-03-04T22:26:00Z">
              <w:tcPr>
                <w:tcW w:w="1869" w:type="dxa"/>
                <w:gridSpan w:val="2"/>
              </w:tcPr>
            </w:tcPrChange>
          </w:tcPr>
          <w:p w14:paraId="66D593BC" w14:textId="77777777" w:rsidR="0020203D" w:rsidRDefault="0020203D" w:rsidP="0020203D">
            <w:pPr>
              <w:ind w:firstLine="0"/>
              <w:jc w:val="center"/>
              <w:rPr>
                <w:ins w:id="769" w:author="Vasy Medov" w:date="2026-03-04T22:26:00Z"/>
                <w:rFonts w:eastAsiaTheme="minorEastAsia"/>
              </w:rPr>
            </w:pPr>
          </w:p>
        </w:tc>
      </w:tr>
      <w:tr w:rsidR="0020203D" w14:paraId="70A7076E" w14:textId="2A917A06" w:rsidTr="0020203D">
        <w:trPr>
          <w:ins w:id="770" w:author="Vasy Medov" w:date="2026-03-04T22:25:00Z"/>
        </w:trPr>
        <w:tc>
          <w:tcPr>
            <w:tcW w:w="612" w:type="dxa"/>
            <w:vAlign w:val="center"/>
            <w:tcPrChange w:id="771" w:author="Vasy Medov" w:date="2026-03-04T22:26:00Z">
              <w:tcPr>
                <w:tcW w:w="624" w:type="dxa"/>
                <w:gridSpan w:val="2"/>
                <w:vAlign w:val="center"/>
              </w:tcPr>
            </w:tcPrChange>
          </w:tcPr>
          <w:p w14:paraId="64587B80" w14:textId="2AB3B243" w:rsidR="0020203D" w:rsidRDefault="0020203D">
            <w:pPr>
              <w:ind w:firstLine="0"/>
              <w:jc w:val="center"/>
              <w:rPr>
                <w:ins w:id="772" w:author="Vasy Medov" w:date="2026-03-04T22:25:00Z"/>
                <w:rFonts w:eastAsiaTheme="minorEastAsia"/>
              </w:rPr>
              <w:pPrChange w:id="773" w:author="Vasy Medov" w:date="2026-03-04T22:26:00Z">
                <w:pPr>
                  <w:ind w:firstLine="0"/>
                </w:pPr>
              </w:pPrChange>
            </w:pPr>
            <w:ins w:id="774" w:author="Vasy Medov" w:date="2026-03-04T22:26:00Z">
              <w:r>
                <w:rPr>
                  <w:rFonts w:eastAsiaTheme="minorEastAsia"/>
                </w:rPr>
                <w:t>1</w:t>
              </w:r>
            </w:ins>
          </w:p>
        </w:tc>
        <w:tc>
          <w:tcPr>
            <w:tcW w:w="1754" w:type="dxa"/>
            <w:vAlign w:val="center"/>
            <w:tcPrChange w:id="775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3186D589" w14:textId="39346CE3" w:rsidR="0020203D" w:rsidRPr="0020203D" w:rsidRDefault="0020203D">
            <w:pPr>
              <w:ind w:firstLine="0"/>
              <w:jc w:val="center"/>
              <w:rPr>
                <w:ins w:id="776" w:author="Vasy Medov" w:date="2026-03-04T22:25:00Z"/>
                <w:rFonts w:eastAsiaTheme="minorEastAsia"/>
                <w:lang w:val="en-US"/>
                <w:rPrChange w:id="777" w:author="Vasy Medov" w:date="2026-03-04T22:28:00Z">
                  <w:rPr>
                    <w:ins w:id="778" w:author="Vasy Medov" w:date="2026-03-04T22:25:00Z"/>
                    <w:rFonts w:eastAsiaTheme="minorEastAsia"/>
                  </w:rPr>
                </w:rPrChange>
              </w:rPr>
              <w:pPrChange w:id="779" w:author="Vasy Medov" w:date="2026-03-04T22:26:00Z">
                <w:pPr>
                  <w:ind w:firstLine="0"/>
                </w:pPr>
              </w:pPrChange>
            </w:pPr>
            <w:ins w:id="780" w:author="Vasy Medov" w:date="2026-03-04T22:28:00Z">
              <w:r>
                <w:rPr>
                  <w:rFonts w:eastAsiaTheme="minorEastAsia"/>
                  <w:lang w:val="en-US"/>
                </w:rPr>
                <w:t>-0.269</w:t>
              </w:r>
            </w:ins>
          </w:p>
        </w:tc>
        <w:tc>
          <w:tcPr>
            <w:tcW w:w="1735" w:type="dxa"/>
            <w:vAlign w:val="center"/>
            <w:tcPrChange w:id="781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1CBAC229" w14:textId="0BC5A084" w:rsidR="0020203D" w:rsidRPr="0020203D" w:rsidRDefault="0020203D">
            <w:pPr>
              <w:ind w:firstLine="0"/>
              <w:jc w:val="center"/>
              <w:rPr>
                <w:ins w:id="782" w:author="Vasy Medov" w:date="2026-03-04T22:25:00Z"/>
                <w:rFonts w:eastAsiaTheme="minorEastAsia"/>
                <w:lang w:val="en-US"/>
                <w:rPrChange w:id="783" w:author="Vasy Medov" w:date="2026-03-04T22:28:00Z">
                  <w:rPr>
                    <w:ins w:id="784" w:author="Vasy Medov" w:date="2026-03-04T22:25:00Z"/>
                    <w:rFonts w:eastAsiaTheme="minorEastAsia"/>
                  </w:rPr>
                </w:rPrChange>
              </w:rPr>
              <w:pPrChange w:id="785" w:author="Vasy Medov" w:date="2026-03-04T22:26:00Z">
                <w:pPr>
                  <w:ind w:firstLine="0"/>
                </w:pPr>
              </w:pPrChange>
            </w:pPr>
            <w:ins w:id="786" w:author="Vasy Medov" w:date="2026-03-04T22:28:00Z">
              <w:r>
                <w:rPr>
                  <w:rFonts w:eastAsiaTheme="minorEastAsia"/>
                  <w:lang w:val="en-US"/>
                </w:rPr>
                <w:t>1.124</w:t>
              </w:r>
            </w:ins>
          </w:p>
        </w:tc>
        <w:tc>
          <w:tcPr>
            <w:tcW w:w="1773" w:type="dxa"/>
            <w:vAlign w:val="center"/>
            <w:tcPrChange w:id="787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43B76D1F" w14:textId="0CED5BDF" w:rsidR="0020203D" w:rsidRPr="0020203D" w:rsidRDefault="0020203D">
            <w:pPr>
              <w:ind w:firstLine="0"/>
              <w:jc w:val="center"/>
              <w:rPr>
                <w:ins w:id="788" w:author="Vasy Medov" w:date="2026-03-04T22:25:00Z"/>
                <w:rFonts w:eastAsiaTheme="minorEastAsia"/>
                <w:lang w:val="en-US"/>
                <w:rPrChange w:id="789" w:author="Vasy Medov" w:date="2026-03-04T22:28:00Z">
                  <w:rPr>
                    <w:ins w:id="790" w:author="Vasy Medov" w:date="2026-03-04T22:25:00Z"/>
                    <w:rFonts w:eastAsiaTheme="minorEastAsia"/>
                  </w:rPr>
                </w:rPrChange>
              </w:rPr>
              <w:pPrChange w:id="791" w:author="Vasy Medov" w:date="2026-03-04T22:26:00Z">
                <w:pPr>
                  <w:ind w:firstLine="0"/>
                </w:pPr>
              </w:pPrChange>
            </w:pPr>
            <w:ins w:id="792" w:author="Vasy Medov" w:date="2026-03-04T22:28:00Z">
              <w:r>
                <w:rPr>
                  <w:rFonts w:eastAsiaTheme="minorEastAsia"/>
                  <w:lang w:val="en-US"/>
                </w:rPr>
                <w:t>-0.292</w:t>
              </w:r>
            </w:ins>
          </w:p>
        </w:tc>
        <w:tc>
          <w:tcPr>
            <w:tcW w:w="1735" w:type="dxa"/>
            <w:vAlign w:val="center"/>
            <w:tcPrChange w:id="793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6EE20A03" w14:textId="0805E29B" w:rsidR="0020203D" w:rsidRPr="0020203D" w:rsidRDefault="0020203D">
            <w:pPr>
              <w:ind w:firstLine="0"/>
              <w:jc w:val="center"/>
              <w:rPr>
                <w:ins w:id="794" w:author="Vasy Medov" w:date="2026-03-04T22:25:00Z"/>
                <w:rFonts w:eastAsiaTheme="minorEastAsia"/>
                <w:lang w:val="en-US"/>
                <w:rPrChange w:id="795" w:author="Vasy Medov" w:date="2026-03-04T22:28:00Z">
                  <w:rPr>
                    <w:ins w:id="796" w:author="Vasy Medov" w:date="2026-03-04T22:25:00Z"/>
                    <w:rFonts w:eastAsiaTheme="minorEastAsia"/>
                  </w:rPr>
                </w:rPrChange>
              </w:rPr>
              <w:pPrChange w:id="797" w:author="Vasy Medov" w:date="2026-03-04T22:26:00Z">
                <w:pPr>
                  <w:ind w:firstLine="0"/>
                </w:pPr>
              </w:pPrChange>
            </w:pPr>
            <w:ins w:id="798" w:author="Vasy Medov" w:date="2026-03-04T22:28:00Z">
              <w:r>
                <w:rPr>
                  <w:rFonts w:eastAsiaTheme="minorEastAsia"/>
                  <w:lang w:val="en-US"/>
                </w:rPr>
                <w:t>1.133</w:t>
              </w:r>
            </w:ins>
          </w:p>
        </w:tc>
        <w:tc>
          <w:tcPr>
            <w:tcW w:w="1735" w:type="dxa"/>
            <w:tcPrChange w:id="799" w:author="Vasy Medov" w:date="2026-03-04T22:26:00Z">
              <w:tcPr>
                <w:tcW w:w="1869" w:type="dxa"/>
                <w:gridSpan w:val="2"/>
              </w:tcPr>
            </w:tcPrChange>
          </w:tcPr>
          <w:p w14:paraId="2A031325" w14:textId="0E2DD0D7" w:rsidR="0020203D" w:rsidRPr="0020203D" w:rsidRDefault="0020203D" w:rsidP="0020203D">
            <w:pPr>
              <w:ind w:firstLine="0"/>
              <w:jc w:val="center"/>
              <w:rPr>
                <w:ins w:id="800" w:author="Vasy Medov" w:date="2026-03-04T22:26:00Z"/>
                <w:rFonts w:eastAsiaTheme="minorEastAsia"/>
                <w:lang w:val="en-US"/>
                <w:rPrChange w:id="801" w:author="Vasy Medov" w:date="2026-03-04T22:28:00Z">
                  <w:rPr>
                    <w:ins w:id="802" w:author="Vasy Medov" w:date="2026-03-04T22:26:00Z"/>
                    <w:rFonts w:eastAsiaTheme="minorEastAsia"/>
                  </w:rPr>
                </w:rPrChange>
              </w:rPr>
            </w:pPr>
            <w:ins w:id="803" w:author="Vasy Medov" w:date="2026-03-04T22:28:00Z">
              <w:r>
                <w:rPr>
                  <w:rFonts w:eastAsiaTheme="minorEastAsia"/>
                  <w:lang w:val="en-US"/>
                </w:rPr>
                <w:t>0.023</w:t>
              </w:r>
            </w:ins>
          </w:p>
        </w:tc>
      </w:tr>
      <w:tr w:rsidR="0020203D" w14:paraId="66D68D2D" w14:textId="5302398C" w:rsidTr="0020203D">
        <w:trPr>
          <w:ins w:id="804" w:author="Vasy Medov" w:date="2026-03-04T22:25:00Z"/>
        </w:trPr>
        <w:tc>
          <w:tcPr>
            <w:tcW w:w="612" w:type="dxa"/>
            <w:vAlign w:val="center"/>
            <w:tcPrChange w:id="805" w:author="Vasy Medov" w:date="2026-03-04T22:26:00Z">
              <w:tcPr>
                <w:tcW w:w="624" w:type="dxa"/>
                <w:gridSpan w:val="2"/>
                <w:vAlign w:val="center"/>
              </w:tcPr>
            </w:tcPrChange>
          </w:tcPr>
          <w:p w14:paraId="52D4E7FE" w14:textId="4225A673" w:rsidR="0020203D" w:rsidRDefault="0020203D">
            <w:pPr>
              <w:ind w:firstLine="0"/>
              <w:jc w:val="center"/>
              <w:rPr>
                <w:ins w:id="806" w:author="Vasy Medov" w:date="2026-03-04T22:25:00Z"/>
                <w:rFonts w:eastAsiaTheme="minorEastAsia"/>
              </w:rPr>
              <w:pPrChange w:id="807" w:author="Vasy Medov" w:date="2026-03-04T22:26:00Z">
                <w:pPr>
                  <w:ind w:firstLine="0"/>
                </w:pPr>
              </w:pPrChange>
            </w:pPr>
            <w:ins w:id="808" w:author="Vasy Medov" w:date="2026-03-04T22:26:00Z">
              <w:r>
                <w:rPr>
                  <w:rFonts w:eastAsiaTheme="minorEastAsia"/>
                </w:rPr>
                <w:t>2</w:t>
              </w:r>
            </w:ins>
          </w:p>
        </w:tc>
        <w:tc>
          <w:tcPr>
            <w:tcW w:w="1754" w:type="dxa"/>
            <w:vAlign w:val="center"/>
            <w:tcPrChange w:id="809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4CD4DDCE" w14:textId="187AA19D" w:rsidR="0020203D" w:rsidRPr="0020203D" w:rsidRDefault="0020203D">
            <w:pPr>
              <w:ind w:firstLine="0"/>
              <w:jc w:val="center"/>
              <w:rPr>
                <w:ins w:id="810" w:author="Vasy Medov" w:date="2026-03-04T22:25:00Z"/>
                <w:rFonts w:eastAsiaTheme="minorEastAsia"/>
                <w:lang w:val="en-US"/>
                <w:rPrChange w:id="811" w:author="Vasy Medov" w:date="2026-03-04T22:28:00Z">
                  <w:rPr>
                    <w:ins w:id="812" w:author="Vasy Medov" w:date="2026-03-04T22:25:00Z"/>
                    <w:rFonts w:eastAsiaTheme="minorEastAsia"/>
                  </w:rPr>
                </w:rPrChange>
              </w:rPr>
              <w:pPrChange w:id="813" w:author="Vasy Medov" w:date="2026-03-04T22:26:00Z">
                <w:pPr>
                  <w:ind w:firstLine="0"/>
                </w:pPr>
              </w:pPrChange>
            </w:pPr>
            <w:ins w:id="814" w:author="Vasy Medov" w:date="2026-03-04T22:28:00Z">
              <w:r>
                <w:rPr>
                  <w:rFonts w:eastAsiaTheme="minorEastAsia"/>
                  <w:lang w:val="en-US"/>
                </w:rPr>
                <w:t>-0.292</w:t>
              </w:r>
            </w:ins>
          </w:p>
        </w:tc>
        <w:tc>
          <w:tcPr>
            <w:tcW w:w="1735" w:type="dxa"/>
            <w:vAlign w:val="center"/>
            <w:tcPrChange w:id="815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1D4DFC35" w14:textId="466D0B98" w:rsidR="0020203D" w:rsidRPr="0020203D" w:rsidRDefault="0020203D">
            <w:pPr>
              <w:ind w:firstLine="0"/>
              <w:jc w:val="center"/>
              <w:rPr>
                <w:ins w:id="816" w:author="Vasy Medov" w:date="2026-03-04T22:25:00Z"/>
                <w:rFonts w:eastAsiaTheme="minorEastAsia"/>
                <w:lang w:val="en-US"/>
                <w:rPrChange w:id="817" w:author="Vasy Medov" w:date="2026-03-04T22:28:00Z">
                  <w:rPr>
                    <w:ins w:id="818" w:author="Vasy Medov" w:date="2026-03-04T22:25:00Z"/>
                    <w:rFonts w:eastAsiaTheme="minorEastAsia"/>
                  </w:rPr>
                </w:rPrChange>
              </w:rPr>
              <w:pPrChange w:id="819" w:author="Vasy Medov" w:date="2026-03-04T22:26:00Z">
                <w:pPr>
                  <w:ind w:firstLine="0"/>
                </w:pPr>
              </w:pPrChange>
            </w:pPr>
            <w:ins w:id="820" w:author="Vasy Medov" w:date="2026-03-04T22:28:00Z">
              <w:r>
                <w:rPr>
                  <w:rFonts w:eastAsiaTheme="minorEastAsia"/>
                  <w:lang w:val="en-US"/>
                </w:rPr>
                <w:t>1.133</w:t>
              </w:r>
            </w:ins>
          </w:p>
        </w:tc>
        <w:tc>
          <w:tcPr>
            <w:tcW w:w="1773" w:type="dxa"/>
            <w:vAlign w:val="center"/>
            <w:tcPrChange w:id="821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53D144F6" w14:textId="6294A8F1" w:rsidR="0020203D" w:rsidRPr="0020203D" w:rsidRDefault="0020203D">
            <w:pPr>
              <w:ind w:firstLine="0"/>
              <w:jc w:val="center"/>
              <w:rPr>
                <w:ins w:id="822" w:author="Vasy Medov" w:date="2026-03-04T22:25:00Z"/>
                <w:rFonts w:eastAsiaTheme="minorEastAsia"/>
                <w:lang w:val="en-US"/>
                <w:rPrChange w:id="823" w:author="Vasy Medov" w:date="2026-03-04T22:28:00Z">
                  <w:rPr>
                    <w:ins w:id="824" w:author="Vasy Medov" w:date="2026-03-04T22:25:00Z"/>
                    <w:rFonts w:eastAsiaTheme="minorEastAsia"/>
                  </w:rPr>
                </w:rPrChange>
              </w:rPr>
              <w:pPrChange w:id="825" w:author="Vasy Medov" w:date="2026-03-04T22:26:00Z">
                <w:pPr>
                  <w:ind w:firstLine="0"/>
                </w:pPr>
              </w:pPrChange>
            </w:pPr>
            <w:ins w:id="826" w:author="Vasy Medov" w:date="2026-03-04T22:28:00Z">
              <w:r>
                <w:rPr>
                  <w:rFonts w:eastAsiaTheme="minorEastAsia"/>
                  <w:lang w:val="en-US"/>
                </w:rPr>
                <w:t>-0.291</w:t>
              </w:r>
            </w:ins>
          </w:p>
        </w:tc>
        <w:tc>
          <w:tcPr>
            <w:tcW w:w="1735" w:type="dxa"/>
            <w:vAlign w:val="center"/>
            <w:tcPrChange w:id="827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1E4F64B1" w14:textId="528A51E0" w:rsidR="0020203D" w:rsidRPr="0020203D" w:rsidRDefault="0020203D">
            <w:pPr>
              <w:ind w:firstLine="0"/>
              <w:jc w:val="center"/>
              <w:rPr>
                <w:ins w:id="828" w:author="Vasy Medov" w:date="2026-03-04T22:25:00Z"/>
                <w:rFonts w:eastAsiaTheme="minorEastAsia"/>
                <w:lang w:val="en-US"/>
                <w:rPrChange w:id="829" w:author="Vasy Medov" w:date="2026-03-04T22:28:00Z">
                  <w:rPr>
                    <w:ins w:id="830" w:author="Vasy Medov" w:date="2026-03-04T22:25:00Z"/>
                    <w:rFonts w:eastAsiaTheme="minorEastAsia"/>
                  </w:rPr>
                </w:rPrChange>
              </w:rPr>
              <w:pPrChange w:id="831" w:author="Vasy Medov" w:date="2026-03-04T22:26:00Z">
                <w:pPr>
                  <w:ind w:firstLine="0"/>
                </w:pPr>
              </w:pPrChange>
            </w:pPr>
            <w:ins w:id="832" w:author="Vasy Medov" w:date="2026-03-04T22:28:00Z">
              <w:r>
                <w:rPr>
                  <w:rFonts w:eastAsiaTheme="minorEastAsia"/>
                  <w:lang w:val="en-US"/>
                </w:rPr>
                <w:t>1.144</w:t>
              </w:r>
            </w:ins>
          </w:p>
        </w:tc>
        <w:tc>
          <w:tcPr>
            <w:tcW w:w="1735" w:type="dxa"/>
            <w:tcPrChange w:id="833" w:author="Vasy Medov" w:date="2026-03-04T22:26:00Z">
              <w:tcPr>
                <w:tcW w:w="1869" w:type="dxa"/>
                <w:gridSpan w:val="2"/>
              </w:tcPr>
            </w:tcPrChange>
          </w:tcPr>
          <w:p w14:paraId="1766982A" w14:textId="41115203" w:rsidR="0020203D" w:rsidRPr="0020203D" w:rsidRDefault="0020203D" w:rsidP="0020203D">
            <w:pPr>
              <w:ind w:firstLine="0"/>
              <w:jc w:val="center"/>
              <w:rPr>
                <w:ins w:id="834" w:author="Vasy Medov" w:date="2026-03-04T22:26:00Z"/>
                <w:rFonts w:eastAsiaTheme="minorEastAsia"/>
                <w:lang w:val="en-US"/>
                <w:rPrChange w:id="835" w:author="Vasy Medov" w:date="2026-03-04T22:28:00Z">
                  <w:rPr>
                    <w:ins w:id="836" w:author="Vasy Medov" w:date="2026-03-04T22:26:00Z"/>
                    <w:rFonts w:eastAsiaTheme="minorEastAsia"/>
                  </w:rPr>
                </w:rPrChange>
              </w:rPr>
            </w:pPr>
            <w:ins w:id="837" w:author="Vasy Medov" w:date="2026-03-04T22:28:00Z">
              <w:r>
                <w:rPr>
                  <w:rFonts w:eastAsiaTheme="minorEastAsia"/>
                  <w:lang w:val="en-US"/>
                </w:rPr>
                <w:t>0.011</w:t>
              </w:r>
            </w:ins>
          </w:p>
        </w:tc>
      </w:tr>
      <w:tr w:rsidR="0020203D" w14:paraId="6DB58F97" w14:textId="55E830BD" w:rsidTr="0020203D">
        <w:trPr>
          <w:ins w:id="838" w:author="Vasy Medov" w:date="2026-03-04T22:25:00Z"/>
        </w:trPr>
        <w:tc>
          <w:tcPr>
            <w:tcW w:w="612" w:type="dxa"/>
            <w:vAlign w:val="center"/>
            <w:tcPrChange w:id="839" w:author="Vasy Medov" w:date="2026-03-04T22:26:00Z">
              <w:tcPr>
                <w:tcW w:w="624" w:type="dxa"/>
                <w:gridSpan w:val="2"/>
                <w:vAlign w:val="center"/>
              </w:tcPr>
            </w:tcPrChange>
          </w:tcPr>
          <w:p w14:paraId="4FF2DE00" w14:textId="01052270" w:rsidR="0020203D" w:rsidRDefault="0020203D">
            <w:pPr>
              <w:ind w:firstLine="0"/>
              <w:jc w:val="center"/>
              <w:rPr>
                <w:ins w:id="840" w:author="Vasy Medov" w:date="2026-03-04T22:25:00Z"/>
                <w:rFonts w:eastAsiaTheme="minorEastAsia"/>
              </w:rPr>
              <w:pPrChange w:id="841" w:author="Vasy Medov" w:date="2026-03-04T22:26:00Z">
                <w:pPr>
                  <w:ind w:firstLine="0"/>
                </w:pPr>
              </w:pPrChange>
            </w:pPr>
            <w:ins w:id="842" w:author="Vasy Medov" w:date="2026-03-04T22:26:00Z">
              <w:r>
                <w:rPr>
                  <w:rFonts w:eastAsiaTheme="minorEastAsia"/>
                </w:rPr>
                <w:t>3</w:t>
              </w:r>
            </w:ins>
          </w:p>
        </w:tc>
        <w:tc>
          <w:tcPr>
            <w:tcW w:w="1754" w:type="dxa"/>
            <w:vAlign w:val="center"/>
            <w:tcPrChange w:id="843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333B79FF" w14:textId="7C1A45C1" w:rsidR="0020203D" w:rsidRPr="0020203D" w:rsidRDefault="0020203D">
            <w:pPr>
              <w:ind w:firstLine="0"/>
              <w:jc w:val="center"/>
              <w:rPr>
                <w:ins w:id="844" w:author="Vasy Medov" w:date="2026-03-04T22:25:00Z"/>
                <w:rFonts w:eastAsiaTheme="minorEastAsia"/>
                <w:lang w:val="en-US"/>
                <w:rPrChange w:id="845" w:author="Vasy Medov" w:date="2026-03-04T22:28:00Z">
                  <w:rPr>
                    <w:ins w:id="846" w:author="Vasy Medov" w:date="2026-03-04T22:25:00Z"/>
                    <w:rFonts w:eastAsiaTheme="minorEastAsia"/>
                  </w:rPr>
                </w:rPrChange>
              </w:rPr>
              <w:pPrChange w:id="847" w:author="Vasy Medov" w:date="2026-03-04T22:26:00Z">
                <w:pPr>
                  <w:ind w:firstLine="0"/>
                </w:pPr>
              </w:pPrChange>
            </w:pPr>
            <w:ins w:id="848" w:author="Vasy Medov" w:date="2026-03-04T22:28:00Z">
              <w:r>
                <w:rPr>
                  <w:rFonts w:eastAsiaTheme="minorEastAsia"/>
                  <w:lang w:val="en-US"/>
                </w:rPr>
                <w:t>-0.</w:t>
              </w:r>
            </w:ins>
            <w:ins w:id="849" w:author="Vasy Medov" w:date="2026-03-04T22:29:00Z">
              <w:r>
                <w:rPr>
                  <w:rFonts w:eastAsiaTheme="minorEastAsia"/>
                  <w:lang w:val="en-US"/>
                </w:rPr>
                <w:t>291</w:t>
              </w:r>
            </w:ins>
          </w:p>
        </w:tc>
        <w:tc>
          <w:tcPr>
            <w:tcW w:w="1735" w:type="dxa"/>
            <w:vAlign w:val="center"/>
            <w:tcPrChange w:id="850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0BC3F6DE" w14:textId="2C1D6F6B" w:rsidR="0020203D" w:rsidRPr="0020203D" w:rsidRDefault="0020203D">
            <w:pPr>
              <w:ind w:firstLine="0"/>
              <w:jc w:val="center"/>
              <w:rPr>
                <w:ins w:id="851" w:author="Vasy Medov" w:date="2026-03-04T22:25:00Z"/>
                <w:rFonts w:eastAsiaTheme="minorEastAsia"/>
                <w:lang w:val="en-US"/>
                <w:rPrChange w:id="852" w:author="Vasy Medov" w:date="2026-03-04T22:29:00Z">
                  <w:rPr>
                    <w:ins w:id="853" w:author="Vasy Medov" w:date="2026-03-04T22:25:00Z"/>
                    <w:rFonts w:eastAsiaTheme="minorEastAsia"/>
                  </w:rPr>
                </w:rPrChange>
              </w:rPr>
              <w:pPrChange w:id="854" w:author="Vasy Medov" w:date="2026-03-04T22:26:00Z">
                <w:pPr>
                  <w:ind w:firstLine="0"/>
                </w:pPr>
              </w:pPrChange>
            </w:pPr>
            <w:ins w:id="855" w:author="Vasy Medov" w:date="2026-03-04T22:29:00Z">
              <w:r>
                <w:rPr>
                  <w:rFonts w:eastAsiaTheme="minorEastAsia"/>
                  <w:lang w:val="en-US"/>
                </w:rPr>
                <w:t>1.144</w:t>
              </w:r>
            </w:ins>
          </w:p>
        </w:tc>
        <w:tc>
          <w:tcPr>
            <w:tcW w:w="1773" w:type="dxa"/>
            <w:vAlign w:val="center"/>
            <w:tcPrChange w:id="856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77E26435" w14:textId="4D61FD3F" w:rsidR="0020203D" w:rsidRPr="0020203D" w:rsidRDefault="0020203D">
            <w:pPr>
              <w:ind w:firstLine="0"/>
              <w:jc w:val="center"/>
              <w:rPr>
                <w:ins w:id="857" w:author="Vasy Medov" w:date="2026-03-04T22:25:00Z"/>
                <w:rFonts w:eastAsiaTheme="minorEastAsia"/>
                <w:lang w:val="en-US"/>
                <w:rPrChange w:id="858" w:author="Vasy Medov" w:date="2026-03-04T22:29:00Z">
                  <w:rPr>
                    <w:ins w:id="859" w:author="Vasy Medov" w:date="2026-03-04T22:25:00Z"/>
                    <w:rFonts w:eastAsiaTheme="minorEastAsia"/>
                  </w:rPr>
                </w:rPrChange>
              </w:rPr>
              <w:pPrChange w:id="860" w:author="Vasy Medov" w:date="2026-03-04T22:26:00Z">
                <w:pPr>
                  <w:ind w:firstLine="0"/>
                </w:pPr>
              </w:pPrChange>
            </w:pPr>
            <w:ins w:id="861" w:author="Vasy Medov" w:date="2026-03-04T22:29:00Z">
              <w:r>
                <w:rPr>
                  <w:rFonts w:eastAsiaTheme="minorEastAsia"/>
                  <w:lang w:val="en-US"/>
                </w:rPr>
                <w:t>-0.290</w:t>
              </w:r>
            </w:ins>
          </w:p>
        </w:tc>
        <w:tc>
          <w:tcPr>
            <w:tcW w:w="1735" w:type="dxa"/>
            <w:vAlign w:val="center"/>
            <w:tcPrChange w:id="862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432B42FC" w14:textId="19253E64" w:rsidR="0020203D" w:rsidRPr="0020203D" w:rsidRDefault="0020203D">
            <w:pPr>
              <w:ind w:firstLine="0"/>
              <w:jc w:val="center"/>
              <w:rPr>
                <w:ins w:id="863" w:author="Vasy Medov" w:date="2026-03-04T22:25:00Z"/>
                <w:rFonts w:eastAsiaTheme="minorEastAsia"/>
                <w:lang w:val="en-US"/>
                <w:rPrChange w:id="864" w:author="Vasy Medov" w:date="2026-03-04T22:29:00Z">
                  <w:rPr>
                    <w:ins w:id="865" w:author="Vasy Medov" w:date="2026-03-04T22:25:00Z"/>
                    <w:rFonts w:eastAsiaTheme="minorEastAsia"/>
                  </w:rPr>
                </w:rPrChange>
              </w:rPr>
              <w:pPrChange w:id="866" w:author="Vasy Medov" w:date="2026-03-04T22:26:00Z">
                <w:pPr>
                  <w:ind w:firstLine="0"/>
                </w:pPr>
              </w:pPrChange>
            </w:pPr>
            <w:ins w:id="867" w:author="Vasy Medov" w:date="2026-03-04T22:29:00Z">
              <w:r>
                <w:rPr>
                  <w:rFonts w:eastAsiaTheme="minorEastAsia"/>
                  <w:lang w:val="en-US"/>
                </w:rPr>
                <w:t>1.144</w:t>
              </w:r>
            </w:ins>
          </w:p>
        </w:tc>
        <w:tc>
          <w:tcPr>
            <w:tcW w:w="1735" w:type="dxa"/>
            <w:tcPrChange w:id="868" w:author="Vasy Medov" w:date="2026-03-04T22:26:00Z">
              <w:tcPr>
                <w:tcW w:w="1869" w:type="dxa"/>
                <w:gridSpan w:val="2"/>
              </w:tcPr>
            </w:tcPrChange>
          </w:tcPr>
          <w:p w14:paraId="47A2A651" w14:textId="0EEDFFCA" w:rsidR="0020203D" w:rsidRPr="0020203D" w:rsidRDefault="0020203D" w:rsidP="0020203D">
            <w:pPr>
              <w:ind w:firstLine="0"/>
              <w:jc w:val="center"/>
              <w:rPr>
                <w:ins w:id="869" w:author="Vasy Medov" w:date="2026-03-04T22:26:00Z"/>
                <w:rFonts w:eastAsiaTheme="minorEastAsia"/>
                <w:lang w:val="en-US"/>
                <w:rPrChange w:id="870" w:author="Vasy Medov" w:date="2026-03-04T22:29:00Z">
                  <w:rPr>
                    <w:ins w:id="871" w:author="Vasy Medov" w:date="2026-03-04T22:26:00Z"/>
                    <w:rFonts w:eastAsiaTheme="minorEastAsia"/>
                  </w:rPr>
                </w:rPrChange>
              </w:rPr>
            </w:pPr>
            <w:ins w:id="872" w:author="Vasy Medov" w:date="2026-03-04T22:29:00Z">
              <w:r>
                <w:rPr>
                  <w:rFonts w:eastAsiaTheme="minorEastAsia"/>
                  <w:lang w:val="en-US"/>
                </w:rPr>
                <w:t>0.001</w:t>
              </w:r>
            </w:ins>
          </w:p>
        </w:tc>
      </w:tr>
    </w:tbl>
    <w:p w14:paraId="37DC4C5F" w14:textId="77777777" w:rsidR="00D85764" w:rsidRPr="00104AC3" w:rsidRDefault="00D85764" w:rsidP="00D85764">
      <w:pPr>
        <w:rPr>
          <w:ins w:id="873" w:author="Vasy Medov" w:date="2026-03-04T22:20:00Z"/>
          <w:rFonts w:eastAsiaTheme="minorEastAsia"/>
          <w:lang w:val="en-US"/>
        </w:rPr>
      </w:pPr>
    </w:p>
    <w:p w14:paraId="24BE60F3" w14:textId="5E40263F" w:rsidR="001C19E3" w:rsidRPr="009E482D" w:rsidDel="009E482D" w:rsidRDefault="001C19E3">
      <w:pPr>
        <w:ind w:firstLine="0"/>
        <w:rPr>
          <w:del w:id="874" w:author="Vasy Medov" w:date="2026-03-05T16:43:00Z"/>
          <w:lang w:val="en-US"/>
          <w:rPrChange w:id="875" w:author="Vasy Medov" w:date="2026-03-05T16:43:00Z">
            <w:rPr>
              <w:del w:id="876" w:author="Vasy Medov" w:date="2026-03-05T16:43:00Z"/>
            </w:rPr>
          </w:rPrChange>
        </w:rPr>
        <w:pPrChange w:id="877" w:author="Vasy Medov" w:date="2026-03-05T16:43:00Z">
          <w:pPr/>
        </w:pPrChange>
      </w:pPr>
    </w:p>
    <w:p w14:paraId="56E2B6CF" w14:textId="597629CA" w:rsidR="00C40EFB" w:rsidRPr="00D85764" w:rsidDel="009E482D" w:rsidRDefault="00C40EFB" w:rsidP="00C40EFB">
      <w:pPr>
        <w:rPr>
          <w:del w:id="878" w:author="Vasy Medov" w:date="2026-03-05T16:43:00Z"/>
        </w:rPr>
      </w:pPr>
    </w:p>
    <w:p w14:paraId="5ACD1642" w14:textId="04360569" w:rsidR="00C40EFB" w:rsidRPr="009E482D" w:rsidDel="009E482D" w:rsidRDefault="00C40EFB">
      <w:pPr>
        <w:ind w:firstLine="0"/>
        <w:rPr>
          <w:del w:id="879" w:author="Vasy Medov" w:date="2026-03-05T16:43:00Z"/>
          <w:lang w:val="en-US"/>
          <w:rPrChange w:id="880" w:author="Vasy Medov" w:date="2026-03-05T16:43:00Z">
            <w:rPr>
              <w:del w:id="881" w:author="Vasy Medov" w:date="2026-03-05T16:43:00Z"/>
            </w:rPr>
          </w:rPrChange>
        </w:rPr>
        <w:pPrChange w:id="882" w:author="Vasy Medov" w:date="2026-03-05T16:43:00Z">
          <w:pPr/>
        </w:pPrChange>
      </w:pPr>
    </w:p>
    <w:p w14:paraId="0B7CAF24" w14:textId="0B5FD391" w:rsidR="00DC5A16" w:rsidRDefault="00DC5A16" w:rsidP="00DC5A16">
      <w:pPr>
        <w:pStyle w:val="10"/>
        <w:rPr>
          <w:ins w:id="883" w:author="Vasy Medov" w:date="2026-03-05T17:10:00Z"/>
        </w:rPr>
      </w:pPr>
      <w:bookmarkStart w:id="884" w:name="_Toc222415934"/>
      <w:del w:id="885" w:author="Vasy Medov" w:date="2026-03-05T17:11:00Z">
        <w:r w:rsidDel="00994599">
          <w:delText xml:space="preserve">Исходный код </w:delText>
        </w:r>
        <w:bookmarkEnd w:id="884"/>
        <w:r w:rsidR="00C40EFB" w:rsidDel="00994599">
          <w:delText>вычислительных методов</w:delText>
        </w:r>
      </w:del>
      <w:ins w:id="886" w:author="Vasy Medov" w:date="2026-03-05T17:11:00Z">
        <w:r w:rsidR="00994599">
          <w:t>Блок схемы численных методов</w:t>
        </w:r>
      </w:ins>
    </w:p>
    <w:p w14:paraId="41FE7694" w14:textId="1A5AF051" w:rsidR="00994599" w:rsidRDefault="00655A25" w:rsidP="00655A25">
      <w:pPr>
        <w:pStyle w:val="2"/>
        <w:rPr>
          <w:ins w:id="887" w:author="Vasy Medov" w:date="2026-03-05T17:19:00Z"/>
        </w:rPr>
      </w:pPr>
      <w:ins w:id="888" w:author="Vasy Medov" w:date="2026-03-05T17:19:00Z">
        <w:r>
          <w:t>Метод половинного деления</w:t>
        </w:r>
      </w:ins>
    </w:p>
    <w:p w14:paraId="080E17E7" w14:textId="0B269D6F" w:rsidR="00655A25" w:rsidRDefault="00325DC5" w:rsidP="00655A25">
      <w:pPr>
        <w:rPr>
          <w:ins w:id="889" w:author="Vasy Medov" w:date="2026-03-06T14:40:00Z"/>
        </w:rPr>
      </w:pPr>
      <w:ins w:id="890" w:author="Vasy Medov" w:date="2026-03-06T14:40:00Z">
        <w:r w:rsidRPr="00325DC5">
          <w:rPr>
            <w:noProof/>
          </w:rPr>
          <w:drawing>
            <wp:inline distT="0" distB="0" distL="0" distR="0" wp14:anchorId="63725B47" wp14:editId="3B239818">
              <wp:extent cx="4016404" cy="5651655"/>
              <wp:effectExtent l="0" t="0" r="3175" b="6350"/>
              <wp:docPr id="3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20626" cy="56575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39FCF81" w14:textId="77777777" w:rsidR="00325DC5" w:rsidRDefault="00325DC5" w:rsidP="00655A25">
      <w:pPr>
        <w:rPr>
          <w:ins w:id="891" w:author="Vasy Medov" w:date="2026-03-06T14:40:00Z"/>
        </w:rPr>
      </w:pPr>
    </w:p>
    <w:p w14:paraId="5677BACE" w14:textId="274258E4" w:rsidR="00325DC5" w:rsidRDefault="00942AD2" w:rsidP="00942AD2">
      <w:pPr>
        <w:pStyle w:val="2"/>
        <w:rPr>
          <w:ins w:id="892" w:author="Vasy Medov" w:date="2026-03-06T17:00:00Z"/>
        </w:rPr>
      </w:pPr>
      <w:ins w:id="893" w:author="Vasy Medov" w:date="2026-03-06T17:00:00Z">
        <w:r>
          <w:lastRenderedPageBreak/>
          <w:t>Метод секущих</w:t>
        </w:r>
      </w:ins>
    </w:p>
    <w:p w14:paraId="49C399D4" w14:textId="10804F27" w:rsidR="008B2358" w:rsidRPr="00942AD2" w:rsidRDefault="00942AD2" w:rsidP="00942AD2">
      <w:pPr>
        <w:rPr>
          <w:ins w:id="894" w:author="Vasy Medov" w:date="2026-03-05T17:28:00Z"/>
          <w:lang w:val="en-US"/>
          <w:rPrChange w:id="895" w:author="Vasy Medov" w:date="2026-03-06T17:02:00Z">
            <w:rPr>
              <w:ins w:id="896" w:author="Vasy Medov" w:date="2026-03-05T17:28:00Z"/>
            </w:rPr>
          </w:rPrChange>
        </w:rPr>
        <w:pPrChange w:id="897" w:author="Vasy Medov" w:date="2026-03-06T17:01:00Z">
          <w:pPr>
            <w:pStyle w:val="2"/>
            <w:ind w:left="0"/>
          </w:pPr>
        </w:pPrChange>
      </w:pPr>
      <w:ins w:id="898" w:author="Vasy Medov" w:date="2026-03-06T17:01:00Z">
        <w:r w:rsidRPr="00942AD2">
          <w:drawing>
            <wp:inline distT="0" distB="0" distL="0" distR="0" wp14:anchorId="25694C5C" wp14:editId="53A319F2">
              <wp:extent cx="4467849" cy="8478433"/>
              <wp:effectExtent l="0" t="0" r="9525" b="0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67849" cy="84784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AE5459E" w14:textId="767B26F7" w:rsidR="00655A25" w:rsidRDefault="00655A25" w:rsidP="00655A25">
      <w:pPr>
        <w:pStyle w:val="2"/>
        <w:rPr>
          <w:ins w:id="899" w:author="Vasy Medov" w:date="2026-03-06T17:02:00Z"/>
          <w:lang w:val="en-US"/>
        </w:rPr>
      </w:pPr>
      <w:ins w:id="900" w:author="Vasy Medov" w:date="2026-03-05T17:20:00Z">
        <w:r>
          <w:lastRenderedPageBreak/>
          <w:t>М</w:t>
        </w:r>
      </w:ins>
      <w:ins w:id="901" w:author="Vasy Medov" w:date="2026-03-05T17:21:00Z">
        <w:r>
          <w:t>етод простой итерации</w:t>
        </w:r>
      </w:ins>
    </w:p>
    <w:p w14:paraId="4128E8C8" w14:textId="2A3B3FC7" w:rsidR="008B2358" w:rsidRDefault="009C3FEE" w:rsidP="00655A25">
      <w:pPr>
        <w:rPr>
          <w:ins w:id="902" w:author="Vasy Medov" w:date="2026-03-05T17:27:00Z"/>
        </w:rPr>
      </w:pPr>
      <w:ins w:id="903" w:author="Vasy Medov" w:date="2026-03-06T17:10:00Z">
        <w:r w:rsidRPr="009C3FEE">
          <w:drawing>
            <wp:inline distT="0" distB="0" distL="0" distR="0" wp14:anchorId="3E0A7FEC" wp14:editId="299CBCB0">
              <wp:extent cx="5671115" cy="7760473"/>
              <wp:effectExtent l="0" t="0" r="6350" b="0"/>
              <wp:docPr id="11" name="Рисунок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9289" cy="77853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54F0FF9" w14:textId="77777777" w:rsidR="008B2358" w:rsidRDefault="008B2358">
      <w:pPr>
        <w:spacing w:line="259" w:lineRule="auto"/>
        <w:ind w:firstLine="0"/>
        <w:jc w:val="left"/>
        <w:rPr>
          <w:ins w:id="904" w:author="Vasy Medov" w:date="2026-03-05T17:27:00Z"/>
        </w:rPr>
      </w:pPr>
      <w:ins w:id="905" w:author="Vasy Medov" w:date="2026-03-05T17:27:00Z">
        <w:r>
          <w:br w:type="page"/>
        </w:r>
      </w:ins>
    </w:p>
    <w:p w14:paraId="2FCD9286" w14:textId="77777777" w:rsidR="00655A25" w:rsidRDefault="00655A25" w:rsidP="00655A25">
      <w:pPr>
        <w:rPr>
          <w:ins w:id="906" w:author="Vasy Medov" w:date="2026-03-05T17:21:00Z"/>
        </w:rPr>
      </w:pPr>
    </w:p>
    <w:p w14:paraId="45A6975D" w14:textId="24B33B87" w:rsidR="00655A25" w:rsidRDefault="00655A25" w:rsidP="00655A25">
      <w:pPr>
        <w:pStyle w:val="2"/>
        <w:rPr>
          <w:ins w:id="907" w:author="Vasy Medov" w:date="2026-03-06T17:15:00Z"/>
          <w:lang w:val="en-US"/>
        </w:rPr>
      </w:pPr>
      <w:ins w:id="908" w:author="Vasy Medov" w:date="2026-03-05T17:21:00Z">
        <w:r>
          <w:t>Метод Ньютона для систем двух уравнений</w:t>
        </w:r>
      </w:ins>
    </w:p>
    <w:p w14:paraId="5E3C1EB5" w14:textId="753B73A0" w:rsidR="00B8169F" w:rsidRPr="00B8169F" w:rsidRDefault="00B8169F" w:rsidP="00B8169F">
      <w:pPr>
        <w:rPr>
          <w:ins w:id="909" w:author="Vasy Medov" w:date="2026-03-06T17:23:00Z"/>
        </w:rPr>
      </w:pPr>
      <w:ins w:id="910" w:author="Vasy Medov" w:date="2026-03-06T17:23:00Z">
        <w:r w:rsidRPr="00B8169F">
          <w:drawing>
            <wp:inline distT="0" distB="0" distL="0" distR="0" wp14:anchorId="61F3BA3A" wp14:editId="642667DB">
              <wp:extent cx="5365363" cy="8006963"/>
              <wp:effectExtent l="0" t="0" r="0" b="0"/>
              <wp:docPr id="13" name="Рисунок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75902"/>
                      <a:stretch/>
                    </pic:blipFill>
                    <pic:spPr bwMode="auto">
                      <a:xfrm>
                        <a:off x="0" y="0"/>
                        <a:ext cx="5385113" cy="80364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18A0F9E3" w14:textId="0C280703" w:rsidR="008B2358" w:rsidRPr="006965A3" w:rsidRDefault="008B2358">
      <w:pPr>
        <w:rPr>
          <w:ins w:id="911" w:author="Vasy Medov" w:date="2026-03-05T17:10:00Z"/>
        </w:rPr>
        <w:pPrChange w:id="912" w:author="Vasy Medov" w:date="2026-03-05T17:26:00Z">
          <w:pPr>
            <w:pStyle w:val="10"/>
          </w:pPr>
        </w:pPrChange>
      </w:pPr>
    </w:p>
    <w:p w14:paraId="6B79044C" w14:textId="6C481802" w:rsidR="00994599" w:rsidRPr="00994599" w:rsidRDefault="00994599" w:rsidP="00994599">
      <w:pPr>
        <w:pStyle w:val="10"/>
        <w:rPr>
          <w:ins w:id="913" w:author="Vasy Medov" w:date="2026-02-19T17:43:00Z"/>
          <w:rPrChange w:id="914" w:author="Vasy Medov" w:date="2026-03-05T17:10:00Z">
            <w:rPr>
              <w:ins w:id="915" w:author="Vasy Medov" w:date="2026-02-19T17:43:00Z"/>
              <w:lang w:val="en-US"/>
            </w:rPr>
          </w:rPrChange>
        </w:rPr>
      </w:pPr>
      <w:ins w:id="916" w:author="Vasy Medov" w:date="2026-03-05T17:10:00Z">
        <w:r>
          <w:lastRenderedPageBreak/>
          <w:t>Исходный код вычислительных методов</w:t>
        </w:r>
      </w:ins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1C7F" w:rsidRPr="00325DC5" w14:paraId="62CEBA0F" w14:textId="77777777" w:rsidTr="00571C7F">
        <w:tc>
          <w:tcPr>
            <w:tcW w:w="9344" w:type="dxa"/>
          </w:tcPr>
          <w:p w14:paraId="6334C1FF" w14:textId="77777777" w:rsidR="00571C7F" w:rsidRPr="00CB5B58" w:rsidRDefault="00571C7F" w:rsidP="00571C7F">
            <w:pPr>
              <w:pStyle w:val="af2"/>
              <w:rPr>
                <w:rPrChange w:id="917" w:author="Vasy Medov" w:date="2026-03-05T01:38:00Z">
                  <w:rPr>
                    <w:lang w:val="ru-RU"/>
                  </w:rPr>
                </w:rPrChange>
              </w:rPr>
            </w:pPr>
          </w:p>
          <w:p w14:paraId="4CFE79AE" w14:textId="77777777" w:rsidR="00CB5B58" w:rsidRDefault="00CB5B58" w:rsidP="00CB5B58">
            <w:pPr>
              <w:pStyle w:val="af2"/>
              <w:rPr>
                <w:ins w:id="918" w:author="Vasy Medov" w:date="2026-03-05T01:38:00Z"/>
              </w:rPr>
            </w:pPr>
            <w:ins w:id="919" w:author="Vasy Medov" w:date="2026-03-05T01:38:00Z">
              <w:r>
                <w:t xml:space="preserve">    # </w:t>
              </w:r>
              <w:proofErr w:type="spellStart"/>
              <w:r>
                <w:t>Методы</w:t>
              </w:r>
              <w:proofErr w:type="spellEnd"/>
              <w:r>
                <w:t xml:space="preserve"> </w:t>
              </w:r>
              <w:proofErr w:type="spellStart"/>
              <w:r>
                <w:t>решения</w:t>
              </w:r>
              <w:proofErr w:type="spellEnd"/>
              <w:r>
                <w:t xml:space="preserve"> </w:t>
              </w:r>
              <w:proofErr w:type="spellStart"/>
              <w:r>
                <w:t>уравнений</w:t>
              </w:r>
              <w:proofErr w:type="spellEnd"/>
            </w:ins>
          </w:p>
          <w:p w14:paraId="598EF994" w14:textId="77777777" w:rsidR="00CB5B58" w:rsidRDefault="00CB5B58" w:rsidP="00CB5B58">
            <w:pPr>
              <w:pStyle w:val="af2"/>
              <w:rPr>
                <w:ins w:id="920" w:author="Vasy Medov" w:date="2026-03-05T01:38:00Z"/>
              </w:rPr>
            </w:pPr>
            <w:ins w:id="921" w:author="Vasy Medov" w:date="2026-03-05T01:38:00Z">
              <w:r>
                <w:t xml:space="preserve">    @staticmethod</w:t>
              </w:r>
            </w:ins>
          </w:p>
          <w:p w14:paraId="5D0975C9" w14:textId="77777777" w:rsidR="00CB5B58" w:rsidRDefault="00CB5B58" w:rsidP="00CB5B58">
            <w:pPr>
              <w:pStyle w:val="af2"/>
              <w:rPr>
                <w:ins w:id="922" w:author="Vasy Medov" w:date="2026-03-05T01:38:00Z"/>
              </w:rPr>
            </w:pPr>
            <w:ins w:id="923" w:author="Vasy Medov" w:date="2026-03-05T01:38:00Z">
              <w:r>
                <w:t xml:space="preserve">    def </w:t>
              </w:r>
              <w:proofErr w:type="spellStart"/>
              <w:r>
                <w:t>solve_</w:t>
              </w:r>
              <w:proofErr w:type="gramStart"/>
              <w:r>
                <w:t>bisection</w:t>
              </w:r>
              <w:proofErr w:type="spellEnd"/>
              <w:r>
                <w:t>(</w:t>
              </w:r>
              <w:proofErr w:type="gramEnd"/>
              <w:r>
                <w:t xml:space="preserve">f, a, b, eps, </w:t>
              </w:r>
              <w:proofErr w:type="spellStart"/>
              <w:r>
                <w:t>max_iter</w:t>
              </w:r>
              <w:proofErr w:type="spellEnd"/>
              <w:r>
                <w:t>=100):</w:t>
              </w:r>
            </w:ins>
          </w:p>
          <w:p w14:paraId="4EF883C0" w14:textId="77777777" w:rsidR="00CB5B58" w:rsidRDefault="00CB5B58" w:rsidP="00CB5B58">
            <w:pPr>
              <w:pStyle w:val="af2"/>
              <w:rPr>
                <w:ins w:id="924" w:author="Vasy Medov" w:date="2026-03-05T01:38:00Z"/>
              </w:rPr>
            </w:pPr>
            <w:ins w:id="925" w:author="Vasy Medov" w:date="2026-03-05T01:38:00Z">
              <w:r>
                <w:t xml:space="preserve">        history = []</w:t>
              </w:r>
            </w:ins>
          </w:p>
          <w:p w14:paraId="2EE32D86" w14:textId="77777777" w:rsidR="00CB5B58" w:rsidRDefault="00CB5B58" w:rsidP="00CB5B58">
            <w:pPr>
              <w:pStyle w:val="af2"/>
              <w:rPr>
                <w:ins w:id="926" w:author="Vasy Medov" w:date="2026-03-05T01:38:00Z"/>
              </w:rPr>
            </w:pPr>
            <w:ins w:id="927" w:author="Vasy Medov" w:date="2026-03-05T01:38:00Z">
              <w:r>
                <w:t xml:space="preserve">        if f(a) * f(b) &gt; 0:</w:t>
              </w:r>
            </w:ins>
          </w:p>
          <w:p w14:paraId="5C56402D" w14:textId="77777777" w:rsidR="00CB5B58" w:rsidRPr="00CB5B58" w:rsidRDefault="00CB5B58" w:rsidP="00CB5B58">
            <w:pPr>
              <w:pStyle w:val="af2"/>
              <w:rPr>
                <w:ins w:id="928" w:author="Vasy Medov" w:date="2026-03-05T01:38:00Z"/>
                <w:lang w:val="ru-RU"/>
                <w:rPrChange w:id="929" w:author="Vasy Medov" w:date="2026-03-05T01:38:00Z">
                  <w:rPr>
                    <w:ins w:id="930" w:author="Vasy Medov" w:date="2026-03-05T01:38:00Z"/>
                  </w:rPr>
                </w:rPrChange>
              </w:rPr>
            </w:pPr>
            <w:ins w:id="931" w:author="Vasy Medov" w:date="2026-03-05T01:38:00Z">
              <w:r>
                <w:t xml:space="preserve">            raise</w:t>
              </w:r>
              <w:r w:rsidRPr="00CB5B58">
                <w:rPr>
                  <w:lang w:val="ru-RU"/>
                  <w:rPrChange w:id="932" w:author="Vasy Medov" w:date="2026-03-05T01:38:00Z">
                    <w:rPr/>
                  </w:rPrChange>
                </w:rPr>
                <w:t xml:space="preserve"> </w:t>
              </w:r>
              <w:proofErr w:type="spellStart"/>
              <w:proofErr w:type="gramStart"/>
              <w:r>
                <w:t>ValueError</w:t>
              </w:r>
              <w:proofErr w:type="spellEnd"/>
              <w:r w:rsidRPr="00CB5B58">
                <w:rPr>
                  <w:lang w:val="ru-RU"/>
                  <w:rPrChange w:id="933" w:author="Vasy Medov" w:date="2026-03-05T01:38:00Z">
                    <w:rPr/>
                  </w:rPrChange>
                </w:rPr>
                <w:t>(</w:t>
              </w:r>
              <w:proofErr w:type="gramEnd"/>
              <w:r w:rsidRPr="00CB5B58">
                <w:rPr>
                  <w:lang w:val="ru-RU"/>
                  <w:rPrChange w:id="934" w:author="Vasy Medov" w:date="2026-03-05T01:38:00Z">
                    <w:rPr/>
                  </w:rPrChange>
                </w:rPr>
                <w:t>"На концах интервала функция должна иметь разные знаки")</w:t>
              </w:r>
            </w:ins>
          </w:p>
          <w:p w14:paraId="73E8D7A9" w14:textId="77777777" w:rsidR="00CB5B58" w:rsidRPr="00CB5B58" w:rsidRDefault="00CB5B58" w:rsidP="00CB5B58">
            <w:pPr>
              <w:pStyle w:val="af2"/>
              <w:rPr>
                <w:ins w:id="935" w:author="Vasy Medov" w:date="2026-03-05T01:38:00Z"/>
                <w:lang w:val="ru-RU"/>
                <w:rPrChange w:id="936" w:author="Vasy Medov" w:date="2026-03-05T01:38:00Z">
                  <w:rPr>
                    <w:ins w:id="937" w:author="Vasy Medov" w:date="2026-03-05T01:38:00Z"/>
                  </w:rPr>
                </w:rPrChange>
              </w:rPr>
            </w:pPr>
            <w:ins w:id="938" w:author="Vasy Medov" w:date="2026-03-05T01:38:00Z">
              <w:r w:rsidRPr="00CB5B58">
                <w:rPr>
                  <w:lang w:val="ru-RU"/>
                  <w:rPrChange w:id="939" w:author="Vasy Medov" w:date="2026-03-05T01:38:00Z">
                    <w:rPr/>
                  </w:rPrChange>
                </w:rPr>
                <w:t xml:space="preserve">        </w:t>
              </w:r>
            </w:ins>
          </w:p>
          <w:p w14:paraId="46A65C04" w14:textId="77777777" w:rsidR="00CB5B58" w:rsidRDefault="00CB5B58" w:rsidP="00CB5B58">
            <w:pPr>
              <w:pStyle w:val="af2"/>
              <w:rPr>
                <w:ins w:id="940" w:author="Vasy Medov" w:date="2026-03-05T01:38:00Z"/>
              </w:rPr>
            </w:pPr>
            <w:ins w:id="941" w:author="Vasy Medov" w:date="2026-03-05T01:38:00Z">
              <w:r w:rsidRPr="00CB5B58">
                <w:rPr>
                  <w:lang w:val="ru-RU"/>
                  <w:rPrChange w:id="942" w:author="Vasy Medov" w:date="2026-03-05T01:38:00Z">
                    <w:rPr/>
                  </w:rPrChange>
                </w:rPr>
                <w:t xml:space="preserve">        </w:t>
              </w:r>
              <w:r>
                <w:t xml:space="preserve">for </w:t>
              </w:r>
              <w:proofErr w:type="spellStart"/>
              <w:r>
                <w:t>i</w:t>
              </w:r>
              <w:proofErr w:type="spellEnd"/>
              <w:r>
                <w:t xml:space="preserve"> in range(</w:t>
              </w:r>
              <w:proofErr w:type="spellStart"/>
              <w:r>
                <w:t>max_iter</w:t>
              </w:r>
              <w:proofErr w:type="spellEnd"/>
              <w:r>
                <w:t>):</w:t>
              </w:r>
            </w:ins>
          </w:p>
          <w:p w14:paraId="7724D566" w14:textId="77777777" w:rsidR="00CB5B58" w:rsidRDefault="00CB5B58" w:rsidP="00CB5B58">
            <w:pPr>
              <w:pStyle w:val="af2"/>
              <w:rPr>
                <w:ins w:id="943" w:author="Vasy Medov" w:date="2026-03-05T01:38:00Z"/>
              </w:rPr>
            </w:pPr>
            <w:ins w:id="944" w:author="Vasy Medov" w:date="2026-03-05T01:38:00Z">
              <w:r>
                <w:t xml:space="preserve">            c = (a + b) / 2</w:t>
              </w:r>
            </w:ins>
          </w:p>
          <w:p w14:paraId="5B1BA2FD" w14:textId="77777777" w:rsidR="00CB5B58" w:rsidRDefault="00CB5B58" w:rsidP="00CB5B58">
            <w:pPr>
              <w:pStyle w:val="af2"/>
              <w:rPr>
                <w:ins w:id="945" w:author="Vasy Medov" w:date="2026-03-05T01:38:00Z"/>
              </w:rPr>
            </w:pPr>
            <w:ins w:id="946" w:author="Vasy Medov" w:date="2026-03-05T01:38:00Z">
              <w:r>
                <w:t xml:space="preserve">            fc = f(c)</w:t>
              </w:r>
            </w:ins>
          </w:p>
          <w:p w14:paraId="4E48A458" w14:textId="77777777" w:rsidR="00CB5B58" w:rsidRDefault="00CB5B58" w:rsidP="00CB5B58">
            <w:pPr>
              <w:pStyle w:val="af2"/>
              <w:rPr>
                <w:ins w:id="947" w:author="Vasy Medov" w:date="2026-03-05T01:38:00Z"/>
              </w:rPr>
            </w:pPr>
            <w:ins w:id="948" w:author="Vasy Medov" w:date="2026-03-05T01:38:00Z">
              <w:r>
                <w:t xml:space="preserve">            err = (b - a) / 2</w:t>
              </w:r>
            </w:ins>
          </w:p>
          <w:p w14:paraId="53D5950A" w14:textId="77777777" w:rsidR="00CB5B58" w:rsidRDefault="00CB5B58" w:rsidP="00CB5B58">
            <w:pPr>
              <w:pStyle w:val="af2"/>
              <w:rPr>
                <w:ins w:id="949" w:author="Vasy Medov" w:date="2026-03-05T01:38:00Z"/>
              </w:rPr>
            </w:pPr>
            <w:ins w:id="950" w:author="Vasy Medov" w:date="2026-03-05T01:38:00Z">
              <w:r>
                <w:t xml:space="preserve">            </w:t>
              </w:r>
            </w:ins>
          </w:p>
          <w:p w14:paraId="43C38F01" w14:textId="77777777" w:rsidR="00CB5B58" w:rsidRDefault="00CB5B58" w:rsidP="00CB5B58">
            <w:pPr>
              <w:pStyle w:val="af2"/>
              <w:rPr>
                <w:ins w:id="951" w:author="Vasy Medov" w:date="2026-03-05T01:38:00Z"/>
              </w:rPr>
            </w:pPr>
            <w:ins w:id="952" w:author="Vasy Medov" w:date="2026-03-05T01:38:00Z">
              <w:r>
                <w:t xml:space="preserve">            </w:t>
              </w:r>
              <w:proofErr w:type="spellStart"/>
              <w:proofErr w:type="gramStart"/>
              <w:r>
                <w:t>history.append</w:t>
              </w:r>
              <w:proofErr w:type="spellEnd"/>
              <w:proofErr w:type="gramEnd"/>
              <w:r>
                <w:t>({</w:t>
              </w:r>
            </w:ins>
          </w:p>
          <w:p w14:paraId="4051E232" w14:textId="77777777" w:rsidR="00CB5B58" w:rsidRDefault="00CB5B58" w:rsidP="00CB5B58">
            <w:pPr>
              <w:pStyle w:val="af2"/>
              <w:rPr>
                <w:ins w:id="953" w:author="Vasy Medov" w:date="2026-03-05T01:38:00Z"/>
              </w:rPr>
            </w:pPr>
            <w:ins w:id="954" w:author="Vasy Medov" w:date="2026-03-05T01:38:00Z">
              <w:r>
                <w:t xml:space="preserve">                "</w:t>
              </w:r>
              <w:proofErr w:type="spellStart"/>
              <w:r>
                <w:t>iter</w:t>
              </w:r>
              <w:proofErr w:type="spellEnd"/>
              <w:r>
                <w:t xml:space="preserve">": i+1, </w:t>
              </w:r>
            </w:ins>
          </w:p>
          <w:p w14:paraId="205F60EC" w14:textId="77777777" w:rsidR="00CB5B58" w:rsidRDefault="00CB5B58" w:rsidP="00CB5B58">
            <w:pPr>
              <w:pStyle w:val="af2"/>
              <w:rPr>
                <w:ins w:id="955" w:author="Vasy Medov" w:date="2026-03-05T01:38:00Z"/>
              </w:rPr>
            </w:pPr>
            <w:ins w:id="956" w:author="Vasy Medov" w:date="2026-03-05T01:38:00Z">
              <w:r>
                <w:t xml:space="preserve">                "a": a, </w:t>
              </w:r>
            </w:ins>
          </w:p>
          <w:p w14:paraId="0615FF86" w14:textId="77777777" w:rsidR="00CB5B58" w:rsidRDefault="00CB5B58" w:rsidP="00CB5B58">
            <w:pPr>
              <w:pStyle w:val="af2"/>
              <w:rPr>
                <w:ins w:id="957" w:author="Vasy Medov" w:date="2026-03-05T01:38:00Z"/>
              </w:rPr>
            </w:pPr>
            <w:ins w:id="958" w:author="Vasy Medov" w:date="2026-03-05T01:38:00Z">
              <w:r>
                <w:t xml:space="preserve">                "b": b, </w:t>
              </w:r>
            </w:ins>
          </w:p>
          <w:p w14:paraId="14F87D97" w14:textId="77777777" w:rsidR="00CB5B58" w:rsidRDefault="00CB5B58" w:rsidP="00CB5B58">
            <w:pPr>
              <w:pStyle w:val="af2"/>
              <w:rPr>
                <w:ins w:id="959" w:author="Vasy Medov" w:date="2026-03-05T01:38:00Z"/>
              </w:rPr>
            </w:pPr>
            <w:ins w:id="960" w:author="Vasy Medov" w:date="2026-03-05T01:38:00Z">
              <w:r>
                <w:t xml:space="preserve">                "x": c, </w:t>
              </w:r>
            </w:ins>
          </w:p>
          <w:p w14:paraId="1BF6CF64" w14:textId="77777777" w:rsidR="00CB5B58" w:rsidRDefault="00CB5B58" w:rsidP="00CB5B58">
            <w:pPr>
              <w:pStyle w:val="af2"/>
              <w:rPr>
                <w:ins w:id="961" w:author="Vasy Medov" w:date="2026-03-05T01:38:00Z"/>
              </w:rPr>
            </w:pPr>
            <w:ins w:id="962" w:author="Vasy Medov" w:date="2026-03-05T01:38:00Z">
              <w:r>
                <w:t xml:space="preserve">                "f(x)": fc, </w:t>
              </w:r>
            </w:ins>
          </w:p>
          <w:p w14:paraId="667EF862" w14:textId="77777777" w:rsidR="00CB5B58" w:rsidRDefault="00CB5B58" w:rsidP="00CB5B58">
            <w:pPr>
              <w:pStyle w:val="af2"/>
              <w:rPr>
                <w:ins w:id="963" w:author="Vasy Medov" w:date="2026-03-05T01:38:00Z"/>
              </w:rPr>
            </w:pPr>
            <w:ins w:id="964" w:author="Vasy Medov" w:date="2026-03-05T01:38:00Z">
              <w:r>
                <w:t xml:space="preserve">                "error": err</w:t>
              </w:r>
            </w:ins>
          </w:p>
          <w:p w14:paraId="300BA543" w14:textId="77777777" w:rsidR="00CB5B58" w:rsidRDefault="00CB5B58" w:rsidP="00CB5B58">
            <w:pPr>
              <w:pStyle w:val="af2"/>
              <w:rPr>
                <w:ins w:id="965" w:author="Vasy Medov" w:date="2026-03-05T01:38:00Z"/>
              </w:rPr>
            </w:pPr>
            <w:ins w:id="966" w:author="Vasy Medov" w:date="2026-03-05T01:38:00Z">
              <w:r>
                <w:t xml:space="preserve">            })</w:t>
              </w:r>
            </w:ins>
          </w:p>
          <w:p w14:paraId="49CFD720" w14:textId="77777777" w:rsidR="00CB5B58" w:rsidRDefault="00CB5B58" w:rsidP="00CB5B58">
            <w:pPr>
              <w:pStyle w:val="af2"/>
              <w:rPr>
                <w:ins w:id="967" w:author="Vasy Medov" w:date="2026-03-05T01:38:00Z"/>
              </w:rPr>
            </w:pPr>
            <w:ins w:id="968" w:author="Vasy Medov" w:date="2026-03-05T01:38:00Z">
              <w:r>
                <w:t xml:space="preserve">            </w:t>
              </w:r>
            </w:ins>
          </w:p>
          <w:p w14:paraId="457CD405" w14:textId="77777777" w:rsidR="00CB5B58" w:rsidRDefault="00CB5B58" w:rsidP="00CB5B58">
            <w:pPr>
              <w:pStyle w:val="af2"/>
              <w:rPr>
                <w:ins w:id="969" w:author="Vasy Medov" w:date="2026-03-05T01:38:00Z"/>
              </w:rPr>
            </w:pPr>
            <w:ins w:id="970" w:author="Vasy Medov" w:date="2026-03-05T01:38:00Z">
              <w:r>
                <w:t xml:space="preserve">            if err &lt; eps or abs(fc) &lt; eps:</w:t>
              </w:r>
            </w:ins>
          </w:p>
          <w:p w14:paraId="60DEA526" w14:textId="77777777" w:rsidR="00CB5B58" w:rsidRDefault="00CB5B58" w:rsidP="00CB5B58">
            <w:pPr>
              <w:pStyle w:val="af2"/>
              <w:rPr>
                <w:ins w:id="971" w:author="Vasy Medov" w:date="2026-03-05T01:38:00Z"/>
              </w:rPr>
            </w:pPr>
            <w:ins w:id="972" w:author="Vasy Medov" w:date="2026-03-05T01:38:00Z">
              <w:r>
                <w:t xml:space="preserve">                break</w:t>
              </w:r>
            </w:ins>
          </w:p>
          <w:p w14:paraId="58727AC5" w14:textId="77777777" w:rsidR="00CB5B58" w:rsidRDefault="00CB5B58" w:rsidP="00CB5B58">
            <w:pPr>
              <w:pStyle w:val="af2"/>
              <w:rPr>
                <w:ins w:id="973" w:author="Vasy Medov" w:date="2026-03-05T01:38:00Z"/>
              </w:rPr>
            </w:pPr>
            <w:ins w:id="974" w:author="Vasy Medov" w:date="2026-03-05T01:38:00Z">
              <w:r>
                <w:t xml:space="preserve">                </w:t>
              </w:r>
            </w:ins>
          </w:p>
          <w:p w14:paraId="3ADCBAD9" w14:textId="77777777" w:rsidR="00CB5B58" w:rsidRDefault="00CB5B58" w:rsidP="00CB5B58">
            <w:pPr>
              <w:pStyle w:val="af2"/>
              <w:rPr>
                <w:ins w:id="975" w:author="Vasy Medov" w:date="2026-03-05T01:38:00Z"/>
              </w:rPr>
            </w:pPr>
            <w:ins w:id="976" w:author="Vasy Medov" w:date="2026-03-05T01:38:00Z">
              <w:r>
                <w:t xml:space="preserve">            if f(a) * fc &lt; 0:</w:t>
              </w:r>
            </w:ins>
          </w:p>
          <w:p w14:paraId="40F8E429" w14:textId="77777777" w:rsidR="00CB5B58" w:rsidRDefault="00CB5B58" w:rsidP="00CB5B58">
            <w:pPr>
              <w:pStyle w:val="af2"/>
              <w:rPr>
                <w:ins w:id="977" w:author="Vasy Medov" w:date="2026-03-05T01:38:00Z"/>
              </w:rPr>
            </w:pPr>
            <w:ins w:id="978" w:author="Vasy Medov" w:date="2026-03-05T01:38:00Z">
              <w:r>
                <w:t xml:space="preserve">                b = c</w:t>
              </w:r>
            </w:ins>
          </w:p>
          <w:p w14:paraId="2755BDC1" w14:textId="77777777" w:rsidR="00CB5B58" w:rsidRDefault="00CB5B58" w:rsidP="00CB5B58">
            <w:pPr>
              <w:pStyle w:val="af2"/>
              <w:rPr>
                <w:ins w:id="979" w:author="Vasy Medov" w:date="2026-03-05T01:38:00Z"/>
              </w:rPr>
            </w:pPr>
            <w:ins w:id="980" w:author="Vasy Medov" w:date="2026-03-05T01:38:00Z">
              <w:r>
                <w:t xml:space="preserve">            else:</w:t>
              </w:r>
            </w:ins>
          </w:p>
          <w:p w14:paraId="1F5D6C2F" w14:textId="77777777" w:rsidR="00CB5B58" w:rsidRDefault="00CB5B58" w:rsidP="00CB5B58">
            <w:pPr>
              <w:pStyle w:val="af2"/>
              <w:rPr>
                <w:ins w:id="981" w:author="Vasy Medov" w:date="2026-03-05T01:38:00Z"/>
              </w:rPr>
            </w:pPr>
            <w:ins w:id="982" w:author="Vasy Medov" w:date="2026-03-05T01:38:00Z">
              <w:r>
                <w:t xml:space="preserve">                a = c</w:t>
              </w:r>
            </w:ins>
          </w:p>
          <w:p w14:paraId="5E0BFD19" w14:textId="77777777" w:rsidR="00CB5B58" w:rsidRDefault="00CB5B58" w:rsidP="00CB5B58">
            <w:pPr>
              <w:pStyle w:val="af2"/>
              <w:rPr>
                <w:ins w:id="983" w:author="Vasy Medov" w:date="2026-03-05T01:38:00Z"/>
              </w:rPr>
            </w:pPr>
            <w:ins w:id="984" w:author="Vasy Medov" w:date="2026-03-05T01:38:00Z">
              <w:r>
                <w:t xml:space="preserve">                </w:t>
              </w:r>
            </w:ins>
          </w:p>
          <w:p w14:paraId="0CF98080" w14:textId="77777777" w:rsidR="00CB5B58" w:rsidRDefault="00CB5B58" w:rsidP="00CB5B58">
            <w:pPr>
              <w:pStyle w:val="af2"/>
              <w:rPr>
                <w:ins w:id="985" w:author="Vasy Medov" w:date="2026-03-05T01:38:00Z"/>
              </w:rPr>
            </w:pPr>
            <w:ins w:id="986" w:author="Vasy Medov" w:date="2026-03-05T01:38:00Z">
              <w:r>
                <w:t xml:space="preserve">        return c, history</w:t>
              </w:r>
            </w:ins>
          </w:p>
          <w:p w14:paraId="5AC36EDD" w14:textId="77777777" w:rsidR="00CB5B58" w:rsidRDefault="00CB5B58" w:rsidP="00CB5B58">
            <w:pPr>
              <w:pStyle w:val="af2"/>
              <w:rPr>
                <w:ins w:id="987" w:author="Vasy Medov" w:date="2026-03-05T01:38:00Z"/>
              </w:rPr>
            </w:pPr>
            <w:ins w:id="988" w:author="Vasy Medov" w:date="2026-03-05T01:38:00Z">
              <w:r>
                <w:t xml:space="preserve">    </w:t>
              </w:r>
            </w:ins>
          </w:p>
          <w:p w14:paraId="1680EF40" w14:textId="77777777" w:rsidR="00CB5B58" w:rsidRDefault="00CB5B58" w:rsidP="00CB5B58">
            <w:pPr>
              <w:pStyle w:val="af2"/>
              <w:rPr>
                <w:ins w:id="989" w:author="Vasy Medov" w:date="2026-03-05T01:38:00Z"/>
              </w:rPr>
            </w:pPr>
            <w:ins w:id="990" w:author="Vasy Medov" w:date="2026-03-05T01:38:00Z">
              <w:r>
                <w:t xml:space="preserve">    @staticmethod</w:t>
              </w:r>
            </w:ins>
          </w:p>
          <w:p w14:paraId="6B67315B" w14:textId="77777777" w:rsidR="00CB5B58" w:rsidRDefault="00CB5B58" w:rsidP="00CB5B58">
            <w:pPr>
              <w:pStyle w:val="af2"/>
              <w:rPr>
                <w:ins w:id="991" w:author="Vasy Medov" w:date="2026-03-05T01:38:00Z"/>
              </w:rPr>
            </w:pPr>
            <w:ins w:id="992" w:author="Vasy Medov" w:date="2026-03-05T01:38:00Z">
              <w:r>
                <w:t xml:space="preserve">    def </w:t>
              </w:r>
              <w:proofErr w:type="spellStart"/>
              <w:r>
                <w:t>solve_</w:t>
              </w:r>
              <w:proofErr w:type="gramStart"/>
              <w:r>
                <w:t>secant</w:t>
              </w:r>
              <w:proofErr w:type="spellEnd"/>
              <w:r>
                <w:t>(</w:t>
              </w:r>
              <w:proofErr w:type="gramEnd"/>
              <w:r>
                <w:t xml:space="preserve">f, x0, x1, eps, </w:t>
              </w:r>
              <w:proofErr w:type="spellStart"/>
              <w:r>
                <w:t>max_iter</w:t>
              </w:r>
              <w:proofErr w:type="spellEnd"/>
              <w:r>
                <w:t>=100):</w:t>
              </w:r>
            </w:ins>
          </w:p>
          <w:p w14:paraId="70DD585B" w14:textId="77777777" w:rsidR="00CB5B58" w:rsidRDefault="00CB5B58" w:rsidP="00CB5B58">
            <w:pPr>
              <w:pStyle w:val="af2"/>
              <w:rPr>
                <w:ins w:id="993" w:author="Vasy Medov" w:date="2026-03-05T01:38:00Z"/>
              </w:rPr>
            </w:pPr>
            <w:ins w:id="994" w:author="Vasy Medov" w:date="2026-03-05T01:38:00Z">
              <w:r>
                <w:t xml:space="preserve">        history = []</w:t>
              </w:r>
            </w:ins>
          </w:p>
          <w:p w14:paraId="76939543" w14:textId="77777777" w:rsidR="00CB5B58" w:rsidRDefault="00CB5B58" w:rsidP="00CB5B58">
            <w:pPr>
              <w:pStyle w:val="af2"/>
              <w:rPr>
                <w:ins w:id="995" w:author="Vasy Medov" w:date="2026-03-05T01:38:00Z"/>
              </w:rPr>
            </w:pPr>
            <w:ins w:id="996" w:author="Vasy Medov" w:date="2026-03-05T01:38:00Z">
              <w:r>
                <w:t xml:space="preserve">        </w:t>
              </w:r>
              <w:proofErr w:type="spellStart"/>
              <w:r>
                <w:t>x_prev</w:t>
              </w:r>
              <w:proofErr w:type="spellEnd"/>
              <w:r>
                <w:t xml:space="preserve">, </w:t>
              </w:r>
              <w:proofErr w:type="spellStart"/>
              <w:r>
                <w:t>x_curr</w:t>
              </w:r>
              <w:proofErr w:type="spellEnd"/>
              <w:r>
                <w:t xml:space="preserve"> = x0, x1</w:t>
              </w:r>
            </w:ins>
          </w:p>
          <w:p w14:paraId="16D2356F" w14:textId="77777777" w:rsidR="00CB5B58" w:rsidRDefault="00CB5B58" w:rsidP="00CB5B58">
            <w:pPr>
              <w:pStyle w:val="af2"/>
              <w:rPr>
                <w:ins w:id="997" w:author="Vasy Medov" w:date="2026-03-05T01:38:00Z"/>
              </w:rPr>
            </w:pPr>
            <w:ins w:id="998" w:author="Vasy Medov" w:date="2026-03-05T01:38:00Z">
              <w:r>
                <w:t xml:space="preserve">        </w:t>
              </w:r>
            </w:ins>
          </w:p>
          <w:p w14:paraId="1958B42D" w14:textId="77777777" w:rsidR="00CB5B58" w:rsidRDefault="00CB5B58" w:rsidP="00CB5B58">
            <w:pPr>
              <w:pStyle w:val="af2"/>
              <w:rPr>
                <w:ins w:id="999" w:author="Vasy Medov" w:date="2026-03-05T01:38:00Z"/>
              </w:rPr>
            </w:pPr>
            <w:ins w:id="1000" w:author="Vasy Medov" w:date="2026-03-05T01:38:00Z">
              <w:r>
                <w:t xml:space="preserve">        for </w:t>
              </w:r>
              <w:proofErr w:type="spellStart"/>
              <w:r>
                <w:t>i</w:t>
              </w:r>
              <w:proofErr w:type="spellEnd"/>
              <w:r>
                <w:t xml:space="preserve"> in range(</w:t>
              </w:r>
              <w:proofErr w:type="spellStart"/>
              <w:r>
                <w:t>max_iter</w:t>
              </w:r>
              <w:proofErr w:type="spellEnd"/>
              <w:r>
                <w:t>):</w:t>
              </w:r>
            </w:ins>
          </w:p>
          <w:p w14:paraId="7B04D572" w14:textId="77777777" w:rsidR="00CB5B58" w:rsidRDefault="00CB5B58" w:rsidP="00CB5B58">
            <w:pPr>
              <w:pStyle w:val="af2"/>
              <w:rPr>
                <w:ins w:id="1001" w:author="Vasy Medov" w:date="2026-03-05T01:38:00Z"/>
              </w:rPr>
            </w:pPr>
            <w:ins w:id="1002" w:author="Vasy Medov" w:date="2026-03-05T01:38:00Z">
              <w:r>
                <w:t xml:space="preserve">            </w:t>
              </w:r>
              <w:proofErr w:type="spellStart"/>
              <w:r>
                <w:t>f_prev</w:t>
              </w:r>
              <w:proofErr w:type="spellEnd"/>
              <w:r>
                <w:t xml:space="preserve"> = f(</w:t>
              </w:r>
              <w:proofErr w:type="spellStart"/>
              <w:r>
                <w:t>x_prev</w:t>
              </w:r>
              <w:proofErr w:type="spellEnd"/>
              <w:r>
                <w:t>)</w:t>
              </w:r>
            </w:ins>
          </w:p>
          <w:p w14:paraId="037D71FA" w14:textId="77777777" w:rsidR="00CB5B58" w:rsidRDefault="00CB5B58" w:rsidP="00CB5B58">
            <w:pPr>
              <w:pStyle w:val="af2"/>
              <w:rPr>
                <w:ins w:id="1003" w:author="Vasy Medov" w:date="2026-03-05T01:38:00Z"/>
              </w:rPr>
            </w:pPr>
            <w:ins w:id="1004" w:author="Vasy Medov" w:date="2026-03-05T01:38:00Z">
              <w:r>
                <w:t xml:space="preserve">            </w:t>
              </w:r>
              <w:proofErr w:type="spellStart"/>
              <w:r>
                <w:t>f_curr</w:t>
              </w:r>
              <w:proofErr w:type="spellEnd"/>
              <w:r>
                <w:t xml:space="preserve"> = f(x_curr)</w:t>
              </w:r>
            </w:ins>
          </w:p>
          <w:p w14:paraId="7E8A2529" w14:textId="77777777" w:rsidR="00CB5B58" w:rsidRDefault="00CB5B58" w:rsidP="00CB5B58">
            <w:pPr>
              <w:pStyle w:val="af2"/>
              <w:rPr>
                <w:ins w:id="1005" w:author="Vasy Medov" w:date="2026-03-05T01:38:00Z"/>
              </w:rPr>
            </w:pPr>
            <w:ins w:id="1006" w:author="Vasy Medov" w:date="2026-03-05T01:38:00Z">
              <w:r>
                <w:t xml:space="preserve">            </w:t>
              </w:r>
            </w:ins>
          </w:p>
          <w:p w14:paraId="14C08F95" w14:textId="77777777" w:rsidR="00CB5B58" w:rsidRDefault="00CB5B58" w:rsidP="00CB5B58">
            <w:pPr>
              <w:pStyle w:val="af2"/>
              <w:rPr>
                <w:ins w:id="1007" w:author="Vasy Medov" w:date="2026-03-05T01:38:00Z"/>
              </w:rPr>
            </w:pPr>
            <w:ins w:id="1008" w:author="Vasy Medov" w:date="2026-03-05T01:38:00Z">
              <w:r>
                <w:t xml:space="preserve">            if </w:t>
              </w:r>
              <w:proofErr w:type="gramStart"/>
              <w:r>
                <w:t>abs(</w:t>
              </w:r>
              <w:proofErr w:type="spellStart"/>
              <w:proofErr w:type="gramEnd"/>
              <w:r>
                <w:t>f_curr</w:t>
              </w:r>
              <w:proofErr w:type="spellEnd"/>
              <w:r>
                <w:t xml:space="preserve"> - </w:t>
              </w:r>
              <w:proofErr w:type="spellStart"/>
              <w:r>
                <w:t>f_prev</w:t>
              </w:r>
              <w:proofErr w:type="spellEnd"/>
              <w:r>
                <w:t>) &lt; 1e-15:</w:t>
              </w:r>
            </w:ins>
          </w:p>
          <w:p w14:paraId="3A50FA02" w14:textId="77777777" w:rsidR="00CB5B58" w:rsidRDefault="00CB5B58" w:rsidP="00CB5B58">
            <w:pPr>
              <w:pStyle w:val="af2"/>
              <w:rPr>
                <w:ins w:id="1009" w:author="Vasy Medov" w:date="2026-03-05T01:38:00Z"/>
              </w:rPr>
            </w:pPr>
            <w:ins w:id="1010" w:author="Vasy Medov" w:date="2026-03-05T01:38:00Z">
              <w:r>
                <w:t xml:space="preserve">                break</w:t>
              </w:r>
            </w:ins>
          </w:p>
          <w:p w14:paraId="4F93DF04" w14:textId="77777777" w:rsidR="00CB5B58" w:rsidRDefault="00CB5B58" w:rsidP="00CB5B58">
            <w:pPr>
              <w:pStyle w:val="af2"/>
              <w:rPr>
                <w:ins w:id="1011" w:author="Vasy Medov" w:date="2026-03-05T01:38:00Z"/>
              </w:rPr>
            </w:pPr>
            <w:ins w:id="1012" w:author="Vasy Medov" w:date="2026-03-05T01:38:00Z">
              <w:r>
                <w:t xml:space="preserve">                </w:t>
              </w:r>
            </w:ins>
          </w:p>
          <w:p w14:paraId="76DF7072" w14:textId="77777777" w:rsidR="00CB5B58" w:rsidRDefault="00CB5B58" w:rsidP="00CB5B58">
            <w:pPr>
              <w:pStyle w:val="af2"/>
              <w:rPr>
                <w:ins w:id="1013" w:author="Vasy Medov" w:date="2026-03-05T01:38:00Z"/>
              </w:rPr>
            </w:pPr>
            <w:ins w:id="1014" w:author="Vasy Medov" w:date="2026-03-05T01:38:00Z">
              <w:r>
                <w:t xml:space="preserve">            </w:t>
              </w:r>
              <w:proofErr w:type="spellStart"/>
              <w:r>
                <w:t>x_next</w:t>
              </w:r>
              <w:proofErr w:type="spellEnd"/>
              <w:r>
                <w:t xml:space="preserve"> = </w:t>
              </w:r>
              <w:proofErr w:type="spellStart"/>
              <w:r>
                <w:t>x_curr</w:t>
              </w:r>
              <w:proofErr w:type="spellEnd"/>
              <w:r>
                <w:t xml:space="preserve"> - </w:t>
              </w:r>
              <w:proofErr w:type="spellStart"/>
              <w:r>
                <w:t>f_curr</w:t>
              </w:r>
              <w:proofErr w:type="spellEnd"/>
              <w:r>
                <w:t xml:space="preserve"> * (</w:t>
              </w:r>
              <w:proofErr w:type="spellStart"/>
              <w:r>
                <w:t>x_curr</w:t>
              </w:r>
              <w:proofErr w:type="spellEnd"/>
              <w:r>
                <w:t xml:space="preserve"> - </w:t>
              </w:r>
              <w:proofErr w:type="spellStart"/>
              <w:r>
                <w:t>x_prev</w:t>
              </w:r>
              <w:proofErr w:type="spellEnd"/>
              <w:r>
                <w:t>) / (</w:t>
              </w:r>
              <w:proofErr w:type="spellStart"/>
              <w:r>
                <w:t>f_curr</w:t>
              </w:r>
              <w:proofErr w:type="spellEnd"/>
              <w:r>
                <w:t xml:space="preserve"> - </w:t>
              </w:r>
              <w:proofErr w:type="spellStart"/>
              <w:r>
                <w:t>f_prev</w:t>
              </w:r>
              <w:proofErr w:type="spellEnd"/>
              <w:r>
                <w:t>)</w:t>
              </w:r>
            </w:ins>
          </w:p>
          <w:p w14:paraId="74E9B701" w14:textId="77777777" w:rsidR="00CB5B58" w:rsidRDefault="00CB5B58" w:rsidP="00CB5B58">
            <w:pPr>
              <w:pStyle w:val="af2"/>
              <w:rPr>
                <w:ins w:id="1015" w:author="Vasy Medov" w:date="2026-03-05T01:38:00Z"/>
              </w:rPr>
            </w:pPr>
            <w:ins w:id="1016" w:author="Vasy Medov" w:date="2026-03-05T01:38:00Z">
              <w:r>
                <w:t xml:space="preserve">            err = </w:t>
              </w:r>
              <w:proofErr w:type="gramStart"/>
              <w:r>
                <w:t>abs(</w:t>
              </w:r>
              <w:proofErr w:type="spellStart"/>
              <w:proofErr w:type="gramEnd"/>
              <w:r>
                <w:t>x_next</w:t>
              </w:r>
              <w:proofErr w:type="spellEnd"/>
              <w:r>
                <w:t xml:space="preserve"> - x_curr)</w:t>
              </w:r>
            </w:ins>
          </w:p>
          <w:p w14:paraId="451E894A" w14:textId="77777777" w:rsidR="00CB5B58" w:rsidRDefault="00CB5B58" w:rsidP="00CB5B58">
            <w:pPr>
              <w:pStyle w:val="af2"/>
              <w:rPr>
                <w:ins w:id="1017" w:author="Vasy Medov" w:date="2026-03-05T01:38:00Z"/>
              </w:rPr>
            </w:pPr>
            <w:ins w:id="1018" w:author="Vasy Medov" w:date="2026-03-05T01:38:00Z">
              <w:r>
                <w:t xml:space="preserve">            </w:t>
              </w:r>
            </w:ins>
          </w:p>
          <w:p w14:paraId="3F85B353" w14:textId="77777777" w:rsidR="00CB5B58" w:rsidRDefault="00CB5B58" w:rsidP="00CB5B58">
            <w:pPr>
              <w:pStyle w:val="af2"/>
              <w:rPr>
                <w:ins w:id="1019" w:author="Vasy Medov" w:date="2026-03-05T01:38:00Z"/>
              </w:rPr>
            </w:pPr>
            <w:ins w:id="1020" w:author="Vasy Medov" w:date="2026-03-05T01:38:00Z">
              <w:r>
                <w:t xml:space="preserve">            </w:t>
              </w:r>
              <w:proofErr w:type="spellStart"/>
              <w:proofErr w:type="gramStart"/>
              <w:r>
                <w:t>history.append</w:t>
              </w:r>
              <w:proofErr w:type="spellEnd"/>
              <w:proofErr w:type="gramEnd"/>
              <w:r>
                <w:t>({</w:t>
              </w:r>
            </w:ins>
          </w:p>
          <w:p w14:paraId="073D5005" w14:textId="77777777" w:rsidR="00CB5B58" w:rsidRDefault="00CB5B58" w:rsidP="00CB5B58">
            <w:pPr>
              <w:pStyle w:val="af2"/>
              <w:rPr>
                <w:ins w:id="1021" w:author="Vasy Medov" w:date="2026-03-05T01:38:00Z"/>
              </w:rPr>
            </w:pPr>
            <w:ins w:id="1022" w:author="Vasy Medov" w:date="2026-03-05T01:38:00Z">
              <w:r>
                <w:lastRenderedPageBreak/>
                <w:t xml:space="preserve">                "</w:t>
              </w:r>
              <w:proofErr w:type="spellStart"/>
              <w:r>
                <w:t>iter</w:t>
              </w:r>
              <w:proofErr w:type="spellEnd"/>
              <w:r>
                <w:t>": i+1,</w:t>
              </w:r>
            </w:ins>
          </w:p>
          <w:p w14:paraId="563393A0" w14:textId="77777777" w:rsidR="00CB5B58" w:rsidRDefault="00CB5B58" w:rsidP="00CB5B58">
            <w:pPr>
              <w:pStyle w:val="af2"/>
              <w:rPr>
                <w:ins w:id="1023" w:author="Vasy Medov" w:date="2026-03-05T01:38:00Z"/>
              </w:rPr>
            </w:pPr>
            <w:ins w:id="1024" w:author="Vasy Medov" w:date="2026-03-05T01:38:00Z">
              <w:r>
                <w:t xml:space="preserve">                "</w:t>
              </w:r>
              <w:proofErr w:type="spellStart"/>
              <w:r>
                <w:t>x_prev</w:t>
              </w:r>
              <w:proofErr w:type="spellEnd"/>
              <w:r>
                <w:t>": x_prev,</w:t>
              </w:r>
            </w:ins>
          </w:p>
          <w:p w14:paraId="13B349BA" w14:textId="77777777" w:rsidR="00CB5B58" w:rsidRDefault="00CB5B58" w:rsidP="00CB5B58">
            <w:pPr>
              <w:pStyle w:val="af2"/>
              <w:rPr>
                <w:ins w:id="1025" w:author="Vasy Medov" w:date="2026-03-05T01:38:00Z"/>
              </w:rPr>
            </w:pPr>
            <w:ins w:id="1026" w:author="Vasy Medov" w:date="2026-03-05T01:38:00Z">
              <w:r>
                <w:t xml:space="preserve">                "</w:t>
              </w:r>
              <w:proofErr w:type="spellStart"/>
              <w:r>
                <w:t>x_curr</w:t>
              </w:r>
              <w:proofErr w:type="spellEnd"/>
              <w:r>
                <w:t>": x_curr,</w:t>
              </w:r>
            </w:ins>
          </w:p>
          <w:p w14:paraId="60202DEC" w14:textId="77777777" w:rsidR="00CB5B58" w:rsidRDefault="00CB5B58" w:rsidP="00CB5B58">
            <w:pPr>
              <w:pStyle w:val="af2"/>
              <w:rPr>
                <w:ins w:id="1027" w:author="Vasy Medov" w:date="2026-03-05T01:38:00Z"/>
              </w:rPr>
            </w:pPr>
            <w:ins w:id="1028" w:author="Vasy Medov" w:date="2026-03-05T01:38:00Z">
              <w:r>
                <w:t xml:space="preserve">                "f(</w:t>
              </w:r>
              <w:proofErr w:type="spellStart"/>
              <w:r>
                <w:t>x_prev</w:t>
              </w:r>
              <w:proofErr w:type="spellEnd"/>
              <w:r>
                <w:t>)": f_prev,</w:t>
              </w:r>
            </w:ins>
          </w:p>
          <w:p w14:paraId="4D8EB044" w14:textId="77777777" w:rsidR="00CB5B58" w:rsidRDefault="00CB5B58" w:rsidP="00CB5B58">
            <w:pPr>
              <w:pStyle w:val="af2"/>
              <w:rPr>
                <w:ins w:id="1029" w:author="Vasy Medov" w:date="2026-03-05T01:38:00Z"/>
              </w:rPr>
            </w:pPr>
            <w:ins w:id="1030" w:author="Vasy Medov" w:date="2026-03-05T01:38:00Z">
              <w:r>
                <w:t xml:space="preserve">                "f(</w:t>
              </w:r>
              <w:proofErr w:type="spellStart"/>
              <w:r>
                <w:t>x_curr</w:t>
              </w:r>
              <w:proofErr w:type="spellEnd"/>
              <w:r>
                <w:t>)": f_curr,</w:t>
              </w:r>
            </w:ins>
          </w:p>
          <w:p w14:paraId="760D125E" w14:textId="77777777" w:rsidR="00CB5B58" w:rsidRDefault="00CB5B58" w:rsidP="00CB5B58">
            <w:pPr>
              <w:pStyle w:val="af2"/>
              <w:rPr>
                <w:ins w:id="1031" w:author="Vasy Medov" w:date="2026-03-05T01:38:00Z"/>
              </w:rPr>
            </w:pPr>
            <w:ins w:id="1032" w:author="Vasy Medov" w:date="2026-03-05T01:38:00Z">
              <w:r>
                <w:t xml:space="preserve">                "</w:t>
              </w:r>
              <w:proofErr w:type="spellStart"/>
              <w:r>
                <w:t>x_next</w:t>
              </w:r>
              <w:proofErr w:type="spellEnd"/>
              <w:r>
                <w:t>": x_next,</w:t>
              </w:r>
            </w:ins>
          </w:p>
          <w:p w14:paraId="6E868F0A" w14:textId="77777777" w:rsidR="00CB5B58" w:rsidRDefault="00CB5B58" w:rsidP="00CB5B58">
            <w:pPr>
              <w:pStyle w:val="af2"/>
              <w:rPr>
                <w:ins w:id="1033" w:author="Vasy Medov" w:date="2026-03-05T01:38:00Z"/>
              </w:rPr>
            </w:pPr>
            <w:ins w:id="1034" w:author="Vasy Medov" w:date="2026-03-05T01:38:00Z">
              <w:r>
                <w:t xml:space="preserve">                "error": err</w:t>
              </w:r>
            </w:ins>
          </w:p>
          <w:p w14:paraId="3B2A6C3E" w14:textId="77777777" w:rsidR="00CB5B58" w:rsidRDefault="00CB5B58" w:rsidP="00CB5B58">
            <w:pPr>
              <w:pStyle w:val="af2"/>
              <w:rPr>
                <w:ins w:id="1035" w:author="Vasy Medov" w:date="2026-03-05T01:38:00Z"/>
              </w:rPr>
            </w:pPr>
            <w:ins w:id="1036" w:author="Vasy Medov" w:date="2026-03-05T01:38:00Z">
              <w:r>
                <w:t xml:space="preserve">            })</w:t>
              </w:r>
            </w:ins>
          </w:p>
          <w:p w14:paraId="658758DE" w14:textId="77777777" w:rsidR="00CB5B58" w:rsidRDefault="00CB5B58" w:rsidP="00CB5B58">
            <w:pPr>
              <w:pStyle w:val="af2"/>
              <w:rPr>
                <w:ins w:id="1037" w:author="Vasy Medov" w:date="2026-03-05T01:38:00Z"/>
              </w:rPr>
            </w:pPr>
            <w:ins w:id="1038" w:author="Vasy Medov" w:date="2026-03-05T01:38:00Z">
              <w:r>
                <w:t xml:space="preserve">            </w:t>
              </w:r>
            </w:ins>
          </w:p>
          <w:p w14:paraId="14692E64" w14:textId="77777777" w:rsidR="00CB5B58" w:rsidRDefault="00CB5B58" w:rsidP="00CB5B58">
            <w:pPr>
              <w:pStyle w:val="af2"/>
              <w:rPr>
                <w:ins w:id="1039" w:author="Vasy Medov" w:date="2026-03-05T01:38:00Z"/>
              </w:rPr>
            </w:pPr>
            <w:ins w:id="1040" w:author="Vasy Medov" w:date="2026-03-05T01:38:00Z">
              <w:r>
                <w:t xml:space="preserve">            if err &lt; eps or abs(f(</w:t>
              </w:r>
              <w:proofErr w:type="spellStart"/>
              <w:r>
                <w:t>x_next</w:t>
              </w:r>
              <w:proofErr w:type="spellEnd"/>
              <w:r>
                <w:t>)) &lt; eps:</w:t>
              </w:r>
            </w:ins>
          </w:p>
          <w:p w14:paraId="222581D4" w14:textId="77777777" w:rsidR="00CB5B58" w:rsidRDefault="00CB5B58" w:rsidP="00CB5B58">
            <w:pPr>
              <w:pStyle w:val="af2"/>
              <w:rPr>
                <w:ins w:id="1041" w:author="Vasy Medov" w:date="2026-03-05T01:38:00Z"/>
              </w:rPr>
            </w:pPr>
            <w:ins w:id="1042" w:author="Vasy Medov" w:date="2026-03-05T01:38:00Z">
              <w:r>
                <w:t xml:space="preserve">                </w:t>
              </w:r>
              <w:proofErr w:type="spellStart"/>
              <w:r>
                <w:t>x_curr</w:t>
              </w:r>
              <w:proofErr w:type="spellEnd"/>
              <w:r>
                <w:t xml:space="preserve"> = x_next</w:t>
              </w:r>
            </w:ins>
          </w:p>
          <w:p w14:paraId="13F27125" w14:textId="77777777" w:rsidR="00CB5B58" w:rsidRDefault="00CB5B58" w:rsidP="00CB5B58">
            <w:pPr>
              <w:pStyle w:val="af2"/>
              <w:rPr>
                <w:ins w:id="1043" w:author="Vasy Medov" w:date="2026-03-05T01:38:00Z"/>
              </w:rPr>
            </w:pPr>
            <w:ins w:id="1044" w:author="Vasy Medov" w:date="2026-03-05T01:38:00Z">
              <w:r>
                <w:t xml:space="preserve">                break</w:t>
              </w:r>
            </w:ins>
          </w:p>
          <w:p w14:paraId="56EB44B9" w14:textId="77777777" w:rsidR="00CB5B58" w:rsidRDefault="00CB5B58" w:rsidP="00CB5B58">
            <w:pPr>
              <w:pStyle w:val="af2"/>
              <w:rPr>
                <w:ins w:id="1045" w:author="Vasy Medov" w:date="2026-03-05T01:38:00Z"/>
              </w:rPr>
            </w:pPr>
            <w:ins w:id="1046" w:author="Vasy Medov" w:date="2026-03-05T01:38:00Z">
              <w:r>
                <w:t xml:space="preserve">                </w:t>
              </w:r>
            </w:ins>
          </w:p>
          <w:p w14:paraId="1AB85476" w14:textId="77777777" w:rsidR="00CB5B58" w:rsidRDefault="00CB5B58" w:rsidP="00CB5B58">
            <w:pPr>
              <w:pStyle w:val="af2"/>
              <w:rPr>
                <w:ins w:id="1047" w:author="Vasy Medov" w:date="2026-03-05T01:38:00Z"/>
              </w:rPr>
            </w:pPr>
            <w:ins w:id="1048" w:author="Vasy Medov" w:date="2026-03-05T01:38:00Z">
              <w:r>
                <w:t xml:space="preserve">            </w:t>
              </w:r>
              <w:proofErr w:type="spellStart"/>
              <w:r>
                <w:t>x_prev</w:t>
              </w:r>
              <w:proofErr w:type="spellEnd"/>
              <w:r>
                <w:t xml:space="preserve">, </w:t>
              </w:r>
              <w:proofErr w:type="spellStart"/>
              <w:r>
                <w:t>x_curr</w:t>
              </w:r>
              <w:proofErr w:type="spellEnd"/>
              <w:r>
                <w:t xml:space="preserve"> = </w:t>
              </w:r>
              <w:proofErr w:type="spellStart"/>
              <w:r>
                <w:t>x_curr</w:t>
              </w:r>
              <w:proofErr w:type="spellEnd"/>
              <w:r>
                <w:t xml:space="preserve">, </w:t>
              </w:r>
              <w:proofErr w:type="spellStart"/>
              <w:r>
                <w:t>x_next</w:t>
              </w:r>
              <w:proofErr w:type="spellEnd"/>
            </w:ins>
          </w:p>
          <w:p w14:paraId="2C8CF1E2" w14:textId="77777777" w:rsidR="00CB5B58" w:rsidRDefault="00CB5B58" w:rsidP="00CB5B58">
            <w:pPr>
              <w:pStyle w:val="af2"/>
              <w:rPr>
                <w:ins w:id="1049" w:author="Vasy Medov" w:date="2026-03-05T01:38:00Z"/>
              </w:rPr>
            </w:pPr>
            <w:ins w:id="1050" w:author="Vasy Medov" w:date="2026-03-05T01:38:00Z">
              <w:r>
                <w:t xml:space="preserve">            </w:t>
              </w:r>
            </w:ins>
          </w:p>
          <w:p w14:paraId="36283BBA" w14:textId="77777777" w:rsidR="00CB5B58" w:rsidRDefault="00CB5B58" w:rsidP="00CB5B58">
            <w:pPr>
              <w:pStyle w:val="af2"/>
              <w:rPr>
                <w:ins w:id="1051" w:author="Vasy Medov" w:date="2026-03-05T01:38:00Z"/>
              </w:rPr>
            </w:pPr>
            <w:ins w:id="1052" w:author="Vasy Medov" w:date="2026-03-05T01:38:00Z">
              <w:r>
                <w:t xml:space="preserve">        return </w:t>
              </w:r>
              <w:proofErr w:type="spellStart"/>
              <w:r>
                <w:t>x_curr</w:t>
              </w:r>
              <w:proofErr w:type="spellEnd"/>
              <w:r>
                <w:t>, history</w:t>
              </w:r>
            </w:ins>
          </w:p>
          <w:p w14:paraId="40881321" w14:textId="77777777" w:rsidR="00CB5B58" w:rsidRDefault="00CB5B58" w:rsidP="00CB5B58">
            <w:pPr>
              <w:pStyle w:val="af2"/>
              <w:rPr>
                <w:ins w:id="1053" w:author="Vasy Medov" w:date="2026-03-05T01:38:00Z"/>
              </w:rPr>
            </w:pPr>
            <w:ins w:id="1054" w:author="Vasy Medov" w:date="2026-03-05T01:38:00Z">
              <w:r>
                <w:t xml:space="preserve">    </w:t>
              </w:r>
            </w:ins>
          </w:p>
          <w:p w14:paraId="3F52BA8C" w14:textId="77777777" w:rsidR="00CB5B58" w:rsidRDefault="00CB5B58" w:rsidP="00CB5B58">
            <w:pPr>
              <w:pStyle w:val="af2"/>
              <w:rPr>
                <w:ins w:id="1055" w:author="Vasy Medov" w:date="2026-03-05T01:38:00Z"/>
              </w:rPr>
            </w:pPr>
            <w:ins w:id="1056" w:author="Vasy Medov" w:date="2026-03-05T01:38:00Z">
              <w:r>
                <w:t xml:space="preserve">    @staticmethod</w:t>
              </w:r>
            </w:ins>
          </w:p>
          <w:p w14:paraId="63CB535D" w14:textId="77777777" w:rsidR="00CB5B58" w:rsidRDefault="00CB5B58" w:rsidP="00CB5B58">
            <w:pPr>
              <w:pStyle w:val="af2"/>
              <w:rPr>
                <w:ins w:id="1057" w:author="Vasy Medov" w:date="2026-03-05T01:38:00Z"/>
              </w:rPr>
            </w:pPr>
            <w:ins w:id="1058" w:author="Vasy Medov" w:date="2026-03-05T01:38:00Z">
              <w:r>
                <w:t xml:space="preserve">    def </w:t>
              </w:r>
              <w:proofErr w:type="spellStart"/>
              <w:r>
                <w:t>solve_simple_</w:t>
              </w:r>
              <w:proofErr w:type="gramStart"/>
              <w:r>
                <w:t>iteration</w:t>
              </w:r>
              <w:proofErr w:type="spellEnd"/>
              <w:r>
                <w:t>(</w:t>
              </w:r>
              <w:proofErr w:type="gramEnd"/>
              <w:r>
                <w:t xml:space="preserve">phi, x0, eps, </w:t>
              </w:r>
              <w:proofErr w:type="spellStart"/>
              <w:r>
                <w:t>max_iter</w:t>
              </w:r>
              <w:proofErr w:type="spellEnd"/>
              <w:r>
                <w:t>=100):</w:t>
              </w:r>
            </w:ins>
          </w:p>
          <w:p w14:paraId="0A4A1412" w14:textId="77777777" w:rsidR="00CB5B58" w:rsidRDefault="00CB5B58" w:rsidP="00CB5B58">
            <w:pPr>
              <w:pStyle w:val="af2"/>
              <w:rPr>
                <w:ins w:id="1059" w:author="Vasy Medov" w:date="2026-03-05T01:38:00Z"/>
              </w:rPr>
            </w:pPr>
            <w:ins w:id="1060" w:author="Vasy Medov" w:date="2026-03-05T01:38:00Z">
              <w:r>
                <w:t xml:space="preserve">        history = []</w:t>
              </w:r>
            </w:ins>
          </w:p>
          <w:p w14:paraId="56F09EA0" w14:textId="77777777" w:rsidR="00CB5B58" w:rsidRDefault="00CB5B58" w:rsidP="00CB5B58">
            <w:pPr>
              <w:pStyle w:val="af2"/>
              <w:rPr>
                <w:ins w:id="1061" w:author="Vasy Medov" w:date="2026-03-05T01:38:00Z"/>
              </w:rPr>
            </w:pPr>
            <w:ins w:id="1062" w:author="Vasy Medov" w:date="2026-03-05T01:38:00Z">
              <w:r>
                <w:t xml:space="preserve">        </w:t>
              </w:r>
              <w:proofErr w:type="spellStart"/>
              <w:r>
                <w:t>x_curr</w:t>
              </w:r>
              <w:proofErr w:type="spellEnd"/>
              <w:r>
                <w:t xml:space="preserve"> = x0</w:t>
              </w:r>
            </w:ins>
          </w:p>
          <w:p w14:paraId="680240C8" w14:textId="77777777" w:rsidR="00CB5B58" w:rsidRDefault="00CB5B58" w:rsidP="00CB5B58">
            <w:pPr>
              <w:pStyle w:val="af2"/>
              <w:rPr>
                <w:ins w:id="1063" w:author="Vasy Medov" w:date="2026-03-05T01:38:00Z"/>
              </w:rPr>
            </w:pPr>
            <w:ins w:id="1064" w:author="Vasy Medov" w:date="2026-03-05T01:38:00Z">
              <w:r>
                <w:t xml:space="preserve">        </w:t>
              </w:r>
            </w:ins>
          </w:p>
          <w:p w14:paraId="397C1EA2" w14:textId="77777777" w:rsidR="00CB5B58" w:rsidRDefault="00CB5B58" w:rsidP="00CB5B58">
            <w:pPr>
              <w:pStyle w:val="af2"/>
              <w:rPr>
                <w:ins w:id="1065" w:author="Vasy Medov" w:date="2026-03-05T01:38:00Z"/>
              </w:rPr>
            </w:pPr>
            <w:ins w:id="1066" w:author="Vasy Medov" w:date="2026-03-05T01:38:00Z">
              <w:r>
                <w:t xml:space="preserve">        for </w:t>
              </w:r>
              <w:proofErr w:type="spellStart"/>
              <w:r>
                <w:t>i</w:t>
              </w:r>
              <w:proofErr w:type="spellEnd"/>
              <w:r>
                <w:t xml:space="preserve"> in range(</w:t>
              </w:r>
              <w:proofErr w:type="spellStart"/>
              <w:r>
                <w:t>max_iter</w:t>
              </w:r>
              <w:proofErr w:type="spellEnd"/>
              <w:r>
                <w:t>):</w:t>
              </w:r>
            </w:ins>
          </w:p>
          <w:p w14:paraId="69B00EDB" w14:textId="77777777" w:rsidR="00CB5B58" w:rsidRDefault="00CB5B58" w:rsidP="00CB5B58">
            <w:pPr>
              <w:pStyle w:val="af2"/>
              <w:rPr>
                <w:ins w:id="1067" w:author="Vasy Medov" w:date="2026-03-05T01:38:00Z"/>
              </w:rPr>
            </w:pPr>
            <w:ins w:id="1068" w:author="Vasy Medov" w:date="2026-03-05T01:38:00Z">
              <w:r>
                <w:t xml:space="preserve">            </w:t>
              </w:r>
              <w:proofErr w:type="spellStart"/>
              <w:r>
                <w:t>x_next</w:t>
              </w:r>
              <w:proofErr w:type="spellEnd"/>
              <w:r>
                <w:t xml:space="preserve"> = phi(</w:t>
              </w:r>
              <w:proofErr w:type="spellStart"/>
              <w:r>
                <w:t>x_curr</w:t>
              </w:r>
              <w:proofErr w:type="spellEnd"/>
              <w:r>
                <w:t>)</w:t>
              </w:r>
            </w:ins>
          </w:p>
          <w:p w14:paraId="2236D7E1" w14:textId="77777777" w:rsidR="00CB5B58" w:rsidRDefault="00CB5B58" w:rsidP="00CB5B58">
            <w:pPr>
              <w:pStyle w:val="af2"/>
              <w:rPr>
                <w:ins w:id="1069" w:author="Vasy Medov" w:date="2026-03-05T01:38:00Z"/>
              </w:rPr>
            </w:pPr>
            <w:ins w:id="1070" w:author="Vasy Medov" w:date="2026-03-05T01:38:00Z">
              <w:r>
                <w:t xml:space="preserve">            err = </w:t>
              </w:r>
              <w:proofErr w:type="gramStart"/>
              <w:r>
                <w:t>abs(</w:t>
              </w:r>
              <w:proofErr w:type="spellStart"/>
              <w:proofErr w:type="gramEnd"/>
              <w:r>
                <w:t>x_next</w:t>
              </w:r>
              <w:proofErr w:type="spellEnd"/>
              <w:r>
                <w:t xml:space="preserve"> - x_curr)</w:t>
              </w:r>
            </w:ins>
          </w:p>
          <w:p w14:paraId="2D0490EE" w14:textId="77777777" w:rsidR="00CB5B58" w:rsidRDefault="00CB5B58" w:rsidP="00CB5B58">
            <w:pPr>
              <w:pStyle w:val="af2"/>
              <w:rPr>
                <w:ins w:id="1071" w:author="Vasy Medov" w:date="2026-03-05T01:38:00Z"/>
              </w:rPr>
            </w:pPr>
            <w:ins w:id="1072" w:author="Vasy Medov" w:date="2026-03-05T01:38:00Z">
              <w:r>
                <w:t xml:space="preserve">            </w:t>
              </w:r>
            </w:ins>
          </w:p>
          <w:p w14:paraId="2338CB29" w14:textId="77777777" w:rsidR="00CB5B58" w:rsidRDefault="00CB5B58" w:rsidP="00CB5B58">
            <w:pPr>
              <w:pStyle w:val="af2"/>
              <w:rPr>
                <w:ins w:id="1073" w:author="Vasy Medov" w:date="2026-03-05T01:38:00Z"/>
              </w:rPr>
            </w:pPr>
            <w:ins w:id="1074" w:author="Vasy Medov" w:date="2026-03-05T01:38:00Z">
              <w:r>
                <w:t xml:space="preserve">            </w:t>
              </w:r>
              <w:proofErr w:type="spellStart"/>
              <w:proofErr w:type="gramStart"/>
              <w:r>
                <w:t>history.append</w:t>
              </w:r>
              <w:proofErr w:type="spellEnd"/>
              <w:proofErr w:type="gramEnd"/>
              <w:r>
                <w:t>({</w:t>
              </w:r>
            </w:ins>
          </w:p>
          <w:p w14:paraId="54D6AF6C" w14:textId="77777777" w:rsidR="00CB5B58" w:rsidRDefault="00CB5B58" w:rsidP="00CB5B58">
            <w:pPr>
              <w:pStyle w:val="af2"/>
              <w:rPr>
                <w:ins w:id="1075" w:author="Vasy Medov" w:date="2026-03-05T01:38:00Z"/>
              </w:rPr>
            </w:pPr>
            <w:ins w:id="1076" w:author="Vasy Medov" w:date="2026-03-05T01:38:00Z">
              <w:r>
                <w:t xml:space="preserve">                "</w:t>
              </w:r>
              <w:proofErr w:type="spellStart"/>
              <w:r>
                <w:t>iter</w:t>
              </w:r>
              <w:proofErr w:type="spellEnd"/>
              <w:r>
                <w:t>": i+1,</w:t>
              </w:r>
            </w:ins>
          </w:p>
          <w:p w14:paraId="4B149FAB" w14:textId="77777777" w:rsidR="00CB5B58" w:rsidRDefault="00CB5B58" w:rsidP="00CB5B58">
            <w:pPr>
              <w:pStyle w:val="af2"/>
              <w:rPr>
                <w:ins w:id="1077" w:author="Vasy Medov" w:date="2026-03-05T01:38:00Z"/>
              </w:rPr>
            </w:pPr>
            <w:ins w:id="1078" w:author="Vasy Medov" w:date="2026-03-05T01:38:00Z">
              <w:r>
                <w:t xml:space="preserve">                "x": </w:t>
              </w:r>
              <w:proofErr w:type="spellStart"/>
              <w:r>
                <w:t>x_curr</w:t>
              </w:r>
              <w:proofErr w:type="spellEnd"/>
              <w:r>
                <w:t>,</w:t>
              </w:r>
            </w:ins>
          </w:p>
          <w:p w14:paraId="713E505D" w14:textId="77777777" w:rsidR="00CB5B58" w:rsidRDefault="00CB5B58" w:rsidP="00CB5B58">
            <w:pPr>
              <w:pStyle w:val="af2"/>
              <w:rPr>
                <w:ins w:id="1079" w:author="Vasy Medov" w:date="2026-03-05T01:38:00Z"/>
              </w:rPr>
            </w:pPr>
            <w:ins w:id="1080" w:author="Vasy Medov" w:date="2026-03-05T01:38:00Z">
              <w:r>
                <w:t xml:space="preserve">                "</w:t>
              </w:r>
              <w:proofErr w:type="gramStart"/>
              <w:r>
                <w:t>phi</w:t>
              </w:r>
              <w:proofErr w:type="gramEnd"/>
              <w:r>
                <w:t xml:space="preserve">(x)": </w:t>
              </w:r>
              <w:proofErr w:type="spellStart"/>
              <w:r>
                <w:t>x_next</w:t>
              </w:r>
              <w:proofErr w:type="spellEnd"/>
              <w:r>
                <w:t>,</w:t>
              </w:r>
            </w:ins>
          </w:p>
          <w:p w14:paraId="7E9DF98A" w14:textId="77777777" w:rsidR="00CB5B58" w:rsidRDefault="00CB5B58" w:rsidP="00CB5B58">
            <w:pPr>
              <w:pStyle w:val="af2"/>
              <w:rPr>
                <w:ins w:id="1081" w:author="Vasy Medov" w:date="2026-03-05T01:38:00Z"/>
              </w:rPr>
            </w:pPr>
            <w:ins w:id="1082" w:author="Vasy Medov" w:date="2026-03-05T01:38:00Z">
              <w:r>
                <w:t xml:space="preserve">                "error": err</w:t>
              </w:r>
            </w:ins>
          </w:p>
          <w:p w14:paraId="0D7B29C8" w14:textId="77777777" w:rsidR="00CB5B58" w:rsidRDefault="00CB5B58" w:rsidP="00CB5B58">
            <w:pPr>
              <w:pStyle w:val="af2"/>
              <w:rPr>
                <w:ins w:id="1083" w:author="Vasy Medov" w:date="2026-03-05T01:38:00Z"/>
              </w:rPr>
            </w:pPr>
            <w:ins w:id="1084" w:author="Vasy Medov" w:date="2026-03-05T01:38:00Z">
              <w:r>
                <w:t xml:space="preserve">            })</w:t>
              </w:r>
            </w:ins>
          </w:p>
          <w:p w14:paraId="48FEA0DE" w14:textId="77777777" w:rsidR="00CB5B58" w:rsidRDefault="00CB5B58" w:rsidP="00CB5B58">
            <w:pPr>
              <w:pStyle w:val="af2"/>
              <w:rPr>
                <w:ins w:id="1085" w:author="Vasy Medov" w:date="2026-03-05T01:38:00Z"/>
              </w:rPr>
            </w:pPr>
            <w:ins w:id="1086" w:author="Vasy Medov" w:date="2026-03-05T01:38:00Z">
              <w:r>
                <w:t xml:space="preserve">            </w:t>
              </w:r>
            </w:ins>
          </w:p>
          <w:p w14:paraId="6B6E3BDD" w14:textId="77777777" w:rsidR="00CB5B58" w:rsidRDefault="00CB5B58" w:rsidP="00CB5B58">
            <w:pPr>
              <w:pStyle w:val="af2"/>
              <w:rPr>
                <w:ins w:id="1087" w:author="Vasy Medov" w:date="2026-03-05T01:38:00Z"/>
              </w:rPr>
            </w:pPr>
            <w:ins w:id="1088" w:author="Vasy Medov" w:date="2026-03-05T01:38:00Z">
              <w:r>
                <w:t xml:space="preserve">            if err &lt; eps:</w:t>
              </w:r>
            </w:ins>
          </w:p>
          <w:p w14:paraId="7EFB779B" w14:textId="77777777" w:rsidR="00CB5B58" w:rsidRDefault="00CB5B58" w:rsidP="00CB5B58">
            <w:pPr>
              <w:pStyle w:val="af2"/>
              <w:rPr>
                <w:ins w:id="1089" w:author="Vasy Medov" w:date="2026-03-05T01:38:00Z"/>
              </w:rPr>
            </w:pPr>
            <w:ins w:id="1090" w:author="Vasy Medov" w:date="2026-03-05T01:38:00Z">
              <w:r>
                <w:t xml:space="preserve">                </w:t>
              </w:r>
              <w:proofErr w:type="spellStart"/>
              <w:r>
                <w:t>x_curr</w:t>
              </w:r>
              <w:proofErr w:type="spellEnd"/>
              <w:r>
                <w:t xml:space="preserve"> = x_next</w:t>
              </w:r>
            </w:ins>
          </w:p>
          <w:p w14:paraId="10286BEC" w14:textId="77777777" w:rsidR="00CB5B58" w:rsidRDefault="00CB5B58" w:rsidP="00CB5B58">
            <w:pPr>
              <w:pStyle w:val="af2"/>
              <w:rPr>
                <w:ins w:id="1091" w:author="Vasy Medov" w:date="2026-03-05T01:38:00Z"/>
              </w:rPr>
            </w:pPr>
            <w:ins w:id="1092" w:author="Vasy Medov" w:date="2026-03-05T01:38:00Z">
              <w:r>
                <w:t xml:space="preserve">                break</w:t>
              </w:r>
            </w:ins>
          </w:p>
          <w:p w14:paraId="79C104E3" w14:textId="77777777" w:rsidR="00CB5B58" w:rsidRDefault="00CB5B58" w:rsidP="00CB5B58">
            <w:pPr>
              <w:pStyle w:val="af2"/>
              <w:rPr>
                <w:ins w:id="1093" w:author="Vasy Medov" w:date="2026-03-05T01:38:00Z"/>
              </w:rPr>
            </w:pPr>
            <w:ins w:id="1094" w:author="Vasy Medov" w:date="2026-03-05T01:38:00Z">
              <w:r>
                <w:t xml:space="preserve">                </w:t>
              </w:r>
            </w:ins>
          </w:p>
          <w:p w14:paraId="7CE57597" w14:textId="77777777" w:rsidR="00CB5B58" w:rsidRDefault="00CB5B58" w:rsidP="00CB5B58">
            <w:pPr>
              <w:pStyle w:val="af2"/>
              <w:rPr>
                <w:ins w:id="1095" w:author="Vasy Medov" w:date="2026-03-05T01:38:00Z"/>
              </w:rPr>
            </w:pPr>
            <w:ins w:id="1096" w:author="Vasy Medov" w:date="2026-03-05T01:38:00Z">
              <w:r>
                <w:t xml:space="preserve">            </w:t>
              </w:r>
              <w:proofErr w:type="spellStart"/>
              <w:r>
                <w:t>x_curr</w:t>
              </w:r>
              <w:proofErr w:type="spellEnd"/>
              <w:r>
                <w:t xml:space="preserve"> = x_next</w:t>
              </w:r>
            </w:ins>
          </w:p>
          <w:p w14:paraId="09DD2F40" w14:textId="77777777" w:rsidR="00CB5B58" w:rsidRDefault="00CB5B58" w:rsidP="00CB5B58">
            <w:pPr>
              <w:pStyle w:val="af2"/>
              <w:rPr>
                <w:ins w:id="1097" w:author="Vasy Medov" w:date="2026-03-05T01:38:00Z"/>
              </w:rPr>
            </w:pPr>
            <w:ins w:id="1098" w:author="Vasy Medov" w:date="2026-03-05T01:38:00Z">
              <w:r>
                <w:t xml:space="preserve">            </w:t>
              </w:r>
            </w:ins>
          </w:p>
          <w:p w14:paraId="056A5470" w14:textId="77777777" w:rsidR="00CB5B58" w:rsidRDefault="00CB5B58" w:rsidP="00CB5B58">
            <w:pPr>
              <w:pStyle w:val="af2"/>
              <w:rPr>
                <w:ins w:id="1099" w:author="Vasy Medov" w:date="2026-03-05T01:38:00Z"/>
              </w:rPr>
            </w:pPr>
            <w:ins w:id="1100" w:author="Vasy Medov" w:date="2026-03-05T01:38:00Z">
              <w:r>
                <w:t xml:space="preserve">        return </w:t>
              </w:r>
              <w:proofErr w:type="spellStart"/>
              <w:r>
                <w:t>x_curr</w:t>
              </w:r>
              <w:proofErr w:type="spellEnd"/>
              <w:r>
                <w:t>, history</w:t>
              </w:r>
            </w:ins>
          </w:p>
          <w:p w14:paraId="5B360A47" w14:textId="77777777" w:rsidR="00CB5B58" w:rsidRDefault="00CB5B58" w:rsidP="00CB5B58">
            <w:pPr>
              <w:pStyle w:val="af2"/>
              <w:rPr>
                <w:ins w:id="1101" w:author="Vasy Medov" w:date="2026-03-05T01:38:00Z"/>
              </w:rPr>
            </w:pPr>
            <w:ins w:id="1102" w:author="Vasy Medov" w:date="2026-03-05T01:38:00Z">
              <w:r>
                <w:t xml:space="preserve">    </w:t>
              </w:r>
            </w:ins>
          </w:p>
          <w:p w14:paraId="43352B79" w14:textId="77777777" w:rsidR="00CB5B58" w:rsidRDefault="00CB5B58" w:rsidP="00CB5B58">
            <w:pPr>
              <w:pStyle w:val="af2"/>
              <w:rPr>
                <w:ins w:id="1103" w:author="Vasy Medov" w:date="2026-03-05T01:38:00Z"/>
              </w:rPr>
            </w:pPr>
            <w:ins w:id="1104" w:author="Vasy Medov" w:date="2026-03-05T01:38:00Z">
              <w:r>
                <w:t xml:space="preserve">    # </w:t>
              </w:r>
              <w:proofErr w:type="spellStart"/>
              <w:r>
                <w:t>Метод</w:t>
              </w:r>
              <w:proofErr w:type="spellEnd"/>
              <w:r>
                <w:t xml:space="preserve"> </w:t>
              </w:r>
              <w:proofErr w:type="spellStart"/>
              <w:r>
                <w:t>решения</w:t>
              </w:r>
              <w:proofErr w:type="spellEnd"/>
              <w:r>
                <w:t xml:space="preserve"> </w:t>
              </w:r>
              <w:proofErr w:type="spellStart"/>
              <w:r>
                <w:t>систем</w:t>
              </w:r>
              <w:proofErr w:type="spellEnd"/>
            </w:ins>
          </w:p>
          <w:p w14:paraId="69D18716" w14:textId="77777777" w:rsidR="00CB5B58" w:rsidRDefault="00CB5B58" w:rsidP="00CB5B58">
            <w:pPr>
              <w:pStyle w:val="af2"/>
              <w:rPr>
                <w:ins w:id="1105" w:author="Vasy Medov" w:date="2026-03-05T01:38:00Z"/>
              </w:rPr>
            </w:pPr>
            <w:ins w:id="1106" w:author="Vasy Medov" w:date="2026-03-05T01:38:00Z">
              <w:r>
                <w:t xml:space="preserve">    @staticmethod</w:t>
              </w:r>
            </w:ins>
          </w:p>
          <w:p w14:paraId="263857CC" w14:textId="77777777" w:rsidR="00CB5B58" w:rsidRDefault="00CB5B58" w:rsidP="00CB5B58">
            <w:pPr>
              <w:pStyle w:val="af2"/>
              <w:rPr>
                <w:ins w:id="1107" w:author="Vasy Medov" w:date="2026-03-05T01:38:00Z"/>
              </w:rPr>
            </w:pPr>
            <w:ins w:id="1108" w:author="Vasy Medov" w:date="2026-03-05T01:38:00Z">
              <w:r>
                <w:t xml:space="preserve">    def </w:t>
              </w:r>
              <w:proofErr w:type="spellStart"/>
              <w:r>
                <w:t>solve_newton_</w:t>
              </w:r>
              <w:proofErr w:type="gramStart"/>
              <w:r>
                <w:t>system</w:t>
              </w:r>
              <w:proofErr w:type="spellEnd"/>
              <w:r>
                <w:t>(</w:t>
              </w:r>
              <w:proofErr w:type="gramEnd"/>
              <w:r>
                <w:t xml:space="preserve">F, J, x0, y0, eps, </w:t>
              </w:r>
              <w:proofErr w:type="spellStart"/>
              <w:r>
                <w:t>max_iter</w:t>
              </w:r>
              <w:proofErr w:type="spellEnd"/>
              <w:r>
                <w:t>=100):</w:t>
              </w:r>
            </w:ins>
          </w:p>
          <w:p w14:paraId="5A8CE9CD" w14:textId="77777777" w:rsidR="00CB5B58" w:rsidRDefault="00CB5B58" w:rsidP="00CB5B58">
            <w:pPr>
              <w:pStyle w:val="af2"/>
              <w:rPr>
                <w:ins w:id="1109" w:author="Vasy Medov" w:date="2026-03-05T01:38:00Z"/>
              </w:rPr>
            </w:pPr>
            <w:ins w:id="1110" w:author="Vasy Medov" w:date="2026-03-05T01:38:00Z">
              <w:r>
                <w:t xml:space="preserve">        history = []</w:t>
              </w:r>
            </w:ins>
          </w:p>
          <w:p w14:paraId="6AF23C41" w14:textId="77777777" w:rsidR="00CB5B58" w:rsidRDefault="00CB5B58" w:rsidP="00CB5B58">
            <w:pPr>
              <w:pStyle w:val="af2"/>
              <w:rPr>
                <w:ins w:id="1111" w:author="Vasy Medov" w:date="2026-03-05T01:38:00Z"/>
              </w:rPr>
            </w:pPr>
            <w:ins w:id="1112" w:author="Vasy Medov" w:date="2026-03-05T01:38:00Z">
              <w:r>
                <w:t xml:space="preserve">        x, y = x0, y0</w:t>
              </w:r>
            </w:ins>
          </w:p>
          <w:p w14:paraId="69FE8132" w14:textId="77777777" w:rsidR="00CB5B58" w:rsidRDefault="00CB5B58" w:rsidP="00CB5B58">
            <w:pPr>
              <w:pStyle w:val="af2"/>
              <w:rPr>
                <w:ins w:id="1113" w:author="Vasy Medov" w:date="2026-03-05T01:38:00Z"/>
              </w:rPr>
            </w:pPr>
            <w:ins w:id="1114" w:author="Vasy Medov" w:date="2026-03-05T01:38:00Z">
              <w:r>
                <w:t xml:space="preserve">        </w:t>
              </w:r>
            </w:ins>
          </w:p>
          <w:p w14:paraId="63AF5778" w14:textId="77777777" w:rsidR="00CB5B58" w:rsidRDefault="00CB5B58" w:rsidP="00CB5B58">
            <w:pPr>
              <w:pStyle w:val="af2"/>
              <w:rPr>
                <w:ins w:id="1115" w:author="Vasy Medov" w:date="2026-03-05T01:38:00Z"/>
              </w:rPr>
            </w:pPr>
            <w:ins w:id="1116" w:author="Vasy Medov" w:date="2026-03-05T01:38:00Z">
              <w:r>
                <w:t xml:space="preserve">        for </w:t>
              </w:r>
              <w:proofErr w:type="spellStart"/>
              <w:r>
                <w:t>i</w:t>
              </w:r>
              <w:proofErr w:type="spellEnd"/>
              <w:r>
                <w:t xml:space="preserve"> in range(</w:t>
              </w:r>
              <w:proofErr w:type="spellStart"/>
              <w:r>
                <w:t>max_iter</w:t>
              </w:r>
              <w:proofErr w:type="spellEnd"/>
              <w:r>
                <w:t>):</w:t>
              </w:r>
            </w:ins>
          </w:p>
          <w:p w14:paraId="58BB7D8B" w14:textId="77777777" w:rsidR="00CB5B58" w:rsidRDefault="00CB5B58" w:rsidP="00CB5B58">
            <w:pPr>
              <w:pStyle w:val="af2"/>
              <w:rPr>
                <w:ins w:id="1117" w:author="Vasy Medov" w:date="2026-03-05T01:38:00Z"/>
              </w:rPr>
            </w:pPr>
            <w:ins w:id="1118" w:author="Vasy Medov" w:date="2026-03-05T01:38:00Z">
              <w:r>
                <w:t xml:space="preserve">            f1, f2 = </w:t>
              </w:r>
              <w:proofErr w:type="gramStart"/>
              <w:r>
                <w:t>F(</w:t>
              </w:r>
              <w:proofErr w:type="gramEnd"/>
              <w:r>
                <w:t>x, y)</w:t>
              </w:r>
            </w:ins>
          </w:p>
          <w:p w14:paraId="2BCC2D5E" w14:textId="77777777" w:rsidR="00CB5B58" w:rsidRDefault="00CB5B58" w:rsidP="00CB5B58">
            <w:pPr>
              <w:pStyle w:val="af2"/>
              <w:rPr>
                <w:ins w:id="1119" w:author="Vasy Medov" w:date="2026-03-05T01:38:00Z"/>
              </w:rPr>
            </w:pPr>
            <w:ins w:id="1120" w:author="Vasy Medov" w:date="2026-03-05T01:38:00Z">
              <w:r>
                <w:t xml:space="preserve">            </w:t>
              </w:r>
              <w:proofErr w:type="spellStart"/>
              <w:r>
                <w:t>jac</w:t>
              </w:r>
              <w:proofErr w:type="spellEnd"/>
              <w:r>
                <w:t xml:space="preserve"> = </w:t>
              </w:r>
              <w:proofErr w:type="gramStart"/>
              <w:r>
                <w:t>J(</w:t>
              </w:r>
              <w:proofErr w:type="gramEnd"/>
              <w:r>
                <w:t>x, y)</w:t>
              </w:r>
            </w:ins>
          </w:p>
          <w:p w14:paraId="52F529E4" w14:textId="77777777" w:rsidR="00CB5B58" w:rsidRDefault="00CB5B58" w:rsidP="00CB5B58">
            <w:pPr>
              <w:pStyle w:val="af2"/>
              <w:rPr>
                <w:ins w:id="1121" w:author="Vasy Medov" w:date="2026-03-05T01:38:00Z"/>
              </w:rPr>
            </w:pPr>
            <w:ins w:id="1122" w:author="Vasy Medov" w:date="2026-03-05T01:38:00Z">
              <w:r>
                <w:t xml:space="preserve">            </w:t>
              </w:r>
            </w:ins>
          </w:p>
          <w:p w14:paraId="2254F941" w14:textId="77777777" w:rsidR="00CB5B58" w:rsidRDefault="00CB5B58" w:rsidP="00CB5B58">
            <w:pPr>
              <w:pStyle w:val="af2"/>
              <w:rPr>
                <w:ins w:id="1123" w:author="Vasy Medov" w:date="2026-03-05T01:38:00Z"/>
              </w:rPr>
            </w:pPr>
            <w:ins w:id="1124" w:author="Vasy Medov" w:date="2026-03-05T01:38:00Z">
              <w:r>
                <w:t xml:space="preserve">            try:</w:t>
              </w:r>
            </w:ins>
          </w:p>
          <w:p w14:paraId="30EAFBE5" w14:textId="77777777" w:rsidR="00CB5B58" w:rsidRDefault="00CB5B58" w:rsidP="00CB5B58">
            <w:pPr>
              <w:pStyle w:val="af2"/>
              <w:rPr>
                <w:ins w:id="1125" w:author="Vasy Medov" w:date="2026-03-05T01:38:00Z"/>
              </w:rPr>
            </w:pPr>
            <w:ins w:id="1126" w:author="Vasy Medov" w:date="2026-03-05T01:38:00Z">
              <w:r>
                <w:lastRenderedPageBreak/>
                <w:t xml:space="preserve">                det = </w:t>
              </w:r>
              <w:proofErr w:type="spellStart"/>
              <w:proofErr w:type="gramStart"/>
              <w:r>
                <w:t>jac</w:t>
              </w:r>
              <w:proofErr w:type="spellEnd"/>
              <w:r>
                <w:t>[</w:t>
              </w:r>
              <w:proofErr w:type="gramEnd"/>
              <w:r>
                <w:t xml:space="preserve">0,0] * </w:t>
              </w:r>
              <w:proofErr w:type="spellStart"/>
              <w:r>
                <w:t>jac</w:t>
              </w:r>
              <w:proofErr w:type="spellEnd"/>
              <w:r>
                <w:t xml:space="preserve">[1,1] - </w:t>
              </w:r>
              <w:proofErr w:type="spellStart"/>
              <w:r>
                <w:t>jac</w:t>
              </w:r>
              <w:proofErr w:type="spellEnd"/>
              <w:r>
                <w:t xml:space="preserve">[0,1] * </w:t>
              </w:r>
              <w:proofErr w:type="spellStart"/>
              <w:r>
                <w:t>jac</w:t>
              </w:r>
              <w:proofErr w:type="spellEnd"/>
              <w:r>
                <w:t>[1,0]</w:t>
              </w:r>
            </w:ins>
          </w:p>
          <w:p w14:paraId="41CE4C65" w14:textId="77777777" w:rsidR="00CB5B58" w:rsidRDefault="00CB5B58" w:rsidP="00CB5B58">
            <w:pPr>
              <w:pStyle w:val="af2"/>
              <w:rPr>
                <w:ins w:id="1127" w:author="Vasy Medov" w:date="2026-03-05T01:38:00Z"/>
              </w:rPr>
            </w:pPr>
            <w:ins w:id="1128" w:author="Vasy Medov" w:date="2026-03-05T01:38:00Z">
              <w:r>
                <w:t xml:space="preserve">                dx = (</w:t>
              </w:r>
              <w:proofErr w:type="spellStart"/>
              <w:proofErr w:type="gramStart"/>
              <w:r>
                <w:t>jac</w:t>
              </w:r>
              <w:proofErr w:type="spellEnd"/>
              <w:r>
                <w:t>[</w:t>
              </w:r>
              <w:proofErr w:type="gramEnd"/>
              <w:r>
                <w:t xml:space="preserve">1,1] * f1 - </w:t>
              </w:r>
              <w:proofErr w:type="spellStart"/>
              <w:r>
                <w:t>jac</w:t>
              </w:r>
              <w:proofErr w:type="spellEnd"/>
              <w:r>
                <w:t>[0,1] * f2) / det</w:t>
              </w:r>
            </w:ins>
          </w:p>
          <w:p w14:paraId="22558E1E" w14:textId="77777777" w:rsidR="00CB5B58" w:rsidRDefault="00CB5B58" w:rsidP="00CB5B58">
            <w:pPr>
              <w:pStyle w:val="af2"/>
              <w:rPr>
                <w:ins w:id="1129" w:author="Vasy Medov" w:date="2026-03-05T01:38:00Z"/>
              </w:rPr>
            </w:pPr>
            <w:ins w:id="1130" w:author="Vasy Medov" w:date="2026-03-05T01:38:00Z">
              <w:r>
                <w:t xml:space="preserve">                </w:t>
              </w:r>
              <w:proofErr w:type="spellStart"/>
              <w:r>
                <w:t>dy</w:t>
              </w:r>
              <w:proofErr w:type="spellEnd"/>
              <w:r>
                <w:t xml:space="preserve"> = (-</w:t>
              </w:r>
              <w:proofErr w:type="spellStart"/>
              <w:proofErr w:type="gramStart"/>
              <w:r>
                <w:t>jac</w:t>
              </w:r>
              <w:proofErr w:type="spellEnd"/>
              <w:r>
                <w:t>[</w:t>
              </w:r>
              <w:proofErr w:type="gramEnd"/>
              <w:r>
                <w:t xml:space="preserve">1,0] * f1 + </w:t>
              </w:r>
              <w:proofErr w:type="spellStart"/>
              <w:r>
                <w:t>jac</w:t>
              </w:r>
              <w:proofErr w:type="spellEnd"/>
              <w:r>
                <w:t>[0,0] * f2) / det</w:t>
              </w:r>
            </w:ins>
          </w:p>
          <w:p w14:paraId="4739DD0E" w14:textId="77777777" w:rsidR="00CB5B58" w:rsidRDefault="00CB5B58" w:rsidP="00CB5B58">
            <w:pPr>
              <w:pStyle w:val="af2"/>
              <w:rPr>
                <w:ins w:id="1131" w:author="Vasy Medov" w:date="2026-03-05T01:38:00Z"/>
              </w:rPr>
            </w:pPr>
            <w:ins w:id="1132" w:author="Vasy Medov" w:date="2026-03-05T01:38:00Z">
              <w:r>
                <w:t xml:space="preserve">            except:</w:t>
              </w:r>
            </w:ins>
          </w:p>
          <w:p w14:paraId="11E238DB" w14:textId="77777777" w:rsidR="00CB5B58" w:rsidRDefault="00CB5B58" w:rsidP="00CB5B58">
            <w:pPr>
              <w:pStyle w:val="af2"/>
              <w:rPr>
                <w:ins w:id="1133" w:author="Vasy Medov" w:date="2026-03-05T01:38:00Z"/>
              </w:rPr>
            </w:pPr>
            <w:ins w:id="1134" w:author="Vasy Medov" w:date="2026-03-05T01:38:00Z">
              <w:r>
                <w:t xml:space="preserve">                break</w:t>
              </w:r>
            </w:ins>
          </w:p>
          <w:p w14:paraId="2EABEA13" w14:textId="77777777" w:rsidR="00CB5B58" w:rsidRDefault="00CB5B58" w:rsidP="00CB5B58">
            <w:pPr>
              <w:pStyle w:val="af2"/>
              <w:rPr>
                <w:ins w:id="1135" w:author="Vasy Medov" w:date="2026-03-05T01:38:00Z"/>
              </w:rPr>
            </w:pPr>
            <w:ins w:id="1136" w:author="Vasy Medov" w:date="2026-03-05T01:38:00Z">
              <w:r>
                <w:t xml:space="preserve">                </w:t>
              </w:r>
            </w:ins>
          </w:p>
          <w:p w14:paraId="143F9D71" w14:textId="77777777" w:rsidR="00CB5B58" w:rsidRDefault="00CB5B58" w:rsidP="00CB5B58">
            <w:pPr>
              <w:pStyle w:val="af2"/>
              <w:rPr>
                <w:ins w:id="1137" w:author="Vasy Medov" w:date="2026-03-05T01:38:00Z"/>
              </w:rPr>
            </w:pPr>
            <w:ins w:id="1138" w:author="Vasy Medov" w:date="2026-03-05T01:38:00Z">
              <w:r>
                <w:t xml:space="preserve">            </w:t>
              </w:r>
              <w:proofErr w:type="spellStart"/>
              <w:r>
                <w:t>x_new</w:t>
              </w:r>
              <w:proofErr w:type="spellEnd"/>
              <w:r>
                <w:t xml:space="preserve">, </w:t>
              </w:r>
              <w:proofErr w:type="spellStart"/>
              <w:r>
                <w:t>y_new</w:t>
              </w:r>
              <w:proofErr w:type="spellEnd"/>
              <w:r>
                <w:t xml:space="preserve"> = x - dx, y - </w:t>
              </w:r>
              <w:proofErr w:type="spellStart"/>
              <w:r>
                <w:t>dy</w:t>
              </w:r>
              <w:proofErr w:type="spellEnd"/>
            </w:ins>
          </w:p>
          <w:p w14:paraId="6787B6EA" w14:textId="77777777" w:rsidR="00CB5B58" w:rsidRDefault="00CB5B58" w:rsidP="00CB5B58">
            <w:pPr>
              <w:pStyle w:val="af2"/>
              <w:rPr>
                <w:ins w:id="1139" w:author="Vasy Medov" w:date="2026-03-05T01:38:00Z"/>
              </w:rPr>
            </w:pPr>
            <w:ins w:id="1140" w:author="Vasy Medov" w:date="2026-03-05T01:38:00Z">
              <w:r>
                <w:t xml:space="preserve">            err = </w:t>
              </w:r>
              <w:proofErr w:type="gramStart"/>
              <w:r>
                <w:t>max(</w:t>
              </w:r>
              <w:proofErr w:type="gramEnd"/>
              <w:r>
                <w:t>abs(</w:t>
              </w:r>
              <w:proofErr w:type="spellStart"/>
              <w:r>
                <w:t>x_new</w:t>
              </w:r>
              <w:proofErr w:type="spellEnd"/>
              <w:r>
                <w:t xml:space="preserve"> - x), abs(</w:t>
              </w:r>
              <w:proofErr w:type="spellStart"/>
              <w:r>
                <w:t>y_new</w:t>
              </w:r>
              <w:proofErr w:type="spellEnd"/>
              <w:r>
                <w:t xml:space="preserve"> - y))</w:t>
              </w:r>
            </w:ins>
          </w:p>
          <w:p w14:paraId="5C81180E" w14:textId="77777777" w:rsidR="00CB5B58" w:rsidRDefault="00CB5B58" w:rsidP="00CB5B58">
            <w:pPr>
              <w:pStyle w:val="af2"/>
              <w:rPr>
                <w:ins w:id="1141" w:author="Vasy Medov" w:date="2026-03-05T01:38:00Z"/>
              </w:rPr>
            </w:pPr>
            <w:ins w:id="1142" w:author="Vasy Medov" w:date="2026-03-05T01:38:00Z">
              <w:r>
                <w:t xml:space="preserve">            </w:t>
              </w:r>
            </w:ins>
          </w:p>
          <w:p w14:paraId="5F84C440" w14:textId="77777777" w:rsidR="00CB5B58" w:rsidRDefault="00CB5B58" w:rsidP="00CB5B58">
            <w:pPr>
              <w:pStyle w:val="af2"/>
              <w:rPr>
                <w:ins w:id="1143" w:author="Vasy Medov" w:date="2026-03-05T01:38:00Z"/>
              </w:rPr>
            </w:pPr>
            <w:ins w:id="1144" w:author="Vasy Medov" w:date="2026-03-05T01:38:00Z">
              <w:r>
                <w:t xml:space="preserve">            </w:t>
              </w:r>
              <w:proofErr w:type="spellStart"/>
              <w:proofErr w:type="gramStart"/>
              <w:r>
                <w:t>history.append</w:t>
              </w:r>
              <w:proofErr w:type="spellEnd"/>
              <w:proofErr w:type="gramEnd"/>
              <w:r>
                <w:t>({</w:t>
              </w:r>
            </w:ins>
          </w:p>
          <w:p w14:paraId="0369AC10" w14:textId="77777777" w:rsidR="00CB5B58" w:rsidRDefault="00CB5B58" w:rsidP="00CB5B58">
            <w:pPr>
              <w:pStyle w:val="af2"/>
              <w:rPr>
                <w:ins w:id="1145" w:author="Vasy Medov" w:date="2026-03-05T01:38:00Z"/>
              </w:rPr>
            </w:pPr>
            <w:ins w:id="1146" w:author="Vasy Medov" w:date="2026-03-05T01:38:00Z">
              <w:r>
                <w:t xml:space="preserve">                "</w:t>
              </w:r>
              <w:proofErr w:type="spellStart"/>
              <w:r>
                <w:t>iter</w:t>
              </w:r>
              <w:proofErr w:type="spellEnd"/>
              <w:r>
                <w:t>": i+1,</w:t>
              </w:r>
            </w:ins>
          </w:p>
          <w:p w14:paraId="07FA8901" w14:textId="77777777" w:rsidR="00CB5B58" w:rsidRDefault="00CB5B58" w:rsidP="00CB5B58">
            <w:pPr>
              <w:pStyle w:val="af2"/>
              <w:rPr>
                <w:ins w:id="1147" w:author="Vasy Medov" w:date="2026-03-05T01:38:00Z"/>
              </w:rPr>
            </w:pPr>
            <w:ins w:id="1148" w:author="Vasy Medov" w:date="2026-03-05T01:38:00Z">
              <w:r>
                <w:t xml:space="preserve">                "x": x,</w:t>
              </w:r>
            </w:ins>
          </w:p>
          <w:p w14:paraId="31669EC4" w14:textId="77777777" w:rsidR="00CB5B58" w:rsidRDefault="00CB5B58" w:rsidP="00CB5B58">
            <w:pPr>
              <w:pStyle w:val="af2"/>
              <w:rPr>
                <w:ins w:id="1149" w:author="Vasy Medov" w:date="2026-03-05T01:38:00Z"/>
              </w:rPr>
            </w:pPr>
            <w:ins w:id="1150" w:author="Vasy Medov" w:date="2026-03-05T01:38:00Z">
              <w:r>
                <w:t xml:space="preserve">                "y": y,</w:t>
              </w:r>
            </w:ins>
          </w:p>
          <w:p w14:paraId="48E58FE8" w14:textId="77777777" w:rsidR="00CB5B58" w:rsidRDefault="00CB5B58" w:rsidP="00CB5B58">
            <w:pPr>
              <w:pStyle w:val="af2"/>
              <w:rPr>
                <w:ins w:id="1151" w:author="Vasy Medov" w:date="2026-03-05T01:38:00Z"/>
              </w:rPr>
            </w:pPr>
            <w:ins w:id="1152" w:author="Vasy Medov" w:date="2026-03-05T01:38:00Z">
              <w:r>
                <w:t xml:space="preserve">                "f1(</w:t>
              </w:r>
              <w:proofErr w:type="spellStart"/>
              <w:proofErr w:type="gramStart"/>
              <w:r>
                <w:t>x,y</w:t>
              </w:r>
              <w:proofErr w:type="spellEnd"/>
              <w:proofErr w:type="gramEnd"/>
              <w:r>
                <w:t>)": f1,</w:t>
              </w:r>
            </w:ins>
          </w:p>
          <w:p w14:paraId="29CE94CB" w14:textId="77777777" w:rsidR="00CB5B58" w:rsidRDefault="00CB5B58" w:rsidP="00CB5B58">
            <w:pPr>
              <w:pStyle w:val="af2"/>
              <w:rPr>
                <w:ins w:id="1153" w:author="Vasy Medov" w:date="2026-03-05T01:38:00Z"/>
              </w:rPr>
            </w:pPr>
            <w:ins w:id="1154" w:author="Vasy Medov" w:date="2026-03-05T01:38:00Z">
              <w:r>
                <w:t xml:space="preserve">                "f2(</w:t>
              </w:r>
              <w:proofErr w:type="spellStart"/>
              <w:proofErr w:type="gramStart"/>
              <w:r>
                <w:t>x,y</w:t>
              </w:r>
              <w:proofErr w:type="spellEnd"/>
              <w:proofErr w:type="gramEnd"/>
              <w:r>
                <w:t>)": f2,</w:t>
              </w:r>
            </w:ins>
          </w:p>
          <w:p w14:paraId="752EFD98" w14:textId="77777777" w:rsidR="00CB5B58" w:rsidRDefault="00CB5B58" w:rsidP="00CB5B58">
            <w:pPr>
              <w:pStyle w:val="af2"/>
              <w:rPr>
                <w:ins w:id="1155" w:author="Vasy Medov" w:date="2026-03-05T01:38:00Z"/>
              </w:rPr>
            </w:pPr>
            <w:ins w:id="1156" w:author="Vasy Medov" w:date="2026-03-05T01:38:00Z">
              <w:r>
                <w:t xml:space="preserve">                "error": err</w:t>
              </w:r>
            </w:ins>
          </w:p>
          <w:p w14:paraId="26C3A5DC" w14:textId="77777777" w:rsidR="00CB5B58" w:rsidRDefault="00CB5B58" w:rsidP="00CB5B58">
            <w:pPr>
              <w:pStyle w:val="af2"/>
              <w:rPr>
                <w:ins w:id="1157" w:author="Vasy Medov" w:date="2026-03-05T01:38:00Z"/>
              </w:rPr>
            </w:pPr>
            <w:ins w:id="1158" w:author="Vasy Medov" w:date="2026-03-05T01:38:00Z">
              <w:r>
                <w:t xml:space="preserve">            })</w:t>
              </w:r>
            </w:ins>
          </w:p>
          <w:p w14:paraId="3ABEA34B" w14:textId="77777777" w:rsidR="00CB5B58" w:rsidRDefault="00CB5B58" w:rsidP="00CB5B58">
            <w:pPr>
              <w:pStyle w:val="af2"/>
              <w:rPr>
                <w:ins w:id="1159" w:author="Vasy Medov" w:date="2026-03-05T01:38:00Z"/>
              </w:rPr>
            </w:pPr>
            <w:ins w:id="1160" w:author="Vasy Medov" w:date="2026-03-05T01:38:00Z">
              <w:r>
                <w:t xml:space="preserve">            </w:t>
              </w:r>
            </w:ins>
          </w:p>
          <w:p w14:paraId="3E8B3AD4" w14:textId="77777777" w:rsidR="00CB5B58" w:rsidRDefault="00CB5B58" w:rsidP="00CB5B58">
            <w:pPr>
              <w:pStyle w:val="af2"/>
              <w:rPr>
                <w:ins w:id="1161" w:author="Vasy Medov" w:date="2026-03-05T01:38:00Z"/>
              </w:rPr>
            </w:pPr>
            <w:ins w:id="1162" w:author="Vasy Medov" w:date="2026-03-05T01:38:00Z">
              <w:r>
                <w:t xml:space="preserve">            if err &lt; eps:</w:t>
              </w:r>
            </w:ins>
          </w:p>
          <w:p w14:paraId="7E5CB4E6" w14:textId="77777777" w:rsidR="00CB5B58" w:rsidRDefault="00CB5B58" w:rsidP="00CB5B58">
            <w:pPr>
              <w:pStyle w:val="af2"/>
              <w:rPr>
                <w:ins w:id="1163" w:author="Vasy Medov" w:date="2026-03-05T01:38:00Z"/>
              </w:rPr>
            </w:pPr>
            <w:ins w:id="1164" w:author="Vasy Medov" w:date="2026-03-05T01:38:00Z">
              <w:r>
                <w:t xml:space="preserve">                x, y = </w:t>
              </w:r>
              <w:proofErr w:type="spellStart"/>
              <w:r>
                <w:t>x_new</w:t>
              </w:r>
              <w:proofErr w:type="spellEnd"/>
              <w:r>
                <w:t>, y_new</w:t>
              </w:r>
            </w:ins>
          </w:p>
          <w:p w14:paraId="4594CC3F" w14:textId="77777777" w:rsidR="00CB5B58" w:rsidRDefault="00CB5B58" w:rsidP="00CB5B58">
            <w:pPr>
              <w:pStyle w:val="af2"/>
              <w:rPr>
                <w:ins w:id="1165" w:author="Vasy Medov" w:date="2026-03-05T01:38:00Z"/>
              </w:rPr>
            </w:pPr>
            <w:ins w:id="1166" w:author="Vasy Medov" w:date="2026-03-05T01:38:00Z">
              <w:r>
                <w:t xml:space="preserve">                break</w:t>
              </w:r>
            </w:ins>
          </w:p>
          <w:p w14:paraId="786C6DEA" w14:textId="77777777" w:rsidR="00CB5B58" w:rsidRDefault="00CB5B58" w:rsidP="00CB5B58">
            <w:pPr>
              <w:pStyle w:val="af2"/>
              <w:rPr>
                <w:ins w:id="1167" w:author="Vasy Medov" w:date="2026-03-05T01:38:00Z"/>
              </w:rPr>
            </w:pPr>
            <w:ins w:id="1168" w:author="Vasy Medov" w:date="2026-03-05T01:38:00Z">
              <w:r>
                <w:t xml:space="preserve">                </w:t>
              </w:r>
            </w:ins>
          </w:p>
          <w:p w14:paraId="72C1B2D3" w14:textId="77777777" w:rsidR="00CB5B58" w:rsidRDefault="00CB5B58" w:rsidP="00CB5B58">
            <w:pPr>
              <w:pStyle w:val="af2"/>
              <w:rPr>
                <w:ins w:id="1169" w:author="Vasy Medov" w:date="2026-03-05T01:38:00Z"/>
              </w:rPr>
            </w:pPr>
            <w:ins w:id="1170" w:author="Vasy Medov" w:date="2026-03-05T01:38:00Z">
              <w:r>
                <w:t xml:space="preserve">            x, y = </w:t>
              </w:r>
              <w:proofErr w:type="spellStart"/>
              <w:r>
                <w:t>x_new</w:t>
              </w:r>
              <w:proofErr w:type="spellEnd"/>
              <w:r>
                <w:t>, y_new</w:t>
              </w:r>
            </w:ins>
          </w:p>
          <w:p w14:paraId="0BF63C92" w14:textId="77777777" w:rsidR="00CB5B58" w:rsidRDefault="00CB5B58" w:rsidP="00CB5B58">
            <w:pPr>
              <w:pStyle w:val="af2"/>
              <w:rPr>
                <w:ins w:id="1171" w:author="Vasy Medov" w:date="2026-03-05T01:38:00Z"/>
              </w:rPr>
            </w:pPr>
            <w:ins w:id="1172" w:author="Vasy Medov" w:date="2026-03-05T01:38:00Z">
              <w:r>
                <w:t xml:space="preserve">            </w:t>
              </w:r>
            </w:ins>
          </w:p>
          <w:p w14:paraId="1821CD45" w14:textId="007E6085" w:rsidR="00571C7F" w:rsidRPr="00571C7F" w:rsidDel="00CB5B58" w:rsidRDefault="00CB5B58" w:rsidP="00CB5B58">
            <w:pPr>
              <w:pStyle w:val="af2"/>
              <w:rPr>
                <w:del w:id="1173" w:author="Vasy Medov" w:date="2026-03-05T01:38:00Z"/>
              </w:rPr>
            </w:pPr>
            <w:ins w:id="1174" w:author="Vasy Medov" w:date="2026-03-05T01:38:00Z">
              <w:r>
                <w:t xml:space="preserve">        return (x, y), history</w:t>
              </w:r>
            </w:ins>
            <w:del w:id="1175" w:author="Vasy Medov" w:date="2026-03-05T01:38:00Z">
              <w:r w:rsidR="00571C7F" w:rsidRPr="00571C7F" w:rsidDel="00CB5B58">
                <w:delText>def calc_gauss_seidel(A, X, B, m=10, e=1e-2):</w:delText>
              </w:r>
            </w:del>
          </w:p>
          <w:p w14:paraId="63CC9A2B" w14:textId="03DCE8F9" w:rsidR="00571C7F" w:rsidRPr="00CB5B58" w:rsidDel="00CB5B58" w:rsidRDefault="00571C7F" w:rsidP="00571C7F">
            <w:pPr>
              <w:pStyle w:val="af2"/>
              <w:rPr>
                <w:del w:id="1176" w:author="Vasy Medov" w:date="2026-03-05T01:38:00Z"/>
                <w:rPrChange w:id="1177" w:author="Vasy Medov" w:date="2026-03-05T01:38:00Z">
                  <w:rPr>
                    <w:del w:id="1178" w:author="Vasy Medov" w:date="2026-03-05T01:38:00Z"/>
                    <w:lang w:val="ru-RU"/>
                  </w:rPr>
                </w:rPrChange>
              </w:rPr>
            </w:pPr>
            <w:del w:id="1179" w:author="Vasy Medov" w:date="2026-03-05T01:38:00Z">
              <w:r w:rsidRPr="00571C7F" w:rsidDel="00CB5B58">
                <w:delText xml:space="preserve">    </w:delText>
              </w:r>
              <w:r w:rsidRPr="00C05AAC" w:rsidDel="00CB5B58">
                <w:delText>"""</w:delText>
              </w:r>
              <w:r w:rsidRPr="00571C7F" w:rsidDel="00CB5B58">
                <w:rPr>
                  <w:lang w:val="ru-RU"/>
                </w:rPr>
                <w:delText>Решение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СЛАУ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Методом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Гаусса</w:delText>
              </w:r>
              <w:r w:rsidRPr="00C05AAC" w:rsidDel="00CB5B58">
                <w:delText>-</w:delText>
              </w:r>
              <w:r w:rsidRPr="00571C7F" w:rsidDel="00CB5B58">
                <w:rPr>
                  <w:lang w:val="ru-RU"/>
                </w:rPr>
                <w:delText>Зейделя</w:delText>
              </w:r>
            </w:del>
          </w:p>
          <w:p w14:paraId="3B43561D" w14:textId="4CE2517A" w:rsidR="00571C7F" w:rsidRPr="00CB5B58" w:rsidDel="00CB5B58" w:rsidRDefault="00571C7F" w:rsidP="00571C7F">
            <w:pPr>
              <w:pStyle w:val="af2"/>
              <w:rPr>
                <w:del w:id="1180" w:author="Vasy Medov" w:date="2026-03-05T01:38:00Z"/>
                <w:rPrChange w:id="1181" w:author="Vasy Medov" w:date="2026-03-05T01:38:00Z">
                  <w:rPr>
                    <w:del w:id="1182" w:author="Vasy Medov" w:date="2026-03-05T01:38:00Z"/>
                    <w:lang w:val="ru-RU"/>
                  </w:rPr>
                </w:rPrChange>
              </w:rPr>
            </w:pPr>
          </w:p>
          <w:p w14:paraId="214B5EFE" w14:textId="758FC5CC" w:rsidR="00571C7F" w:rsidRPr="00CB5B58" w:rsidDel="00CB5B58" w:rsidRDefault="00571C7F" w:rsidP="00571C7F">
            <w:pPr>
              <w:pStyle w:val="af2"/>
              <w:rPr>
                <w:del w:id="1183" w:author="Vasy Medov" w:date="2026-03-05T01:38:00Z"/>
                <w:rPrChange w:id="1184" w:author="Vasy Medov" w:date="2026-03-05T01:38:00Z">
                  <w:rPr>
                    <w:del w:id="1185" w:author="Vasy Medov" w:date="2026-03-05T01:38:00Z"/>
                    <w:lang w:val="ru-RU"/>
                  </w:rPr>
                </w:rPrChange>
              </w:rPr>
            </w:pPr>
            <w:del w:id="1186" w:author="Vasy Medov" w:date="2026-03-05T01:38:00Z"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Args</w:delText>
              </w:r>
              <w:r w:rsidRPr="00C05AAC" w:rsidDel="00CB5B58">
                <w:delText>:</w:delText>
              </w:r>
            </w:del>
          </w:p>
          <w:p w14:paraId="6388028C" w14:textId="65240189" w:rsidR="00571C7F" w:rsidRPr="00CB5B58" w:rsidDel="00CB5B58" w:rsidRDefault="00571C7F" w:rsidP="00571C7F">
            <w:pPr>
              <w:pStyle w:val="af2"/>
              <w:rPr>
                <w:del w:id="1187" w:author="Vasy Medov" w:date="2026-03-05T01:38:00Z"/>
                <w:rPrChange w:id="1188" w:author="Vasy Medov" w:date="2026-03-05T01:38:00Z">
                  <w:rPr>
                    <w:del w:id="1189" w:author="Vasy Medov" w:date="2026-03-05T01:38:00Z"/>
                    <w:lang w:val="ru-RU"/>
                  </w:rPr>
                </w:rPrChange>
              </w:rPr>
            </w:pPr>
            <w:del w:id="1190" w:author="Vasy Medov" w:date="2026-03-05T01:38:00Z"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A</w:delText>
              </w:r>
              <w:r w:rsidRPr="00C05AAC" w:rsidDel="00CB5B58">
                <w:delText xml:space="preserve"> (</w:delText>
              </w:r>
              <w:r w:rsidRPr="00571C7F" w:rsidDel="00CB5B58">
                <w:delText>float</w:delText>
              </w:r>
              <w:r w:rsidRPr="00C05AAC" w:rsidDel="00CB5B58">
                <w:delText xml:space="preserve">): </w:delText>
              </w:r>
              <w:r w:rsidRPr="00571C7F" w:rsidDel="00CB5B58">
                <w:rPr>
                  <w:lang w:val="ru-RU"/>
                </w:rPr>
                <w:delText>матрица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коэффициентов</w:delText>
              </w:r>
            </w:del>
          </w:p>
          <w:p w14:paraId="73D6B19D" w14:textId="36214D54" w:rsidR="00571C7F" w:rsidRPr="00CB5B58" w:rsidDel="00CB5B58" w:rsidRDefault="00571C7F" w:rsidP="00571C7F">
            <w:pPr>
              <w:pStyle w:val="af2"/>
              <w:rPr>
                <w:del w:id="1191" w:author="Vasy Medov" w:date="2026-03-05T01:38:00Z"/>
                <w:rPrChange w:id="1192" w:author="Vasy Medov" w:date="2026-03-05T01:38:00Z">
                  <w:rPr>
                    <w:del w:id="1193" w:author="Vasy Medov" w:date="2026-03-05T01:38:00Z"/>
                    <w:lang w:val="ru-RU"/>
                  </w:rPr>
                </w:rPrChange>
              </w:rPr>
            </w:pPr>
            <w:del w:id="1194" w:author="Vasy Medov" w:date="2026-03-05T01:38:00Z"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X</w:delText>
              </w:r>
              <w:r w:rsidRPr="00C05AAC" w:rsidDel="00CB5B58">
                <w:delText xml:space="preserve"> (</w:delText>
              </w:r>
              <w:r w:rsidRPr="00571C7F" w:rsidDel="00CB5B58">
                <w:delText>float</w:delText>
              </w:r>
              <w:r w:rsidRPr="00C05AAC" w:rsidDel="00CB5B58">
                <w:delText xml:space="preserve">): </w:delText>
              </w:r>
              <w:r w:rsidRPr="00571C7F" w:rsidDel="00CB5B58">
                <w:rPr>
                  <w:lang w:val="ru-RU"/>
                </w:rPr>
                <w:delText>матрица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решений</w:delText>
              </w:r>
            </w:del>
          </w:p>
          <w:p w14:paraId="0E68BE70" w14:textId="2018612A" w:rsidR="00571C7F" w:rsidRPr="00CB5B58" w:rsidDel="00CB5B58" w:rsidRDefault="00571C7F" w:rsidP="00571C7F">
            <w:pPr>
              <w:pStyle w:val="af2"/>
              <w:rPr>
                <w:del w:id="1195" w:author="Vasy Medov" w:date="2026-03-05T01:38:00Z"/>
                <w:rPrChange w:id="1196" w:author="Vasy Medov" w:date="2026-03-05T01:38:00Z">
                  <w:rPr>
                    <w:del w:id="1197" w:author="Vasy Medov" w:date="2026-03-05T01:38:00Z"/>
                    <w:lang w:val="ru-RU"/>
                  </w:rPr>
                </w:rPrChange>
              </w:rPr>
            </w:pPr>
            <w:del w:id="1198" w:author="Vasy Medov" w:date="2026-03-05T01:38:00Z"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B</w:delText>
              </w:r>
              <w:r w:rsidRPr="00C05AAC" w:rsidDel="00CB5B58">
                <w:delText xml:space="preserve"> (</w:delText>
              </w:r>
              <w:r w:rsidRPr="00571C7F" w:rsidDel="00CB5B58">
                <w:delText>float</w:delText>
              </w:r>
              <w:r w:rsidRPr="00C05AAC" w:rsidDel="00CB5B58">
                <w:delText xml:space="preserve">): </w:delText>
              </w:r>
              <w:r w:rsidRPr="00571C7F" w:rsidDel="00CB5B58">
                <w:rPr>
                  <w:lang w:val="ru-RU"/>
                </w:rPr>
                <w:delText>матрица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свободных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членов</w:delText>
              </w:r>
            </w:del>
          </w:p>
          <w:p w14:paraId="635E7F77" w14:textId="49408F40" w:rsidR="00571C7F" w:rsidRPr="00571C7F" w:rsidDel="00CB5B58" w:rsidRDefault="00571C7F" w:rsidP="00571C7F">
            <w:pPr>
              <w:pStyle w:val="af2"/>
              <w:rPr>
                <w:del w:id="1199" w:author="Vasy Medov" w:date="2026-03-05T01:38:00Z"/>
              </w:rPr>
            </w:pPr>
            <w:del w:id="1200" w:author="Vasy Medov" w:date="2026-03-05T01:38:00Z"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m</w:delText>
              </w:r>
              <w:r w:rsidRPr="00C05AAC" w:rsidDel="00CB5B58">
                <w:delText xml:space="preserve"> (</w:delText>
              </w:r>
              <w:r w:rsidRPr="00571C7F" w:rsidDel="00CB5B58">
                <w:delText>int</w:delText>
              </w:r>
              <w:r w:rsidRPr="00C05AAC" w:rsidDel="00CB5B58">
                <w:delText xml:space="preserve">, </w:delText>
              </w:r>
              <w:r w:rsidRPr="00571C7F" w:rsidDel="00CB5B58">
                <w:delText>optional</w:delText>
              </w:r>
              <w:r w:rsidRPr="00C05AAC" w:rsidDel="00CB5B58">
                <w:delText xml:space="preserve">): </w:delText>
              </w:r>
              <w:r w:rsidRPr="00571C7F" w:rsidDel="00CB5B58">
                <w:rPr>
                  <w:lang w:val="ru-RU"/>
                </w:rPr>
                <w:delText>макс</w:delText>
              </w:r>
              <w:r w:rsidRPr="00C05AAC" w:rsidDel="00CB5B58">
                <w:delText xml:space="preserve">. </w:delText>
              </w:r>
              <w:r w:rsidRPr="00571C7F" w:rsidDel="00CB5B58">
                <w:rPr>
                  <w:lang w:val="ru-RU"/>
                </w:rPr>
                <w:delText>колическо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итераций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приближений</w:delText>
              </w:r>
              <w:r w:rsidRPr="00C05AAC" w:rsidDel="00CB5B58">
                <w:delText xml:space="preserve">. </w:delText>
              </w:r>
              <w:r w:rsidRPr="00571C7F" w:rsidDel="00CB5B58">
                <w:delText>Defaults to 10.</w:delText>
              </w:r>
            </w:del>
          </w:p>
          <w:p w14:paraId="3B4CDB96" w14:textId="241B6538" w:rsidR="00571C7F" w:rsidRPr="00571C7F" w:rsidDel="00CB5B58" w:rsidRDefault="00571C7F" w:rsidP="00571C7F">
            <w:pPr>
              <w:pStyle w:val="af2"/>
              <w:rPr>
                <w:del w:id="1201" w:author="Vasy Medov" w:date="2026-03-05T01:38:00Z"/>
              </w:rPr>
            </w:pPr>
            <w:del w:id="1202" w:author="Vasy Medov" w:date="2026-03-05T01:38:00Z">
              <w:r w:rsidRPr="00571C7F" w:rsidDel="00CB5B58">
                <w:delText>        e (float, optional): допустимая погрешность. Defaults to 1e-2.</w:delText>
              </w:r>
            </w:del>
          </w:p>
          <w:p w14:paraId="0E90DDCA" w14:textId="06C2335F" w:rsidR="00571C7F" w:rsidRPr="00571C7F" w:rsidDel="00CB5B58" w:rsidRDefault="00571C7F" w:rsidP="00571C7F">
            <w:pPr>
              <w:pStyle w:val="af2"/>
              <w:rPr>
                <w:del w:id="1203" w:author="Vasy Medov" w:date="2026-03-05T01:38:00Z"/>
              </w:rPr>
            </w:pPr>
            <w:del w:id="1204" w:author="Vasy Medov" w:date="2026-03-05T01:38:00Z">
              <w:r w:rsidRPr="00571C7F" w:rsidDel="00CB5B58">
                <w:delText>    """</w:delText>
              </w:r>
            </w:del>
          </w:p>
          <w:p w14:paraId="66994F1E" w14:textId="2E90D9D8" w:rsidR="00571C7F" w:rsidRPr="00571C7F" w:rsidDel="00CB5B58" w:rsidRDefault="00571C7F" w:rsidP="00571C7F">
            <w:pPr>
              <w:pStyle w:val="af2"/>
              <w:rPr>
                <w:del w:id="1205" w:author="Vasy Medov" w:date="2026-03-05T01:38:00Z"/>
              </w:rPr>
            </w:pPr>
            <w:del w:id="1206" w:author="Vasy Medov" w:date="2026-03-05T01:38:00Z">
              <w:r w:rsidRPr="00571C7F" w:rsidDel="00CB5B58">
                <w:delText xml:space="preserve">    </w:delText>
              </w:r>
            </w:del>
          </w:p>
          <w:p w14:paraId="227D2FB5" w14:textId="13309624" w:rsidR="00571C7F" w:rsidRPr="00571C7F" w:rsidDel="00CB5B58" w:rsidRDefault="00571C7F" w:rsidP="00571C7F">
            <w:pPr>
              <w:pStyle w:val="af2"/>
              <w:rPr>
                <w:del w:id="1207" w:author="Vasy Medov" w:date="2026-03-05T01:38:00Z"/>
              </w:rPr>
            </w:pPr>
            <w:del w:id="1208" w:author="Vasy Medov" w:date="2026-03-05T01:38:00Z">
              <w:r w:rsidRPr="00571C7F" w:rsidDel="00CB5B58">
                <w:delText>    k=1</w:delText>
              </w:r>
            </w:del>
          </w:p>
          <w:p w14:paraId="379BE542" w14:textId="791A6369" w:rsidR="00571C7F" w:rsidRPr="00571C7F" w:rsidDel="00CB5B58" w:rsidRDefault="00571C7F" w:rsidP="00571C7F">
            <w:pPr>
              <w:pStyle w:val="af2"/>
              <w:rPr>
                <w:del w:id="1209" w:author="Vasy Medov" w:date="2026-03-05T01:38:00Z"/>
              </w:rPr>
            </w:pPr>
            <w:del w:id="1210" w:author="Vasy Medov" w:date="2026-03-05T01:38:00Z">
              <w:r w:rsidRPr="00571C7F" w:rsidDel="00CB5B58">
                <w:delText>    while 1:</w:delText>
              </w:r>
            </w:del>
          </w:p>
          <w:p w14:paraId="72B6D8C9" w14:textId="26BFA964" w:rsidR="00571C7F" w:rsidRPr="00571C7F" w:rsidDel="00CB5B58" w:rsidRDefault="00571C7F" w:rsidP="00571C7F">
            <w:pPr>
              <w:pStyle w:val="af2"/>
              <w:rPr>
                <w:del w:id="1211" w:author="Vasy Medov" w:date="2026-03-05T01:38:00Z"/>
              </w:rPr>
            </w:pPr>
            <w:del w:id="1212" w:author="Vasy Medov" w:date="2026-03-05T01:38:00Z">
              <w:r w:rsidRPr="00571C7F" w:rsidDel="00CB5B58">
                <w:delText>        delta = 0</w:delText>
              </w:r>
            </w:del>
          </w:p>
          <w:p w14:paraId="6BA77F9E" w14:textId="16017727" w:rsidR="00571C7F" w:rsidRPr="00571C7F" w:rsidDel="00CB5B58" w:rsidRDefault="00571C7F" w:rsidP="00571C7F">
            <w:pPr>
              <w:pStyle w:val="af2"/>
              <w:rPr>
                <w:del w:id="1213" w:author="Vasy Medov" w:date="2026-03-05T01:38:00Z"/>
              </w:rPr>
            </w:pPr>
            <w:del w:id="1214" w:author="Vasy Medov" w:date="2026-03-05T01:38:00Z">
              <w:r w:rsidRPr="00571C7F" w:rsidDel="00CB5B58">
                <w:delText>        for i in range(n):</w:delText>
              </w:r>
            </w:del>
          </w:p>
          <w:p w14:paraId="13D7C01F" w14:textId="59FDB1A6" w:rsidR="00571C7F" w:rsidRPr="00571C7F" w:rsidDel="00CB5B58" w:rsidRDefault="00571C7F" w:rsidP="00571C7F">
            <w:pPr>
              <w:pStyle w:val="af2"/>
              <w:rPr>
                <w:del w:id="1215" w:author="Vasy Medov" w:date="2026-03-05T01:38:00Z"/>
              </w:rPr>
            </w:pPr>
            <w:del w:id="1216" w:author="Vasy Medov" w:date="2026-03-05T01:38:00Z">
              <w:r w:rsidRPr="00571C7F" w:rsidDel="00CB5B58">
                <w:delText>            s=0</w:delText>
              </w:r>
            </w:del>
          </w:p>
          <w:p w14:paraId="56F21225" w14:textId="18D1D37B" w:rsidR="00571C7F" w:rsidRPr="00571C7F" w:rsidDel="00CB5B58" w:rsidRDefault="00571C7F" w:rsidP="00571C7F">
            <w:pPr>
              <w:pStyle w:val="af2"/>
              <w:rPr>
                <w:del w:id="1217" w:author="Vasy Medov" w:date="2026-03-05T01:38:00Z"/>
              </w:rPr>
            </w:pPr>
            <w:del w:id="1218" w:author="Vasy Medov" w:date="2026-03-05T01:38:00Z">
              <w:r w:rsidRPr="00571C7F" w:rsidDel="00CB5B58">
                <w:delText>            for j in range(i):</w:delText>
              </w:r>
            </w:del>
          </w:p>
          <w:p w14:paraId="1FAEE7B7" w14:textId="6880A9B8" w:rsidR="00571C7F" w:rsidRPr="00571C7F" w:rsidDel="00CB5B58" w:rsidRDefault="00571C7F" w:rsidP="00571C7F">
            <w:pPr>
              <w:pStyle w:val="af2"/>
              <w:rPr>
                <w:del w:id="1219" w:author="Vasy Medov" w:date="2026-03-05T01:38:00Z"/>
              </w:rPr>
            </w:pPr>
            <w:del w:id="1220" w:author="Vasy Medov" w:date="2026-03-05T01:38:00Z">
              <w:r w:rsidRPr="00571C7F" w:rsidDel="00CB5B58">
                <w:delText xml:space="preserve">                s += A[i, j] * X[j]   </w:delText>
              </w:r>
            </w:del>
          </w:p>
          <w:p w14:paraId="13FC1BE5" w14:textId="1A996D63" w:rsidR="00571C7F" w:rsidRPr="00571C7F" w:rsidDel="00CB5B58" w:rsidRDefault="00571C7F" w:rsidP="00571C7F">
            <w:pPr>
              <w:pStyle w:val="af2"/>
              <w:rPr>
                <w:del w:id="1221" w:author="Vasy Medov" w:date="2026-03-05T01:38:00Z"/>
              </w:rPr>
            </w:pPr>
            <w:del w:id="1222" w:author="Vasy Medov" w:date="2026-03-05T01:38:00Z">
              <w:r w:rsidRPr="00571C7F" w:rsidDel="00CB5B58">
                <w:delText>            for j in range(i+1, n):</w:delText>
              </w:r>
            </w:del>
          </w:p>
          <w:p w14:paraId="49C6CD73" w14:textId="05305D0E" w:rsidR="00571C7F" w:rsidRPr="00571C7F" w:rsidDel="00CB5B58" w:rsidRDefault="00571C7F" w:rsidP="00571C7F">
            <w:pPr>
              <w:pStyle w:val="af2"/>
              <w:rPr>
                <w:del w:id="1223" w:author="Vasy Medov" w:date="2026-03-05T01:38:00Z"/>
              </w:rPr>
            </w:pPr>
            <w:del w:id="1224" w:author="Vasy Medov" w:date="2026-03-05T01:38:00Z">
              <w:r w:rsidRPr="00571C7F" w:rsidDel="00CB5B58">
                <w:delText>                s += A[i, j] * X[j]</w:delText>
              </w:r>
            </w:del>
          </w:p>
          <w:p w14:paraId="6AC48386" w14:textId="4BF98C28" w:rsidR="00571C7F" w:rsidRPr="00571C7F" w:rsidDel="00CB5B58" w:rsidRDefault="00571C7F" w:rsidP="00571C7F">
            <w:pPr>
              <w:pStyle w:val="af2"/>
              <w:rPr>
                <w:del w:id="1225" w:author="Vasy Medov" w:date="2026-03-05T01:38:00Z"/>
              </w:rPr>
            </w:pPr>
            <w:del w:id="1226" w:author="Vasy Medov" w:date="2026-03-05T01:38:00Z">
              <w:r w:rsidRPr="00571C7F" w:rsidDel="00CB5B58">
                <w:delText xml:space="preserve">                </w:delText>
              </w:r>
            </w:del>
          </w:p>
          <w:p w14:paraId="0FF6A837" w14:textId="15F21F4E" w:rsidR="00571C7F" w:rsidRPr="00571C7F" w:rsidDel="00CB5B58" w:rsidRDefault="00571C7F" w:rsidP="00571C7F">
            <w:pPr>
              <w:pStyle w:val="af2"/>
              <w:rPr>
                <w:del w:id="1227" w:author="Vasy Medov" w:date="2026-03-05T01:38:00Z"/>
              </w:rPr>
            </w:pPr>
            <w:del w:id="1228" w:author="Vasy Medov" w:date="2026-03-05T01:38:00Z">
              <w:r w:rsidRPr="00571C7F" w:rsidDel="00CB5B58">
                <w:delText>            new_x = (B[i] - s) / A[i, i]</w:delText>
              </w:r>
            </w:del>
          </w:p>
          <w:p w14:paraId="049FF51D" w14:textId="3077B710" w:rsidR="00571C7F" w:rsidRPr="00571C7F" w:rsidDel="00CB5B58" w:rsidRDefault="00571C7F" w:rsidP="00571C7F">
            <w:pPr>
              <w:pStyle w:val="af2"/>
              <w:rPr>
                <w:del w:id="1229" w:author="Vasy Medov" w:date="2026-03-05T01:38:00Z"/>
              </w:rPr>
            </w:pPr>
            <w:del w:id="1230" w:author="Vasy Medov" w:date="2026-03-05T01:38:00Z">
              <w:r w:rsidRPr="00571C7F" w:rsidDel="00CB5B58">
                <w:delText xml:space="preserve">            </w:delText>
              </w:r>
            </w:del>
          </w:p>
          <w:p w14:paraId="078B16AE" w14:textId="27B6DD4C" w:rsidR="00571C7F" w:rsidRPr="00571C7F" w:rsidDel="00CB5B58" w:rsidRDefault="00571C7F" w:rsidP="00571C7F">
            <w:pPr>
              <w:pStyle w:val="af2"/>
              <w:rPr>
                <w:del w:id="1231" w:author="Vasy Medov" w:date="2026-03-05T01:38:00Z"/>
              </w:rPr>
            </w:pPr>
            <w:del w:id="1232" w:author="Vasy Medov" w:date="2026-03-05T01:38:00Z">
              <w:r w:rsidRPr="00571C7F" w:rsidDel="00CB5B58">
                <w:delText>            d = abs(new_x - X[i])</w:delText>
              </w:r>
            </w:del>
          </w:p>
          <w:p w14:paraId="7DF1CD13" w14:textId="1AC2E8F9" w:rsidR="00571C7F" w:rsidRPr="00571C7F" w:rsidDel="00CB5B58" w:rsidRDefault="00571C7F" w:rsidP="00571C7F">
            <w:pPr>
              <w:pStyle w:val="af2"/>
              <w:rPr>
                <w:del w:id="1233" w:author="Vasy Medov" w:date="2026-03-05T01:38:00Z"/>
              </w:rPr>
            </w:pPr>
            <w:del w:id="1234" w:author="Vasy Medov" w:date="2026-03-05T01:38:00Z">
              <w:r w:rsidRPr="00571C7F" w:rsidDel="00CB5B58">
                <w:delText>            if d &gt; delta:</w:delText>
              </w:r>
            </w:del>
          </w:p>
          <w:p w14:paraId="40555720" w14:textId="6DB86C78" w:rsidR="00571C7F" w:rsidRPr="00571C7F" w:rsidDel="00CB5B58" w:rsidRDefault="00571C7F" w:rsidP="00571C7F">
            <w:pPr>
              <w:pStyle w:val="af2"/>
              <w:rPr>
                <w:del w:id="1235" w:author="Vasy Medov" w:date="2026-03-05T01:38:00Z"/>
              </w:rPr>
            </w:pPr>
            <w:del w:id="1236" w:author="Vasy Medov" w:date="2026-03-05T01:38:00Z">
              <w:r w:rsidRPr="00571C7F" w:rsidDel="00CB5B58">
                <w:delText>                delta = d</w:delText>
              </w:r>
            </w:del>
          </w:p>
          <w:p w14:paraId="24FC3EF8" w14:textId="6FE6E27A" w:rsidR="00571C7F" w:rsidRPr="00571C7F" w:rsidDel="00CB5B58" w:rsidRDefault="00571C7F" w:rsidP="00571C7F">
            <w:pPr>
              <w:pStyle w:val="af2"/>
              <w:rPr>
                <w:del w:id="1237" w:author="Vasy Medov" w:date="2026-03-05T01:38:00Z"/>
              </w:rPr>
            </w:pPr>
            <w:del w:id="1238" w:author="Vasy Medov" w:date="2026-03-05T01:38:00Z">
              <w:r w:rsidRPr="00571C7F" w:rsidDel="00CB5B58">
                <w:delText>            X[i] = new_x</w:delText>
              </w:r>
            </w:del>
          </w:p>
          <w:p w14:paraId="7C08697C" w14:textId="078B42FB" w:rsidR="00571C7F" w:rsidRPr="00571C7F" w:rsidDel="00CB5B58" w:rsidRDefault="00571C7F" w:rsidP="00571C7F">
            <w:pPr>
              <w:pStyle w:val="af2"/>
              <w:rPr>
                <w:del w:id="1239" w:author="Vasy Medov" w:date="2026-03-05T01:38:00Z"/>
              </w:rPr>
            </w:pPr>
          </w:p>
          <w:p w14:paraId="69C3BF7E" w14:textId="703571DB" w:rsidR="00571C7F" w:rsidRPr="00571C7F" w:rsidDel="00CB5B58" w:rsidRDefault="00571C7F" w:rsidP="00571C7F">
            <w:pPr>
              <w:pStyle w:val="af2"/>
              <w:rPr>
                <w:del w:id="1240" w:author="Vasy Medov" w:date="2026-03-05T01:38:00Z"/>
              </w:rPr>
            </w:pPr>
            <w:del w:id="1241" w:author="Vasy Medov" w:date="2026-03-05T01:38:00Z">
              <w:r w:rsidRPr="00571C7F" w:rsidDel="00CB5B58">
                <w:delText>        print(f"Итерация {k}:")</w:delText>
              </w:r>
            </w:del>
          </w:p>
          <w:p w14:paraId="159631F2" w14:textId="219A1A3B" w:rsidR="00571C7F" w:rsidRPr="00571C7F" w:rsidDel="00CB5B58" w:rsidRDefault="00571C7F" w:rsidP="00571C7F">
            <w:pPr>
              <w:pStyle w:val="af2"/>
              <w:rPr>
                <w:del w:id="1242" w:author="Vasy Medov" w:date="2026-03-05T01:38:00Z"/>
              </w:rPr>
            </w:pPr>
            <w:del w:id="1243" w:author="Vasy Medov" w:date="2026-03-05T01:38:00Z">
              <w:r w:rsidRPr="00571C7F" w:rsidDel="00CB5B58">
                <w:delText>        for i in range(n):</w:delText>
              </w:r>
            </w:del>
          </w:p>
          <w:p w14:paraId="3E06DD57" w14:textId="360D7602" w:rsidR="00571C7F" w:rsidRPr="00571C7F" w:rsidDel="00CB5B58" w:rsidRDefault="00571C7F" w:rsidP="00571C7F">
            <w:pPr>
              <w:pStyle w:val="af2"/>
              <w:rPr>
                <w:del w:id="1244" w:author="Vasy Medov" w:date="2026-03-05T01:38:00Z"/>
              </w:rPr>
            </w:pPr>
            <w:del w:id="1245" w:author="Vasy Medov" w:date="2026-03-05T01:38:00Z">
              <w:r w:rsidRPr="00571C7F" w:rsidDel="00CB5B58">
                <w:delText>            print(f"    x{i+1} = {X.copy()[i]:.10f}")</w:delText>
              </w:r>
            </w:del>
          </w:p>
          <w:p w14:paraId="286636F0" w14:textId="3D750C49" w:rsidR="00571C7F" w:rsidRPr="00571C7F" w:rsidDel="00CB5B58" w:rsidRDefault="00571C7F" w:rsidP="00571C7F">
            <w:pPr>
              <w:pStyle w:val="af2"/>
              <w:rPr>
                <w:del w:id="1246" w:author="Vasy Medov" w:date="2026-03-05T01:38:00Z"/>
              </w:rPr>
            </w:pPr>
          </w:p>
          <w:p w14:paraId="745650FA" w14:textId="35C3BF40" w:rsidR="00571C7F" w:rsidRPr="00CB5B58" w:rsidDel="00CB5B58" w:rsidRDefault="00571C7F" w:rsidP="00571C7F">
            <w:pPr>
              <w:pStyle w:val="af2"/>
              <w:rPr>
                <w:del w:id="1247" w:author="Vasy Medov" w:date="2026-03-05T01:38:00Z"/>
                <w:rPrChange w:id="1248" w:author="Vasy Medov" w:date="2026-03-05T01:38:00Z">
                  <w:rPr>
                    <w:del w:id="1249" w:author="Vasy Medov" w:date="2026-03-05T01:38:00Z"/>
                    <w:lang w:val="ru-RU"/>
                  </w:rPr>
                </w:rPrChange>
              </w:rPr>
            </w:pPr>
            <w:del w:id="1250" w:author="Vasy Medov" w:date="2026-03-05T01:38:00Z">
              <w:r w:rsidRPr="00571C7F" w:rsidDel="00CB5B58">
                <w:delText>        if</w:delText>
              </w:r>
              <w:r w:rsidRPr="00C05AAC" w:rsidDel="00CB5B58">
                <w:delText xml:space="preserve"> </w:delText>
              </w:r>
              <w:r w:rsidRPr="00571C7F" w:rsidDel="00CB5B58">
                <w:delText>delta</w:delText>
              </w:r>
              <w:r w:rsidRPr="00C05AAC" w:rsidDel="00CB5B58">
                <w:delText xml:space="preserve"> &lt; </w:delText>
              </w:r>
              <w:r w:rsidRPr="00571C7F" w:rsidDel="00CB5B58">
                <w:delText>e</w:delText>
              </w:r>
              <w:r w:rsidRPr="00C05AAC" w:rsidDel="00CB5B58">
                <w:delText>:</w:delText>
              </w:r>
            </w:del>
          </w:p>
          <w:p w14:paraId="2E6D8513" w14:textId="3348B128" w:rsidR="00571C7F" w:rsidRPr="00CB5B58" w:rsidDel="00CB5B58" w:rsidRDefault="00571C7F" w:rsidP="00571C7F">
            <w:pPr>
              <w:pStyle w:val="af2"/>
              <w:rPr>
                <w:del w:id="1251" w:author="Vasy Medov" w:date="2026-03-05T01:38:00Z"/>
                <w:rPrChange w:id="1252" w:author="Vasy Medov" w:date="2026-03-05T01:38:00Z">
                  <w:rPr>
                    <w:del w:id="1253" w:author="Vasy Medov" w:date="2026-03-05T01:38:00Z"/>
                    <w:lang w:val="ru-RU"/>
                  </w:rPr>
                </w:rPrChange>
              </w:rPr>
            </w:pPr>
            <w:del w:id="1254" w:author="Vasy Medov" w:date="2026-03-05T01:38:00Z"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print</w:delText>
              </w:r>
              <w:r w:rsidRPr="00C05AAC" w:rsidDel="00CB5B58">
                <w:delText>(</w:delText>
              </w:r>
              <w:r w:rsidRPr="00571C7F" w:rsidDel="00CB5B58">
                <w:delText>f</w:delText>
              </w:r>
              <w:r w:rsidRPr="00C05AAC" w:rsidDel="00CB5B58">
                <w:delText>"</w:delText>
              </w:r>
              <w:r w:rsidRPr="00571C7F" w:rsidDel="00CB5B58">
                <w:rPr>
                  <w:lang w:val="ru-RU"/>
                </w:rPr>
                <w:delText>Решение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найдено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за</w:delText>
              </w:r>
              <w:r w:rsidRPr="00C05AAC" w:rsidDel="00CB5B58">
                <w:delText xml:space="preserve"> {</w:delText>
              </w:r>
              <w:r w:rsidRPr="00571C7F" w:rsidDel="00CB5B58">
                <w:delText>k</w:delText>
              </w:r>
              <w:r w:rsidRPr="00C05AAC" w:rsidDel="00CB5B58">
                <w:delText xml:space="preserve">} </w:delText>
              </w:r>
              <w:r w:rsidRPr="00571C7F" w:rsidDel="00CB5B58">
                <w:rPr>
                  <w:lang w:val="ru-RU"/>
                </w:rPr>
                <w:delText>итераций</w:delText>
              </w:r>
              <w:r w:rsidRPr="00C05AAC" w:rsidDel="00CB5B58">
                <w:delText>:")</w:delText>
              </w:r>
            </w:del>
          </w:p>
          <w:p w14:paraId="3A97064A" w14:textId="641EB993" w:rsidR="00571C7F" w:rsidRPr="00571C7F" w:rsidDel="00CB5B58" w:rsidRDefault="00571C7F" w:rsidP="00571C7F">
            <w:pPr>
              <w:pStyle w:val="af2"/>
              <w:rPr>
                <w:del w:id="1255" w:author="Vasy Medov" w:date="2026-03-05T01:38:00Z"/>
              </w:rPr>
            </w:pPr>
            <w:del w:id="1256" w:author="Vasy Medov" w:date="2026-03-05T01:38:00Z"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print("Вектор неизвестных:")</w:delText>
              </w:r>
            </w:del>
          </w:p>
          <w:p w14:paraId="4ED91D4C" w14:textId="7657B4A2" w:rsidR="00571C7F" w:rsidRPr="00571C7F" w:rsidDel="00CB5B58" w:rsidRDefault="00571C7F" w:rsidP="00571C7F">
            <w:pPr>
              <w:pStyle w:val="af2"/>
              <w:rPr>
                <w:del w:id="1257" w:author="Vasy Medov" w:date="2026-03-05T01:38:00Z"/>
              </w:rPr>
            </w:pPr>
            <w:del w:id="1258" w:author="Vasy Medov" w:date="2026-03-05T01:38:00Z">
              <w:r w:rsidRPr="00571C7F" w:rsidDel="00CB5B58">
                <w:delText>            for i in range(n):</w:delText>
              </w:r>
            </w:del>
          </w:p>
          <w:p w14:paraId="7A45D355" w14:textId="027F9630" w:rsidR="00571C7F" w:rsidRPr="00571C7F" w:rsidDel="00CB5B58" w:rsidRDefault="00571C7F" w:rsidP="00571C7F">
            <w:pPr>
              <w:pStyle w:val="af2"/>
              <w:rPr>
                <w:del w:id="1259" w:author="Vasy Medov" w:date="2026-03-05T01:38:00Z"/>
              </w:rPr>
            </w:pPr>
            <w:del w:id="1260" w:author="Vasy Medov" w:date="2026-03-05T01:38:00Z">
              <w:r w:rsidRPr="00571C7F" w:rsidDel="00CB5B58">
                <w:delText>                print(f"x{i+1} = {X[i]:.10f}")</w:delText>
              </w:r>
            </w:del>
          </w:p>
          <w:p w14:paraId="63C96534" w14:textId="74919AAF" w:rsidR="00571C7F" w:rsidRPr="00571C7F" w:rsidDel="00CB5B58" w:rsidRDefault="00571C7F" w:rsidP="00571C7F">
            <w:pPr>
              <w:pStyle w:val="af2"/>
              <w:rPr>
                <w:del w:id="1261" w:author="Vasy Medov" w:date="2026-03-05T01:38:00Z"/>
              </w:rPr>
            </w:pPr>
            <w:del w:id="1262" w:author="Vasy Medov" w:date="2026-03-05T01:38:00Z">
              <w:r w:rsidRPr="00571C7F" w:rsidDel="00CB5B58">
                <w:delText>            break</w:delText>
              </w:r>
            </w:del>
          </w:p>
          <w:p w14:paraId="403C6983" w14:textId="3315A35F" w:rsidR="00571C7F" w:rsidRPr="00571C7F" w:rsidDel="00CB5B58" w:rsidRDefault="00571C7F" w:rsidP="00571C7F">
            <w:pPr>
              <w:pStyle w:val="af2"/>
              <w:rPr>
                <w:del w:id="1263" w:author="Vasy Medov" w:date="2026-03-05T01:38:00Z"/>
              </w:rPr>
            </w:pPr>
            <w:del w:id="1264" w:author="Vasy Medov" w:date="2026-03-05T01:38:00Z">
              <w:r w:rsidRPr="00571C7F" w:rsidDel="00CB5B58">
                <w:delText>        else:</w:delText>
              </w:r>
            </w:del>
          </w:p>
          <w:p w14:paraId="68A89676" w14:textId="2BAEA5B0" w:rsidR="00571C7F" w:rsidRPr="00571C7F" w:rsidDel="00CB5B58" w:rsidRDefault="00571C7F" w:rsidP="00571C7F">
            <w:pPr>
              <w:pStyle w:val="af2"/>
              <w:rPr>
                <w:del w:id="1265" w:author="Vasy Medov" w:date="2026-03-05T01:38:00Z"/>
              </w:rPr>
            </w:pPr>
            <w:del w:id="1266" w:author="Vasy Medov" w:date="2026-03-05T01:38:00Z">
              <w:r w:rsidRPr="00571C7F" w:rsidDel="00CB5B58">
                <w:delText>            if k &lt; m:</w:delText>
              </w:r>
            </w:del>
          </w:p>
          <w:p w14:paraId="26A11ED6" w14:textId="4684780B" w:rsidR="00571C7F" w:rsidRPr="00CB5B58" w:rsidDel="00CB5B58" w:rsidRDefault="00571C7F" w:rsidP="00571C7F">
            <w:pPr>
              <w:pStyle w:val="af2"/>
              <w:rPr>
                <w:del w:id="1267" w:author="Vasy Medov" w:date="2026-03-05T01:38:00Z"/>
                <w:rPrChange w:id="1268" w:author="Vasy Medov" w:date="2026-03-05T01:38:00Z">
                  <w:rPr>
                    <w:del w:id="1269" w:author="Vasy Medov" w:date="2026-03-05T01:38:00Z"/>
                    <w:lang w:val="ru-RU"/>
                  </w:rPr>
                </w:rPrChange>
              </w:rPr>
            </w:pPr>
            <w:del w:id="1270" w:author="Vasy Medov" w:date="2026-03-05T01:38:00Z">
              <w:r w:rsidRPr="00571C7F" w:rsidDel="00CB5B58">
                <w:delText>                k</w:delText>
              </w:r>
              <w:r w:rsidRPr="00C05AAC" w:rsidDel="00CB5B58">
                <w:delText xml:space="preserve"> = </w:delText>
              </w:r>
              <w:r w:rsidRPr="00571C7F" w:rsidDel="00CB5B58">
                <w:delText>k</w:delText>
              </w:r>
              <w:r w:rsidRPr="00C05AAC" w:rsidDel="00CB5B58">
                <w:delText xml:space="preserve"> + 1</w:delText>
              </w:r>
            </w:del>
          </w:p>
          <w:p w14:paraId="0E28B5C9" w14:textId="0CF50685" w:rsidR="00571C7F" w:rsidRPr="00CB5B58" w:rsidDel="00CB5B58" w:rsidRDefault="00571C7F" w:rsidP="00571C7F">
            <w:pPr>
              <w:pStyle w:val="af2"/>
              <w:rPr>
                <w:del w:id="1271" w:author="Vasy Medov" w:date="2026-03-05T01:38:00Z"/>
                <w:rPrChange w:id="1272" w:author="Vasy Medov" w:date="2026-03-05T01:38:00Z">
                  <w:rPr>
                    <w:del w:id="1273" w:author="Vasy Medov" w:date="2026-03-05T01:38:00Z"/>
                    <w:lang w:val="ru-RU"/>
                  </w:rPr>
                </w:rPrChange>
              </w:rPr>
            </w:pPr>
            <w:del w:id="1274" w:author="Vasy Medov" w:date="2026-03-05T01:38:00Z"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else</w:delText>
              </w:r>
              <w:r w:rsidRPr="00C05AAC" w:rsidDel="00CB5B58">
                <w:delText>:</w:delText>
              </w:r>
            </w:del>
          </w:p>
          <w:p w14:paraId="4AD2A2C8" w14:textId="7FDCB889" w:rsidR="00571C7F" w:rsidRPr="00CB5B58" w:rsidDel="00CB5B58" w:rsidRDefault="00571C7F" w:rsidP="00571C7F">
            <w:pPr>
              <w:pStyle w:val="af2"/>
              <w:rPr>
                <w:del w:id="1275" w:author="Vasy Medov" w:date="2026-03-05T01:38:00Z"/>
                <w:rPrChange w:id="1276" w:author="Vasy Medov" w:date="2026-03-05T01:38:00Z">
                  <w:rPr>
                    <w:del w:id="1277" w:author="Vasy Medov" w:date="2026-03-05T01:38:00Z"/>
                    <w:lang w:val="ru-RU"/>
                  </w:rPr>
                </w:rPrChange>
              </w:rPr>
            </w:pPr>
            <w:del w:id="1278" w:author="Vasy Medov" w:date="2026-03-05T01:38:00Z"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print</w:delText>
              </w:r>
              <w:r w:rsidRPr="00C05AAC" w:rsidDel="00CB5B58">
                <w:delText>("</w:delText>
              </w:r>
              <w:r w:rsidRPr="00571C7F" w:rsidDel="00CB5B58">
                <w:rPr>
                  <w:lang w:val="ru-RU"/>
                </w:rPr>
                <w:delText>Итерации</w:delText>
              </w:r>
              <w:r w:rsidRPr="00C05AAC" w:rsidDel="00CB5B58">
                <w:delText xml:space="preserve"> </w:delText>
              </w:r>
              <w:r w:rsidRPr="00571C7F" w:rsidDel="00CB5B58">
                <w:rPr>
                  <w:lang w:val="ru-RU"/>
                </w:rPr>
                <w:delText>расходятся</w:delText>
              </w:r>
              <w:r w:rsidRPr="00C05AAC" w:rsidDel="00CB5B58">
                <w:delText>")</w:delText>
              </w:r>
            </w:del>
          </w:p>
          <w:p w14:paraId="0DBBA66E" w14:textId="2E7EAEA3" w:rsidR="00571C7F" w:rsidRPr="00CB5B58" w:rsidDel="00CB5B58" w:rsidRDefault="00571C7F" w:rsidP="00571C7F">
            <w:pPr>
              <w:pStyle w:val="af2"/>
              <w:rPr>
                <w:del w:id="1279" w:author="Vasy Medov" w:date="2026-03-05T01:38:00Z"/>
              </w:rPr>
            </w:pPr>
            <w:del w:id="1280" w:author="Vasy Medov" w:date="2026-03-05T01:38:00Z"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 </w:delText>
              </w:r>
              <w:r w:rsidRPr="00C05AAC" w:rsidDel="00CB5B58">
                <w:delText xml:space="preserve"> </w:delText>
              </w:r>
              <w:r w:rsidRPr="00571C7F" w:rsidDel="00CB5B58">
                <w:delText>break</w:delText>
              </w:r>
            </w:del>
          </w:p>
          <w:p w14:paraId="57AB5452" w14:textId="77777777" w:rsidR="00571C7F" w:rsidRPr="00CB5B58" w:rsidRDefault="00571C7F" w:rsidP="00571C7F">
            <w:pPr>
              <w:pStyle w:val="af2"/>
            </w:pPr>
          </w:p>
        </w:tc>
      </w:tr>
    </w:tbl>
    <w:p w14:paraId="5ED1C593" w14:textId="77777777" w:rsidR="00571C7F" w:rsidRPr="00CB5B58" w:rsidRDefault="00571C7F" w:rsidP="00571C7F">
      <w:pPr>
        <w:pStyle w:val="af2"/>
      </w:pPr>
    </w:p>
    <w:p w14:paraId="0B859ED9" w14:textId="77777777" w:rsidR="00571C7F" w:rsidRPr="00CB5B58" w:rsidRDefault="00571C7F">
      <w:pPr>
        <w:pStyle w:val="af2"/>
        <w:pPrChange w:id="1281" w:author="Vasy Medov" w:date="2026-02-19T17:43:00Z">
          <w:pPr>
            <w:pStyle w:val="10"/>
          </w:pPr>
        </w:pPrChange>
      </w:pPr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4AB5227A" w14:textId="4F7905A8" w:rsidR="001158F8" w:rsidRPr="00994599" w:rsidDel="00CB5B58" w:rsidRDefault="00CB5B58" w:rsidP="00571C7F">
      <w:pPr>
        <w:rPr>
          <w:del w:id="1282" w:author="Vasy Medov" w:date="2026-03-05T01:39:00Z"/>
        </w:rPr>
      </w:pPr>
      <w:ins w:id="1283" w:author="Vasy Medov" w:date="2026-03-05T01:40:00Z">
        <w:r w:rsidRPr="00CB5B58">
          <w:fldChar w:fldCharType="begin"/>
        </w:r>
        <w:r>
          <w:instrText>HYPERLINK "https://github.com/Dmitrylesnoy/ITMO-study-labs/blob/Computational-math/Computation%20math/Comp_lab_2/comp_lab_2.py"</w:instrText>
        </w:r>
        <w:r w:rsidRPr="00CB5B58">
          <w:fldChar w:fldCharType="separate"/>
        </w:r>
        <w:r w:rsidRPr="00994599">
          <w:rPr>
            <w:rStyle w:val="aa"/>
            <w:rPrChange w:id="1284" w:author="Vasy Medov" w:date="2026-03-05T17:08:00Z">
              <w:rPr>
                <w:rStyle w:val="aa"/>
                <w:lang w:val="en-US"/>
              </w:rPr>
            </w:rPrChange>
          </w:rPr>
          <w:t>Код программы</w:t>
        </w:r>
        <w:r w:rsidRPr="00CB5B58">
          <w:fldChar w:fldCharType="end"/>
        </w:r>
      </w:ins>
      <w:del w:id="1285" w:author="Vasy Medov" w:date="2026-03-05T01:39:00Z">
        <w:r w:rsidDel="00CB5B58">
          <w:fldChar w:fldCharType="begin"/>
        </w:r>
        <w:r w:rsidRPr="00CB5B58" w:rsidDel="00CB5B58">
          <w:rPr>
            <w:lang w:val="en-US"/>
            <w:rPrChange w:id="1286" w:author="Vasy Medov" w:date="2026-03-05T01:40:00Z">
              <w:rPr/>
            </w:rPrChange>
          </w:rPr>
          <w:delInstrText>HYPERLINK</w:delInstrText>
        </w:r>
        <w:r w:rsidRPr="00994599" w:rsidDel="00CB5B58">
          <w:delInstrText xml:space="preserve"> "</w:delInstrText>
        </w:r>
        <w:r w:rsidRPr="00CB5B58" w:rsidDel="00CB5B58">
          <w:rPr>
            <w:lang w:val="en-US"/>
            <w:rPrChange w:id="1287" w:author="Vasy Medov" w:date="2026-03-05T01:40:00Z">
              <w:rPr/>
            </w:rPrChange>
          </w:rPr>
          <w:delInstrText>https</w:delInstrText>
        </w:r>
        <w:r w:rsidRPr="00994599" w:rsidDel="00CB5B58">
          <w:delInstrText>://</w:delInstrText>
        </w:r>
        <w:r w:rsidRPr="00CB5B58" w:rsidDel="00CB5B58">
          <w:rPr>
            <w:lang w:val="en-US"/>
            <w:rPrChange w:id="1288" w:author="Vasy Medov" w:date="2026-03-05T01:40:00Z">
              <w:rPr/>
            </w:rPrChange>
          </w:rPr>
          <w:delInstrText>github</w:delInstrText>
        </w:r>
        <w:r w:rsidRPr="00994599" w:rsidDel="00CB5B58">
          <w:delInstrText>.</w:delInstrText>
        </w:r>
        <w:r w:rsidRPr="00CB5B58" w:rsidDel="00CB5B58">
          <w:rPr>
            <w:lang w:val="en-US"/>
            <w:rPrChange w:id="1289" w:author="Vasy Medov" w:date="2026-03-05T01:40:00Z">
              <w:rPr/>
            </w:rPrChange>
          </w:rPr>
          <w:delInstrText>com</w:delInstrText>
        </w:r>
        <w:r w:rsidRPr="00994599" w:rsidDel="00CB5B58">
          <w:delInstrText>/</w:delInstrText>
        </w:r>
        <w:r w:rsidRPr="00CB5B58" w:rsidDel="00CB5B58">
          <w:rPr>
            <w:lang w:val="en-US"/>
            <w:rPrChange w:id="1290" w:author="Vasy Medov" w:date="2026-03-05T01:40:00Z">
              <w:rPr/>
            </w:rPrChange>
          </w:rPr>
          <w:delInstrText>Dmitrylesnoy</w:delInstrText>
        </w:r>
        <w:r w:rsidRPr="00994599" w:rsidDel="00CB5B58">
          <w:delInstrText>/</w:delInstrText>
        </w:r>
        <w:r w:rsidRPr="00CB5B58" w:rsidDel="00CB5B58">
          <w:rPr>
            <w:lang w:val="en-US"/>
            <w:rPrChange w:id="1291" w:author="Vasy Medov" w:date="2026-03-05T01:40:00Z">
              <w:rPr/>
            </w:rPrChange>
          </w:rPr>
          <w:delInstrText>ITMO</w:delInstrText>
        </w:r>
        <w:r w:rsidRPr="00994599" w:rsidDel="00CB5B58">
          <w:delInstrText>-</w:delInstrText>
        </w:r>
        <w:r w:rsidRPr="00CB5B58" w:rsidDel="00CB5B58">
          <w:rPr>
            <w:lang w:val="en-US"/>
            <w:rPrChange w:id="1292" w:author="Vasy Medov" w:date="2026-03-05T01:40:00Z">
              <w:rPr/>
            </w:rPrChange>
          </w:rPr>
          <w:delInstrText>study</w:delInstrText>
        </w:r>
        <w:r w:rsidRPr="00994599" w:rsidDel="00CB5B58">
          <w:delInstrText>-</w:delInstrText>
        </w:r>
        <w:r w:rsidRPr="00CB5B58" w:rsidDel="00CB5B58">
          <w:rPr>
            <w:lang w:val="en-US"/>
            <w:rPrChange w:id="1293" w:author="Vasy Medov" w:date="2026-03-05T01:40:00Z">
              <w:rPr/>
            </w:rPrChange>
          </w:rPr>
          <w:delInstrText>labs</w:delInstrText>
        </w:r>
        <w:r w:rsidRPr="00994599" w:rsidDel="00CB5B58">
          <w:delInstrText>/</w:delInstrText>
        </w:r>
        <w:r w:rsidRPr="00CB5B58" w:rsidDel="00CB5B58">
          <w:rPr>
            <w:lang w:val="en-US"/>
            <w:rPrChange w:id="1294" w:author="Vasy Medov" w:date="2026-03-05T01:40:00Z">
              <w:rPr/>
            </w:rPrChange>
          </w:rPr>
          <w:delInstrText>blob</w:delInstrText>
        </w:r>
        <w:r w:rsidRPr="00994599" w:rsidDel="00CB5B58">
          <w:delInstrText>/</w:delInstrText>
        </w:r>
        <w:r w:rsidRPr="00CB5B58" w:rsidDel="00CB5B58">
          <w:rPr>
            <w:lang w:val="en-US"/>
            <w:rPrChange w:id="1295" w:author="Vasy Medov" w:date="2026-03-05T01:40:00Z">
              <w:rPr/>
            </w:rPrChange>
          </w:rPr>
          <w:delInstrText>Computational</w:delInstrText>
        </w:r>
        <w:r w:rsidRPr="00994599" w:rsidDel="00CB5B58">
          <w:delInstrText>-</w:delInstrText>
        </w:r>
        <w:r w:rsidRPr="00CB5B58" w:rsidDel="00CB5B58">
          <w:rPr>
            <w:lang w:val="en-US"/>
            <w:rPrChange w:id="1296" w:author="Vasy Medov" w:date="2026-03-05T01:40:00Z">
              <w:rPr/>
            </w:rPrChange>
          </w:rPr>
          <w:delInstrText>math</w:delInstrText>
        </w:r>
        <w:r w:rsidRPr="00994599" w:rsidDel="00CB5B58">
          <w:delInstrText>/</w:delInstrText>
        </w:r>
        <w:r w:rsidRPr="00CB5B58" w:rsidDel="00CB5B58">
          <w:rPr>
            <w:lang w:val="en-US"/>
            <w:rPrChange w:id="1297" w:author="Vasy Medov" w:date="2026-03-05T01:40:00Z">
              <w:rPr/>
            </w:rPrChange>
          </w:rPr>
          <w:delInstrText>Computation</w:delInstrText>
        </w:r>
        <w:r w:rsidRPr="00994599" w:rsidDel="00CB5B58">
          <w:delInstrText>%20</w:delInstrText>
        </w:r>
        <w:r w:rsidRPr="00CB5B58" w:rsidDel="00CB5B58">
          <w:rPr>
            <w:lang w:val="en-US"/>
            <w:rPrChange w:id="1298" w:author="Vasy Medov" w:date="2026-03-05T01:40:00Z">
              <w:rPr/>
            </w:rPrChange>
          </w:rPr>
          <w:delInstrText>math</w:delInstrText>
        </w:r>
        <w:r w:rsidRPr="00994599" w:rsidDel="00CB5B58">
          <w:delInstrText>/</w:delInstrText>
        </w:r>
        <w:r w:rsidRPr="00CB5B58" w:rsidDel="00CB5B58">
          <w:rPr>
            <w:lang w:val="en-US"/>
            <w:rPrChange w:id="1299" w:author="Vasy Medov" w:date="2026-03-05T01:40:00Z">
              <w:rPr/>
            </w:rPrChange>
          </w:rPr>
          <w:delInstrText>Comp</w:delInstrText>
        </w:r>
        <w:r w:rsidRPr="00994599" w:rsidDel="00CB5B58">
          <w:delInstrText>_</w:delInstrText>
        </w:r>
        <w:r w:rsidRPr="00CB5B58" w:rsidDel="00CB5B58">
          <w:rPr>
            <w:lang w:val="en-US"/>
            <w:rPrChange w:id="1300" w:author="Vasy Medov" w:date="2026-03-05T01:40:00Z">
              <w:rPr/>
            </w:rPrChange>
          </w:rPr>
          <w:delInstrText>lab</w:delInstrText>
        </w:r>
        <w:r w:rsidRPr="00994599" w:rsidDel="00CB5B58">
          <w:delInstrText>_1/</w:delInstrText>
        </w:r>
        <w:r w:rsidRPr="00CB5B58" w:rsidDel="00CB5B58">
          <w:rPr>
            <w:lang w:val="en-US"/>
            <w:rPrChange w:id="1301" w:author="Vasy Medov" w:date="2026-03-05T01:40:00Z">
              <w:rPr/>
            </w:rPrChange>
          </w:rPr>
          <w:delInstrText>compute</w:delInstrText>
        </w:r>
        <w:r w:rsidRPr="00994599" w:rsidDel="00CB5B58">
          <w:delInstrText>.</w:delInstrText>
        </w:r>
        <w:r w:rsidRPr="00CB5B58" w:rsidDel="00CB5B58">
          <w:rPr>
            <w:lang w:val="en-US"/>
            <w:rPrChange w:id="1302" w:author="Vasy Medov" w:date="2026-03-05T01:40:00Z">
              <w:rPr/>
            </w:rPrChange>
          </w:rPr>
          <w:delInstrText>py</w:delInstrText>
        </w:r>
        <w:r w:rsidRPr="00994599" w:rsidDel="00CB5B58">
          <w:delInstrText>"</w:delInstrText>
        </w:r>
        <w:r w:rsidDel="00CB5B58">
          <w:fldChar w:fldCharType="separate"/>
        </w:r>
        <w:r w:rsidR="00E23456" w:rsidRPr="00CA7A2C" w:rsidDel="00CB5B58">
          <w:rPr>
            <w:rStyle w:val="aa"/>
          </w:rPr>
          <w:delText>Код</w:delText>
        </w:r>
        <w:r w:rsidR="00E23456" w:rsidRPr="00994599" w:rsidDel="00CB5B58">
          <w:rPr>
            <w:rStyle w:val="aa"/>
          </w:rPr>
          <w:delText xml:space="preserve"> </w:delText>
        </w:r>
        <w:r w:rsidR="00E23456" w:rsidRPr="00CA7A2C" w:rsidDel="00CB5B58">
          <w:rPr>
            <w:rStyle w:val="aa"/>
          </w:rPr>
          <w:delText>вычислительного</w:delText>
        </w:r>
        <w:r w:rsidR="00E23456" w:rsidRPr="00994599" w:rsidDel="00CB5B58">
          <w:rPr>
            <w:rStyle w:val="aa"/>
          </w:rPr>
          <w:delText xml:space="preserve"> </w:delText>
        </w:r>
        <w:r w:rsidR="00E23456" w:rsidRPr="00CA7A2C" w:rsidDel="00CB5B58">
          <w:rPr>
            <w:rStyle w:val="aa"/>
          </w:rPr>
          <w:delText>метода</w:delText>
        </w:r>
        <w:r w:rsidDel="00CB5B58">
          <w:rPr>
            <w:rStyle w:val="aa"/>
          </w:rPr>
          <w:fldChar w:fldCharType="end"/>
        </w:r>
      </w:del>
    </w:p>
    <w:p w14:paraId="5424C98D" w14:textId="77777777" w:rsidR="001158F8" w:rsidRPr="00994599" w:rsidDel="00CB5B58" w:rsidRDefault="001158F8" w:rsidP="00997FAD">
      <w:pPr>
        <w:pStyle w:val="10"/>
        <w:rPr>
          <w:del w:id="1303" w:author="Vasy Medov" w:date="2026-03-05T01:39:00Z"/>
        </w:rPr>
      </w:pPr>
    </w:p>
    <w:p w14:paraId="01EB2AB1" w14:textId="77777777" w:rsidR="00571C7F" w:rsidRPr="00994599" w:rsidDel="00CB5B58" w:rsidRDefault="00571C7F" w:rsidP="00571C7F">
      <w:pPr>
        <w:rPr>
          <w:del w:id="1304" w:author="Vasy Medov" w:date="2026-03-05T01:39:00Z"/>
        </w:rPr>
      </w:pPr>
    </w:p>
    <w:p w14:paraId="20C80802" w14:textId="77777777" w:rsidR="00571C7F" w:rsidRPr="00994599" w:rsidDel="00CB5B58" w:rsidRDefault="00571C7F" w:rsidP="00571C7F">
      <w:pPr>
        <w:rPr>
          <w:del w:id="1305" w:author="Vasy Medov" w:date="2026-03-05T01:39:00Z"/>
        </w:rPr>
      </w:pPr>
    </w:p>
    <w:p w14:paraId="694796DF" w14:textId="77777777" w:rsidR="00571C7F" w:rsidRPr="00994599" w:rsidDel="00CB5B58" w:rsidRDefault="00571C7F" w:rsidP="00571C7F">
      <w:pPr>
        <w:rPr>
          <w:del w:id="1306" w:author="Vasy Medov" w:date="2026-03-05T01:39:00Z"/>
        </w:rPr>
      </w:pPr>
    </w:p>
    <w:p w14:paraId="2CBD6C59" w14:textId="77777777" w:rsidR="00571C7F" w:rsidRPr="00994599" w:rsidDel="00CB5B58" w:rsidRDefault="00571C7F" w:rsidP="00571C7F">
      <w:pPr>
        <w:rPr>
          <w:del w:id="1307" w:author="Vasy Medov" w:date="2026-03-05T01:39:00Z"/>
        </w:rPr>
      </w:pPr>
    </w:p>
    <w:p w14:paraId="24FBB76B" w14:textId="0D18F3F9" w:rsidR="00571C7F" w:rsidRPr="00994599" w:rsidRDefault="00571C7F" w:rsidP="00CB5B58"/>
    <w:p w14:paraId="2BA69777" w14:textId="477C345C" w:rsidR="009E482D" w:rsidRPr="00994599" w:rsidDel="00B8169F" w:rsidRDefault="009E482D">
      <w:pPr>
        <w:ind w:firstLine="0"/>
        <w:rPr>
          <w:del w:id="1308" w:author="Vasy Medov" w:date="2026-03-06T17:24:00Z"/>
          <w:rPrChange w:id="1309" w:author="Vasy Medov" w:date="2026-03-05T17:02:00Z">
            <w:rPr>
              <w:del w:id="1310" w:author="Vasy Medov" w:date="2026-03-06T17:24:00Z"/>
              <w:lang w:val="en-US"/>
            </w:rPr>
          </w:rPrChange>
        </w:rPr>
        <w:pPrChange w:id="1311" w:author="Vasy Medov" w:date="2026-03-05T16:44:00Z">
          <w:pPr/>
        </w:pPrChange>
      </w:pPr>
    </w:p>
    <w:p w14:paraId="2ED685B7" w14:textId="77777777" w:rsidR="00B8169F" w:rsidRDefault="00B8169F" w:rsidP="00997FAD">
      <w:pPr>
        <w:pStyle w:val="10"/>
        <w:rPr>
          <w:ins w:id="1312" w:author="Vasy Medov" w:date="2026-03-06T17:24:00Z"/>
        </w:rPr>
      </w:pPr>
      <w:bookmarkStart w:id="1313" w:name="_Toc222415935"/>
    </w:p>
    <w:p w14:paraId="5F3AC29E" w14:textId="77777777" w:rsidR="00B8169F" w:rsidRDefault="00B8169F" w:rsidP="00997FAD">
      <w:pPr>
        <w:pStyle w:val="10"/>
        <w:rPr>
          <w:ins w:id="1314" w:author="Vasy Medov" w:date="2026-03-06T17:24:00Z"/>
        </w:rPr>
      </w:pPr>
    </w:p>
    <w:p w14:paraId="5A175ECA" w14:textId="77777777" w:rsidR="00B8169F" w:rsidRDefault="00B8169F" w:rsidP="00997FAD">
      <w:pPr>
        <w:pStyle w:val="10"/>
        <w:rPr>
          <w:ins w:id="1315" w:author="Vasy Medov" w:date="2026-03-06T17:24:00Z"/>
        </w:rPr>
      </w:pPr>
    </w:p>
    <w:p w14:paraId="2DE1A70B" w14:textId="77777777" w:rsidR="00B8169F" w:rsidRDefault="00B8169F" w:rsidP="00997FAD">
      <w:pPr>
        <w:pStyle w:val="10"/>
        <w:rPr>
          <w:ins w:id="1316" w:author="Vasy Medov" w:date="2026-03-06T17:24:00Z"/>
        </w:rPr>
      </w:pPr>
    </w:p>
    <w:p w14:paraId="26095723" w14:textId="77777777" w:rsidR="00B8169F" w:rsidRDefault="00B8169F" w:rsidP="00997FAD">
      <w:pPr>
        <w:pStyle w:val="10"/>
        <w:rPr>
          <w:ins w:id="1317" w:author="Vasy Medov" w:date="2026-03-06T17:24:00Z"/>
        </w:rPr>
      </w:pPr>
    </w:p>
    <w:p w14:paraId="23007E13" w14:textId="77777777" w:rsidR="00B8169F" w:rsidRDefault="00B8169F" w:rsidP="00997FAD">
      <w:pPr>
        <w:pStyle w:val="10"/>
        <w:rPr>
          <w:ins w:id="1318" w:author="Vasy Medov" w:date="2026-03-06T17:24:00Z"/>
        </w:rPr>
      </w:pPr>
    </w:p>
    <w:p w14:paraId="4CE81E5E" w14:textId="77777777" w:rsidR="00B8169F" w:rsidRDefault="00B8169F" w:rsidP="00997FAD">
      <w:pPr>
        <w:pStyle w:val="10"/>
        <w:rPr>
          <w:ins w:id="1319" w:author="Vasy Medov" w:date="2026-03-06T17:24:00Z"/>
        </w:rPr>
      </w:pPr>
    </w:p>
    <w:p w14:paraId="16F8DF9D" w14:textId="2F1ED542" w:rsidR="00F12CF4" w:rsidRPr="00994599" w:rsidRDefault="00F12CF4" w:rsidP="00997FAD">
      <w:pPr>
        <w:pStyle w:val="10"/>
        <w:rPr>
          <w:ins w:id="1320" w:author="Vasy Medov" w:date="2026-03-05T01:39:00Z"/>
          <w:rPrChange w:id="1321" w:author="Vasy Medov" w:date="2026-03-05T17:08:00Z">
            <w:rPr>
              <w:ins w:id="1322" w:author="Vasy Medov" w:date="2026-03-05T01:39:00Z"/>
              <w:lang w:val="en-US"/>
            </w:rPr>
          </w:rPrChange>
        </w:rPr>
      </w:pPr>
      <w:r>
        <w:lastRenderedPageBreak/>
        <w:t>Результат работы</w:t>
      </w:r>
      <w:bookmarkEnd w:id="1313"/>
    </w:p>
    <w:p w14:paraId="784E3B47" w14:textId="3C8926F6" w:rsidR="00CB5B58" w:rsidRPr="00CB5B58" w:rsidDel="00C05AAC" w:rsidRDefault="00CB5B58">
      <w:pPr>
        <w:rPr>
          <w:del w:id="1323" w:author="Vasy Medov" w:date="2026-03-05T16:32:00Z"/>
          <w:lang w:val="en-US"/>
          <w:rPrChange w:id="1324" w:author="Vasy Medov" w:date="2026-03-05T01:39:00Z">
            <w:rPr>
              <w:del w:id="1325" w:author="Vasy Medov" w:date="2026-03-05T16:32:00Z"/>
            </w:rPr>
          </w:rPrChange>
        </w:rPr>
        <w:pPrChange w:id="1326" w:author="Vasy Medov" w:date="2026-03-05T01:39:00Z">
          <w:pPr>
            <w:pStyle w:val="10"/>
          </w:pPr>
        </w:pPrChange>
      </w:pPr>
      <w:ins w:id="1327" w:author="Vasy Medov" w:date="2026-03-05T01:39:00Z">
        <w:r w:rsidRPr="00CB5B58">
          <w:rPr>
            <w:noProof/>
            <w:lang w:val="en-US"/>
          </w:rPr>
          <w:drawing>
            <wp:inline distT="0" distB="0" distL="0" distR="0" wp14:anchorId="74A8770B" wp14:editId="7AC1F934">
              <wp:extent cx="5227378" cy="3372592"/>
              <wp:effectExtent l="0" t="0" r="0" b="0"/>
              <wp:docPr id="10" name="Рисунок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35415" cy="33777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31B27F6" w14:textId="5DAD67E5" w:rsidR="00DD2049" w:rsidRPr="008644A6" w:rsidDel="00CB5B58" w:rsidRDefault="001158F8">
      <w:pPr>
        <w:ind w:firstLine="0"/>
        <w:rPr>
          <w:del w:id="1328" w:author="Vasy Medov" w:date="2026-03-05T01:40:00Z"/>
          <w:rFonts w:ascii="Courier New" w:eastAsia="Times New Roman" w:hAnsi="Courier New" w:cs="Courier New"/>
          <w:color w:val="303570"/>
          <w:sz w:val="20"/>
          <w:szCs w:val="20"/>
          <w:lang w:eastAsia="ru-RU"/>
        </w:rPr>
      </w:pPr>
      <w:del w:id="1329" w:author="Vasy Medov" w:date="2026-03-05T01:40:00Z">
        <w:r w:rsidRPr="001158F8" w:rsidDel="00CB5B58">
          <w:rPr>
            <w:rFonts w:ascii="Courier New" w:eastAsia="Times New Roman" w:hAnsi="Courier New" w:cs="Courier New"/>
            <w:noProof/>
            <w:color w:val="303570"/>
            <w:sz w:val="20"/>
            <w:szCs w:val="20"/>
            <w:lang w:eastAsia="ru-RU"/>
          </w:rPr>
          <w:drawing>
            <wp:inline distT="0" distB="0" distL="0" distR="0" wp14:anchorId="371A8B84" wp14:editId="5B959BD4">
              <wp:extent cx="2947917" cy="4332791"/>
              <wp:effectExtent l="0" t="0" r="5080" b="0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66606" cy="43602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1158F8" w:rsidDel="00CB5B58">
          <w:rPr>
            <w:rFonts w:ascii="Courier New" w:eastAsia="Times New Roman" w:hAnsi="Courier New" w:cs="Courier New"/>
            <w:noProof/>
            <w:color w:val="303570"/>
            <w:sz w:val="20"/>
            <w:szCs w:val="20"/>
            <w:lang w:eastAsia="ru-RU"/>
          </w:rPr>
          <w:drawing>
            <wp:inline distT="0" distB="0" distL="0" distR="0" wp14:anchorId="09F28105" wp14:editId="6E6EB84B">
              <wp:extent cx="2108580" cy="4314569"/>
              <wp:effectExtent l="0" t="0" r="6350" b="0"/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25960" cy="43501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39A2752" w14:textId="77777777" w:rsidR="0083525E" w:rsidRPr="001158F8" w:rsidRDefault="0083525E">
      <w:pPr>
        <w:rPr>
          <w:lang w:val="en-US"/>
        </w:rPr>
        <w:pPrChange w:id="1330" w:author="Vasy Medov" w:date="2026-03-05T16:32:00Z">
          <w:pPr>
            <w:pStyle w:val="10"/>
            <w:jc w:val="both"/>
          </w:pPr>
        </w:pPrChange>
      </w:pPr>
    </w:p>
    <w:p w14:paraId="26DCBD06" w14:textId="08071AC2" w:rsidR="00F936BB" w:rsidRDefault="00F94CC9" w:rsidP="00997FAD">
      <w:pPr>
        <w:pStyle w:val="10"/>
      </w:pPr>
      <w:bookmarkStart w:id="1331" w:name="_Toc222415936"/>
      <w:r>
        <w:t>Вывод</w:t>
      </w:r>
      <w:bookmarkEnd w:id="1331"/>
    </w:p>
    <w:p w14:paraId="074CA42C" w14:textId="68E6B08B" w:rsidR="00891540" w:rsidRPr="00884845" w:rsidDel="00E44B34" w:rsidRDefault="00E65B10" w:rsidP="00824D74">
      <w:pPr>
        <w:rPr>
          <w:del w:id="1332" w:author="Vasy Medov" w:date="2026-03-04T01:20:00Z"/>
        </w:rPr>
      </w:pPr>
      <w:r>
        <w:t>Проделав данную лабораторную работу</w:t>
      </w:r>
      <w:r w:rsidR="0084418A">
        <w:t xml:space="preserve"> №</w:t>
      </w:r>
      <w:ins w:id="1333" w:author="Vasy Medov" w:date="2026-03-05T01:40:00Z">
        <w:r w:rsidR="00CB5B58">
          <w:t>2</w:t>
        </w:r>
      </w:ins>
      <w:del w:id="1334" w:author="Vasy Medov" w:date="2026-03-05T01:40:00Z">
        <w:r w:rsidR="0083525E" w:rsidDel="00CB5B58">
          <w:delText>1</w:delText>
        </w:r>
      </w:del>
      <w:r w:rsidRPr="00E65B10">
        <w:rPr>
          <w:b/>
          <w:bCs/>
        </w:rPr>
        <w:t xml:space="preserve"> </w:t>
      </w:r>
      <w:r>
        <w:t xml:space="preserve">я </w:t>
      </w:r>
      <w:r w:rsidR="0083525E">
        <w:t xml:space="preserve">изучил </w:t>
      </w:r>
      <w:ins w:id="1335" w:author="Vasy Medov" w:date="2026-03-05T01:40:00Z">
        <w:r w:rsidR="00CB5B58">
          <w:t>способы решения н</w:t>
        </w:r>
      </w:ins>
      <w:ins w:id="1336" w:author="Vasy Medov" w:date="2026-03-05T01:41:00Z">
        <w:r w:rsidR="00CB5B58">
          <w:t>елинейных уравнений и систем уравнений</w:t>
        </w:r>
      </w:ins>
      <w:del w:id="1337" w:author="Vasy Medov" w:date="2026-03-05T01:41:00Z">
        <w:r w:rsidR="0083525E" w:rsidDel="00CB5B58">
          <w:delText>итерационный метод Гаусса-Зейделя для решения СЛАУ</w:delText>
        </w:r>
      </w:del>
      <w:ins w:id="1338" w:author="Vasy Medov" w:date="2026-03-05T01:41:00Z">
        <w:r w:rsidR="00CB5B58">
          <w:t>, применил различные методы нахождения корней</w:t>
        </w:r>
      </w:ins>
      <w:r w:rsidR="0083525E">
        <w:t>, реализовал численны</w:t>
      </w:r>
      <w:del w:id="1339" w:author="Vasy Medov" w:date="2026-03-05T01:41:00Z">
        <w:r w:rsidR="0083525E" w:rsidDel="00CB5B58">
          <w:delText>й</w:delText>
        </w:r>
      </w:del>
      <w:ins w:id="1340" w:author="Vasy Medov" w:date="2026-03-05T01:41:00Z">
        <w:r w:rsidR="00CB5B58">
          <w:t>е</w:t>
        </w:r>
      </w:ins>
      <w:r w:rsidR="0083525E">
        <w:t xml:space="preserve"> метод</w:t>
      </w:r>
      <w:ins w:id="1341" w:author="Vasy Medov" w:date="2026-03-05T01:41:00Z">
        <w:r w:rsidR="00CB5B58">
          <w:t>ы</w:t>
        </w:r>
      </w:ins>
      <w:r w:rsidR="0083525E">
        <w:t xml:space="preserve"> </w:t>
      </w:r>
      <w:ins w:id="1342" w:author="Vasy Medov" w:date="2026-03-05T01:41:00Z">
        <w:r w:rsidR="00CB5B58">
          <w:t xml:space="preserve">и графический интерфейс с просмотром графика </w:t>
        </w:r>
      </w:ins>
      <w:r w:rsidR="0083525E">
        <w:t xml:space="preserve">на языке </w:t>
      </w:r>
      <w:r w:rsidR="0083525E">
        <w:rPr>
          <w:lang w:val="en-US"/>
        </w:rPr>
        <w:t>Python</w:t>
      </w:r>
      <w:r w:rsidR="00D909A8" w:rsidRPr="00D909A8">
        <w:t>.</w:t>
      </w:r>
    </w:p>
    <w:p w14:paraId="7B91B761" w14:textId="2EBD57E0" w:rsidR="00891540" w:rsidRPr="00571C7F" w:rsidDel="00E44B34" w:rsidRDefault="00891540" w:rsidP="00891540">
      <w:pPr>
        <w:pStyle w:val="ad"/>
        <w:ind w:left="0" w:firstLine="0"/>
        <w:rPr>
          <w:del w:id="1343" w:author="Vasy Medov" w:date="2026-03-04T01:20:00Z"/>
          <w:noProof/>
          <w:rPrChange w:id="1344" w:author="Vasy Medov" w:date="2026-02-19T00:03:00Z">
            <w:rPr>
              <w:del w:id="1345" w:author="Vasy Medov" w:date="2026-03-04T01:20:00Z"/>
              <w:noProof/>
              <w:lang w:val="en-US"/>
            </w:rPr>
          </w:rPrChange>
        </w:rPr>
      </w:pPr>
    </w:p>
    <w:p w14:paraId="71421161" w14:textId="7DAFC046" w:rsidR="00E44B34" w:rsidRDefault="00E44B34">
      <w:pPr>
        <w:rPr>
          <w:ins w:id="1346" w:author="Vasy Medov" w:date="2026-03-04T01:16:00Z"/>
        </w:rPr>
        <w:pPrChange w:id="1347" w:author="Vasy Medov" w:date="2026-03-04T01:20:00Z">
          <w:pPr>
            <w:ind w:firstLine="0"/>
          </w:pPr>
        </w:pPrChange>
      </w:pPr>
    </w:p>
    <w:p w14:paraId="4FE3A882" w14:textId="02316813" w:rsidR="00E44B34" w:rsidRPr="00E44B34" w:rsidRDefault="00C05AAC">
      <w:pPr>
        <w:ind w:firstLine="0"/>
        <w:jc w:val="center"/>
        <w:rPr>
          <w:rPrChange w:id="1348" w:author="Vasy Medov" w:date="2026-03-04T01:15:00Z">
            <w:rPr>
              <w:lang w:val="en-US"/>
            </w:rPr>
          </w:rPrChange>
        </w:rPr>
        <w:pPrChange w:id="1349" w:author="Vasy Medov" w:date="2026-03-05T16:33:00Z">
          <w:pPr>
            <w:pStyle w:val="ad"/>
            <w:ind w:left="0" w:firstLine="0"/>
          </w:pPr>
        </w:pPrChange>
      </w:pPr>
      <w:ins w:id="1350" w:author="Vasy Medov" w:date="2026-03-05T16:33:00Z">
        <w:r>
          <w:rPr>
            <w:noProof/>
          </w:rPr>
          <w:drawing>
            <wp:inline distT="0" distB="0" distL="0" distR="0" wp14:anchorId="3C724C36" wp14:editId="0CB4E0C1">
              <wp:extent cx="1649672" cy="2932974"/>
              <wp:effectExtent l="0" t="0" r="8255" b="127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9467" cy="29681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E44B34" w:rsidRPr="00E44B34" w:rsidSect="00D307BC">
      <w:footerReference w:type="default" r:id="rId1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0620D" w14:textId="77777777" w:rsidR="0008761B" w:rsidRDefault="0008761B" w:rsidP="00997FAD">
      <w:r>
        <w:separator/>
      </w:r>
    </w:p>
    <w:p w14:paraId="24CE4B97" w14:textId="77777777" w:rsidR="0008761B" w:rsidRDefault="0008761B" w:rsidP="00997FAD"/>
    <w:p w14:paraId="1936A28B" w14:textId="77777777" w:rsidR="0008761B" w:rsidRDefault="0008761B" w:rsidP="00997FAD"/>
    <w:p w14:paraId="60067B4C" w14:textId="77777777" w:rsidR="0008761B" w:rsidRDefault="0008761B" w:rsidP="00997FAD"/>
  </w:endnote>
  <w:endnote w:type="continuationSeparator" w:id="0">
    <w:p w14:paraId="7FEB1D6B" w14:textId="77777777" w:rsidR="0008761B" w:rsidRDefault="0008761B" w:rsidP="00997FAD">
      <w:r>
        <w:continuationSeparator/>
      </w:r>
    </w:p>
    <w:p w14:paraId="79D49212" w14:textId="77777777" w:rsidR="0008761B" w:rsidRDefault="0008761B" w:rsidP="00997FAD"/>
    <w:p w14:paraId="6AF4B4A6" w14:textId="77777777" w:rsidR="0008761B" w:rsidRDefault="0008761B" w:rsidP="00997FAD"/>
    <w:p w14:paraId="48C324BD" w14:textId="77777777" w:rsidR="0008761B" w:rsidRDefault="0008761B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675C8" w14:textId="77777777" w:rsidR="0008761B" w:rsidRDefault="0008761B" w:rsidP="00997FAD">
      <w:r>
        <w:separator/>
      </w:r>
    </w:p>
    <w:p w14:paraId="4F314329" w14:textId="77777777" w:rsidR="0008761B" w:rsidRDefault="0008761B" w:rsidP="00997FAD"/>
    <w:p w14:paraId="2FEA5D01" w14:textId="77777777" w:rsidR="0008761B" w:rsidRDefault="0008761B" w:rsidP="00997FAD"/>
    <w:p w14:paraId="4CFEB26C" w14:textId="77777777" w:rsidR="0008761B" w:rsidRDefault="0008761B" w:rsidP="00997FAD"/>
  </w:footnote>
  <w:footnote w:type="continuationSeparator" w:id="0">
    <w:p w14:paraId="129A2BF2" w14:textId="77777777" w:rsidR="0008761B" w:rsidRDefault="0008761B" w:rsidP="00997FAD">
      <w:r>
        <w:continuationSeparator/>
      </w:r>
    </w:p>
    <w:p w14:paraId="3F948BFA" w14:textId="77777777" w:rsidR="0008761B" w:rsidRDefault="0008761B" w:rsidP="00997FAD"/>
    <w:p w14:paraId="40CABDFA" w14:textId="77777777" w:rsidR="0008761B" w:rsidRDefault="0008761B" w:rsidP="00997FAD"/>
    <w:p w14:paraId="3CE6F696" w14:textId="77777777" w:rsidR="0008761B" w:rsidRDefault="0008761B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C50E4"/>
    <w:multiLevelType w:val="hybridMultilevel"/>
    <w:tmpl w:val="A71E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33FC193B"/>
    <w:multiLevelType w:val="hybridMultilevel"/>
    <w:tmpl w:val="40046A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07BCD"/>
    <w:multiLevelType w:val="hybridMultilevel"/>
    <w:tmpl w:val="7D3AA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DB4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67F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3"/>
  </w:num>
  <w:num w:numId="2" w16cid:durableId="1124615822">
    <w:abstractNumId w:val="10"/>
  </w:num>
  <w:num w:numId="3" w16cid:durableId="1521115697">
    <w:abstractNumId w:val="18"/>
  </w:num>
  <w:num w:numId="4" w16cid:durableId="1703675565">
    <w:abstractNumId w:val="14"/>
  </w:num>
  <w:num w:numId="5" w16cid:durableId="795637087">
    <w:abstractNumId w:val="5"/>
  </w:num>
  <w:num w:numId="6" w16cid:durableId="1210535966">
    <w:abstractNumId w:val="17"/>
  </w:num>
  <w:num w:numId="7" w16cid:durableId="2143843107">
    <w:abstractNumId w:val="8"/>
  </w:num>
  <w:num w:numId="8" w16cid:durableId="1474785134">
    <w:abstractNumId w:val="4"/>
  </w:num>
  <w:num w:numId="9" w16cid:durableId="494035411">
    <w:abstractNumId w:val="12"/>
  </w:num>
  <w:num w:numId="10" w16cid:durableId="1594626180">
    <w:abstractNumId w:val="6"/>
  </w:num>
  <w:num w:numId="11" w16cid:durableId="545600938">
    <w:abstractNumId w:val="11"/>
  </w:num>
  <w:num w:numId="12" w16cid:durableId="1228301027">
    <w:abstractNumId w:val="15"/>
  </w:num>
  <w:num w:numId="13" w16cid:durableId="1662193865">
    <w:abstractNumId w:val="2"/>
  </w:num>
  <w:num w:numId="14" w16cid:durableId="796526825">
    <w:abstractNumId w:val="0"/>
  </w:num>
  <w:num w:numId="15" w16cid:durableId="119223599">
    <w:abstractNumId w:val="1"/>
  </w:num>
  <w:num w:numId="16" w16cid:durableId="237981122">
    <w:abstractNumId w:val="13"/>
  </w:num>
  <w:num w:numId="17" w16cid:durableId="575818439">
    <w:abstractNumId w:val="16"/>
  </w:num>
  <w:num w:numId="18" w16cid:durableId="170800419">
    <w:abstractNumId w:val="9"/>
  </w:num>
  <w:num w:numId="19" w16cid:durableId="8658678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sy Medov">
    <w15:presenceInfo w15:providerId="Windows Live" w15:userId="191c402eba1bd9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34D3C"/>
    <w:rsid w:val="000638F4"/>
    <w:rsid w:val="000857EA"/>
    <w:rsid w:val="0008761B"/>
    <w:rsid w:val="000C2DD5"/>
    <w:rsid w:val="000E61FB"/>
    <w:rsid w:val="000F4D89"/>
    <w:rsid w:val="00104AC3"/>
    <w:rsid w:val="0010626C"/>
    <w:rsid w:val="00114710"/>
    <w:rsid w:val="001158F8"/>
    <w:rsid w:val="0013347A"/>
    <w:rsid w:val="00143469"/>
    <w:rsid w:val="00151F47"/>
    <w:rsid w:val="001564B9"/>
    <w:rsid w:val="001567BD"/>
    <w:rsid w:val="00185AE4"/>
    <w:rsid w:val="001B1500"/>
    <w:rsid w:val="001C19E3"/>
    <w:rsid w:val="001C5439"/>
    <w:rsid w:val="001D48BF"/>
    <w:rsid w:val="0020203D"/>
    <w:rsid w:val="00236735"/>
    <w:rsid w:val="00242679"/>
    <w:rsid w:val="002462B5"/>
    <w:rsid w:val="0026445B"/>
    <w:rsid w:val="002713F9"/>
    <w:rsid w:val="00271F63"/>
    <w:rsid w:val="00274737"/>
    <w:rsid w:val="00297724"/>
    <w:rsid w:val="002A2DF0"/>
    <w:rsid w:val="002A5542"/>
    <w:rsid w:val="002B3BA4"/>
    <w:rsid w:val="002C1B33"/>
    <w:rsid w:val="002C4CB2"/>
    <w:rsid w:val="002D4AC7"/>
    <w:rsid w:val="002F067F"/>
    <w:rsid w:val="003063B9"/>
    <w:rsid w:val="00320815"/>
    <w:rsid w:val="00325DC5"/>
    <w:rsid w:val="00335145"/>
    <w:rsid w:val="003E381E"/>
    <w:rsid w:val="003E3B0E"/>
    <w:rsid w:val="003E58D0"/>
    <w:rsid w:val="003E780F"/>
    <w:rsid w:val="00407408"/>
    <w:rsid w:val="00410D7D"/>
    <w:rsid w:val="004124C0"/>
    <w:rsid w:val="00446438"/>
    <w:rsid w:val="0045310D"/>
    <w:rsid w:val="00457530"/>
    <w:rsid w:val="00493A88"/>
    <w:rsid w:val="004C1830"/>
    <w:rsid w:val="004E221C"/>
    <w:rsid w:val="004F6331"/>
    <w:rsid w:val="005440BC"/>
    <w:rsid w:val="00551F23"/>
    <w:rsid w:val="005608E9"/>
    <w:rsid w:val="00571C7F"/>
    <w:rsid w:val="0057407E"/>
    <w:rsid w:val="00575E4F"/>
    <w:rsid w:val="00591B4A"/>
    <w:rsid w:val="0059427A"/>
    <w:rsid w:val="005C11C1"/>
    <w:rsid w:val="005C215A"/>
    <w:rsid w:val="005D5524"/>
    <w:rsid w:val="005E6E0F"/>
    <w:rsid w:val="006038B3"/>
    <w:rsid w:val="00610697"/>
    <w:rsid w:val="00612714"/>
    <w:rsid w:val="0062471D"/>
    <w:rsid w:val="00654932"/>
    <w:rsid w:val="00655A25"/>
    <w:rsid w:val="006965A3"/>
    <w:rsid w:val="006976F7"/>
    <w:rsid w:val="006B0840"/>
    <w:rsid w:val="006C1CC1"/>
    <w:rsid w:val="006D1EEE"/>
    <w:rsid w:val="006F27D5"/>
    <w:rsid w:val="0070320E"/>
    <w:rsid w:val="007227D9"/>
    <w:rsid w:val="007349F2"/>
    <w:rsid w:val="007462E5"/>
    <w:rsid w:val="007844D2"/>
    <w:rsid w:val="00785B3E"/>
    <w:rsid w:val="007B12C7"/>
    <w:rsid w:val="007D09A3"/>
    <w:rsid w:val="007D33AB"/>
    <w:rsid w:val="0080072A"/>
    <w:rsid w:val="008036B1"/>
    <w:rsid w:val="00820AC5"/>
    <w:rsid w:val="00824D74"/>
    <w:rsid w:val="0083525E"/>
    <w:rsid w:val="0084418A"/>
    <w:rsid w:val="008632E8"/>
    <w:rsid w:val="00863F6A"/>
    <w:rsid w:val="008644A6"/>
    <w:rsid w:val="0086624D"/>
    <w:rsid w:val="00884845"/>
    <w:rsid w:val="00891540"/>
    <w:rsid w:val="00897A54"/>
    <w:rsid w:val="008A719B"/>
    <w:rsid w:val="008B2358"/>
    <w:rsid w:val="008C5F60"/>
    <w:rsid w:val="008C676C"/>
    <w:rsid w:val="008D615B"/>
    <w:rsid w:val="008E64D7"/>
    <w:rsid w:val="008F0B30"/>
    <w:rsid w:val="008F621C"/>
    <w:rsid w:val="00910208"/>
    <w:rsid w:val="00931846"/>
    <w:rsid w:val="00942AD2"/>
    <w:rsid w:val="00945325"/>
    <w:rsid w:val="00952B53"/>
    <w:rsid w:val="00961BDF"/>
    <w:rsid w:val="009716E4"/>
    <w:rsid w:val="009745E5"/>
    <w:rsid w:val="00994599"/>
    <w:rsid w:val="00997FAD"/>
    <w:rsid w:val="009A5225"/>
    <w:rsid w:val="009C3FEE"/>
    <w:rsid w:val="009C6BF2"/>
    <w:rsid w:val="009D7C20"/>
    <w:rsid w:val="009E482D"/>
    <w:rsid w:val="009F6649"/>
    <w:rsid w:val="00A20CF3"/>
    <w:rsid w:val="00A252F8"/>
    <w:rsid w:val="00A35023"/>
    <w:rsid w:val="00A4552E"/>
    <w:rsid w:val="00A87873"/>
    <w:rsid w:val="00A87B5C"/>
    <w:rsid w:val="00AE042A"/>
    <w:rsid w:val="00AE0D88"/>
    <w:rsid w:val="00AF057F"/>
    <w:rsid w:val="00B0013D"/>
    <w:rsid w:val="00B25A9B"/>
    <w:rsid w:val="00B404C7"/>
    <w:rsid w:val="00B41E55"/>
    <w:rsid w:val="00B4417A"/>
    <w:rsid w:val="00B8169F"/>
    <w:rsid w:val="00B906C5"/>
    <w:rsid w:val="00B914A1"/>
    <w:rsid w:val="00BC7EF8"/>
    <w:rsid w:val="00C05AAC"/>
    <w:rsid w:val="00C36731"/>
    <w:rsid w:val="00C40EFB"/>
    <w:rsid w:val="00C662C7"/>
    <w:rsid w:val="00C86163"/>
    <w:rsid w:val="00C879A0"/>
    <w:rsid w:val="00CA7A2C"/>
    <w:rsid w:val="00CB5B58"/>
    <w:rsid w:val="00CE1740"/>
    <w:rsid w:val="00CE5482"/>
    <w:rsid w:val="00CE7934"/>
    <w:rsid w:val="00CF2C31"/>
    <w:rsid w:val="00D10727"/>
    <w:rsid w:val="00D130E3"/>
    <w:rsid w:val="00D307BC"/>
    <w:rsid w:val="00D326B0"/>
    <w:rsid w:val="00D47559"/>
    <w:rsid w:val="00D85764"/>
    <w:rsid w:val="00D909A8"/>
    <w:rsid w:val="00DA792B"/>
    <w:rsid w:val="00DB02EF"/>
    <w:rsid w:val="00DB4167"/>
    <w:rsid w:val="00DC5A16"/>
    <w:rsid w:val="00DD2049"/>
    <w:rsid w:val="00DE0040"/>
    <w:rsid w:val="00E158A1"/>
    <w:rsid w:val="00E23456"/>
    <w:rsid w:val="00E25DF2"/>
    <w:rsid w:val="00E30528"/>
    <w:rsid w:val="00E3126C"/>
    <w:rsid w:val="00E43DB4"/>
    <w:rsid w:val="00E44B34"/>
    <w:rsid w:val="00E503A2"/>
    <w:rsid w:val="00E60C78"/>
    <w:rsid w:val="00E65B10"/>
    <w:rsid w:val="00E7132B"/>
    <w:rsid w:val="00E73209"/>
    <w:rsid w:val="00EA07AB"/>
    <w:rsid w:val="00EB4B8C"/>
    <w:rsid w:val="00EC5E37"/>
    <w:rsid w:val="00ED3E1A"/>
    <w:rsid w:val="00EF2A6A"/>
    <w:rsid w:val="00F07C6C"/>
    <w:rsid w:val="00F12CF4"/>
    <w:rsid w:val="00F26BB3"/>
    <w:rsid w:val="00F41C6A"/>
    <w:rsid w:val="00F51E6A"/>
    <w:rsid w:val="00F570EC"/>
    <w:rsid w:val="00F61209"/>
    <w:rsid w:val="00F737E8"/>
    <w:rsid w:val="00F74732"/>
    <w:rsid w:val="00F936BB"/>
    <w:rsid w:val="00F93F4A"/>
    <w:rsid w:val="00F94CC9"/>
    <w:rsid w:val="00FB53AA"/>
    <w:rsid w:val="00FC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EBEBA6-3956-41D5-BB0C-9C3D3EFC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404C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rFonts w:cs="Times New Roman"/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5210</TotalTime>
  <Pages>1</Pages>
  <Words>1593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6</cp:revision>
  <cp:lastPrinted>2026-03-06T14:25:00Z</cp:lastPrinted>
  <dcterms:created xsi:type="dcterms:W3CDTF">2024-09-20T20:21:00Z</dcterms:created>
  <dcterms:modified xsi:type="dcterms:W3CDTF">2026-03-06T14:25:00Z</dcterms:modified>
</cp:coreProperties>
</file>