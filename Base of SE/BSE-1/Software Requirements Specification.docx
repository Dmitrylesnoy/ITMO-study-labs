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44CC2" w14:textId="150C4814" w:rsidR="00310C4B" w:rsidRPr="00626646" w:rsidRDefault="0062100F" w:rsidP="0062100F">
      <w:pPr>
        <w:pStyle w:val="line"/>
        <w:pBdr>
          <w:top w:val="single" w:sz="36" w:space="31" w:color="auto"/>
        </w:pBdr>
        <w:jc w:val="center"/>
        <w:rPr>
          <w:color w:val="000000" w:themeColor="text1"/>
          <w:lang w:val="ru-RU"/>
          <w:rPrChange w:id="0" w:author="Vasy Medov" w:date="2026-02-26T17:30:00Z">
            <w:rPr>
              <w:lang w:val="ru-RU"/>
            </w:rPr>
          </w:rPrChange>
        </w:rPr>
      </w:pPr>
      <w:r w:rsidRPr="00626646">
        <w:rPr>
          <w:color w:val="000000" w:themeColor="text1"/>
          <w:lang w:val="ru-RU"/>
          <w:rPrChange w:id="1" w:author="Vasy Medov" w:date="2026-02-26T17:30:00Z">
            <w:rPr>
              <w:lang w:val="ru-RU"/>
            </w:rPr>
          </w:rPrChange>
        </w:rPr>
        <w:t>НИУ ИТМО</w:t>
      </w:r>
    </w:p>
    <w:p w14:paraId="182BCDA0" w14:textId="2BEDD2C8" w:rsidR="0062100F" w:rsidRPr="00626646" w:rsidRDefault="0062100F" w:rsidP="0062100F">
      <w:pPr>
        <w:pStyle w:val="line"/>
        <w:pBdr>
          <w:top w:val="single" w:sz="36" w:space="31" w:color="auto"/>
        </w:pBdr>
        <w:jc w:val="center"/>
        <w:rPr>
          <w:color w:val="000000" w:themeColor="text1"/>
          <w:lang w:val="ru-RU"/>
          <w:rPrChange w:id="2" w:author="Vasy Medov" w:date="2026-02-26T17:30:00Z">
            <w:rPr/>
          </w:rPrChange>
        </w:rPr>
      </w:pPr>
      <w:r w:rsidRPr="00626646">
        <w:rPr>
          <w:color w:val="000000" w:themeColor="text1"/>
          <w:lang w:val="ru-RU"/>
          <w:rPrChange w:id="3" w:author="Vasy Medov" w:date="2026-02-26T17:30:00Z">
            <w:rPr>
              <w:lang w:val="ru-RU"/>
            </w:rPr>
          </w:rPrChange>
        </w:rPr>
        <w:t>Дисциплина</w:t>
      </w:r>
      <w:r w:rsidRPr="00626646">
        <w:rPr>
          <w:color w:val="000000" w:themeColor="text1"/>
          <w:lang w:val="ru-RU"/>
          <w:rPrChange w:id="4" w:author="Vasy Medov" w:date="2026-02-26T17:30:00Z">
            <w:rPr/>
          </w:rPrChange>
        </w:rPr>
        <w:t xml:space="preserve"> «</w:t>
      </w:r>
      <w:r w:rsidRPr="00626646">
        <w:rPr>
          <w:color w:val="000000" w:themeColor="text1"/>
          <w:lang w:val="ru-RU"/>
          <w:rPrChange w:id="5" w:author="Vasy Medov" w:date="2026-02-26T17:30:00Z">
            <w:rPr>
              <w:lang w:val="ru-RU"/>
            </w:rPr>
          </w:rPrChange>
        </w:rPr>
        <w:t>Основы программной инженерии»</w:t>
      </w:r>
    </w:p>
    <w:p w14:paraId="48816EC4" w14:textId="77777777" w:rsidR="00310C4B" w:rsidRPr="00626646" w:rsidRDefault="00310C4B" w:rsidP="0062100F">
      <w:pPr>
        <w:pStyle w:val="a7"/>
        <w:jc w:val="center"/>
        <w:rPr>
          <w:color w:val="000000" w:themeColor="text1"/>
          <w:rPrChange w:id="6" w:author="Vasy Medov" w:date="2026-02-26T17:30:00Z">
            <w:rPr/>
          </w:rPrChange>
        </w:rPr>
      </w:pPr>
      <w:r w:rsidRPr="00626646">
        <w:rPr>
          <w:color w:val="000000" w:themeColor="text1"/>
          <w:rPrChange w:id="7" w:author="Vasy Medov" w:date="2026-02-26T17:30:00Z">
            <w:rPr/>
          </w:rPrChange>
        </w:rPr>
        <w:t>Software Requirements Specification</w:t>
      </w:r>
    </w:p>
    <w:p w14:paraId="28832933" w14:textId="77777777" w:rsidR="00310C4B" w:rsidRPr="00626646" w:rsidRDefault="00310C4B">
      <w:pPr>
        <w:pStyle w:val="a7"/>
        <w:spacing w:before="0" w:after="400"/>
        <w:jc w:val="center"/>
        <w:rPr>
          <w:color w:val="000000" w:themeColor="text1"/>
          <w:sz w:val="40"/>
          <w:rPrChange w:id="8" w:author="Vasy Medov" w:date="2026-02-26T17:30:00Z">
            <w:rPr>
              <w:sz w:val="40"/>
              <w:lang w:val="ru-RU"/>
            </w:rPr>
          </w:rPrChange>
        </w:rPr>
        <w:pPrChange w:id="9" w:author="Vasy Medov" w:date="2026-02-24T19:43:00Z">
          <w:pPr>
            <w:pStyle w:val="a7"/>
            <w:spacing w:before="0" w:after="400"/>
            <w:jc w:val="left"/>
          </w:pPr>
        </w:pPrChange>
      </w:pPr>
      <w:r w:rsidRPr="00626646">
        <w:rPr>
          <w:color w:val="000000" w:themeColor="text1"/>
          <w:sz w:val="40"/>
          <w:rPrChange w:id="10" w:author="Vasy Medov" w:date="2026-02-26T17:30:00Z">
            <w:rPr>
              <w:sz w:val="40"/>
            </w:rPr>
          </w:rPrChange>
        </w:rPr>
        <w:t>for</w:t>
      </w:r>
    </w:p>
    <w:p w14:paraId="12AD9F7C" w14:textId="2646519B" w:rsidR="00C939DE" w:rsidRPr="00626646" w:rsidRDefault="0062100F" w:rsidP="00C939DE">
      <w:pPr>
        <w:pStyle w:val="a7"/>
        <w:jc w:val="center"/>
        <w:rPr>
          <w:color w:val="000000" w:themeColor="text1"/>
          <w:rPrChange w:id="11" w:author="Vasy Medov" w:date="2026-02-26T17:30:00Z">
            <w:rPr>
              <w:lang w:val="ru-RU"/>
            </w:rPr>
          </w:rPrChange>
        </w:rPr>
      </w:pPr>
      <w:r w:rsidRPr="00626646">
        <w:rPr>
          <w:color w:val="000000" w:themeColor="text1"/>
          <w:rPrChange w:id="12" w:author="Vasy Medov" w:date="2026-02-26T17:30:00Z">
            <w:rPr/>
          </w:rPrChange>
        </w:rPr>
        <w:t>Fanfics.me</w:t>
      </w:r>
    </w:p>
    <w:p w14:paraId="4E74BCB6" w14:textId="77777777" w:rsidR="00C939DE" w:rsidRPr="00626646" w:rsidRDefault="00C939DE" w:rsidP="00C939DE">
      <w:pPr>
        <w:pStyle w:val="a7"/>
        <w:jc w:val="center"/>
        <w:rPr>
          <w:color w:val="000000" w:themeColor="text1"/>
          <w:rPrChange w:id="13" w:author="Vasy Medov" w:date="2026-02-26T17:30:00Z">
            <w:rPr>
              <w:lang w:val="ru-RU"/>
            </w:rPr>
          </w:rPrChange>
        </w:rPr>
      </w:pPr>
    </w:p>
    <w:p w14:paraId="3550580A" w14:textId="00E5761F" w:rsidR="00310C4B" w:rsidRPr="00626646" w:rsidDel="0062100F" w:rsidRDefault="00310C4B" w:rsidP="00C939DE">
      <w:pPr>
        <w:pStyle w:val="ByLine"/>
        <w:spacing w:after="240"/>
        <w:rPr>
          <w:del w:id="14" w:author="Vasy Medov" w:date="2026-02-24T19:43:00Z"/>
          <w:color w:val="000000" w:themeColor="text1"/>
          <w:rPrChange w:id="15" w:author="Vasy Medov" w:date="2026-02-26T17:30:00Z">
            <w:rPr>
              <w:del w:id="16" w:author="Vasy Medov" w:date="2026-02-24T19:43:00Z"/>
              <w:lang w:val="ru-RU"/>
            </w:rPr>
          </w:rPrChange>
        </w:rPr>
      </w:pPr>
      <w:del w:id="17" w:author="Vasy Medov" w:date="2026-02-24T19:43:00Z">
        <w:r w:rsidRPr="00626646" w:rsidDel="0062100F">
          <w:rPr>
            <w:b w:val="0"/>
            <w:color w:val="000000" w:themeColor="text1"/>
            <w:rPrChange w:id="18" w:author="Vasy Medov" w:date="2026-02-26T17:30:00Z">
              <w:rPr>
                <w:b w:val="0"/>
              </w:rPr>
            </w:rPrChange>
          </w:rPr>
          <w:delText>Version 1.0 approved</w:delText>
        </w:r>
      </w:del>
    </w:p>
    <w:p w14:paraId="54AF2C4E" w14:textId="77777777" w:rsidR="00C939DE" w:rsidRPr="00626646" w:rsidRDefault="0062100F" w:rsidP="00C939DE">
      <w:pPr>
        <w:pStyle w:val="ByLine"/>
        <w:spacing w:after="240"/>
        <w:rPr>
          <w:color w:val="000000" w:themeColor="text1"/>
          <w:lang w:val="ru-RU"/>
          <w:rPrChange w:id="19" w:author="Vasy Medov" w:date="2026-02-26T17:30:00Z">
            <w:rPr>
              <w:lang w:val="ru-RU"/>
            </w:rPr>
          </w:rPrChange>
        </w:rPr>
      </w:pPr>
      <w:r w:rsidRPr="00626646">
        <w:rPr>
          <w:color w:val="000000" w:themeColor="text1"/>
          <w:rPrChange w:id="20" w:author="Vasy Medov" w:date="2026-02-26T17:30:00Z">
            <w:rPr>
              <w:lang w:val="ru-RU"/>
            </w:rPr>
          </w:rPrChange>
        </w:rPr>
        <w:t xml:space="preserve"> </w:t>
      </w:r>
      <w:r w:rsidRPr="00626646">
        <w:rPr>
          <w:color w:val="000000" w:themeColor="text1"/>
          <w:lang w:val="ru-RU"/>
          <w:rPrChange w:id="21" w:author="Vasy Medov" w:date="2026-02-26T17:30:00Z">
            <w:rPr>
              <w:lang w:val="ru-RU"/>
            </w:rPr>
          </w:rPrChange>
        </w:rPr>
        <w:t xml:space="preserve">Подготовил </w:t>
      </w:r>
    </w:p>
    <w:p w14:paraId="664E4EFF" w14:textId="0EA0DFF5" w:rsidR="00310C4B" w:rsidRPr="00626646" w:rsidRDefault="0062100F" w:rsidP="00C939DE">
      <w:pPr>
        <w:pStyle w:val="ByLine"/>
        <w:spacing w:after="240"/>
        <w:rPr>
          <w:ins w:id="22" w:author="Vasy Medov" w:date="2026-02-24T19:57:00Z"/>
          <w:color w:val="000000" w:themeColor="text1"/>
          <w:lang w:val="ru-RU"/>
          <w:rPrChange w:id="23" w:author="Vasy Medov" w:date="2026-02-26T17:30:00Z">
            <w:rPr>
              <w:ins w:id="24" w:author="Vasy Medov" w:date="2026-02-24T19:57:00Z"/>
              <w:lang w:val="ru-RU"/>
            </w:rPr>
          </w:rPrChange>
        </w:rPr>
      </w:pPr>
      <w:r w:rsidRPr="00626646">
        <w:rPr>
          <w:color w:val="000000" w:themeColor="text1"/>
          <w:lang w:val="ru-RU"/>
          <w:rPrChange w:id="25" w:author="Vasy Medov" w:date="2026-02-26T17:30:00Z">
            <w:rPr>
              <w:lang w:val="ru-RU"/>
            </w:rPr>
          </w:rPrChange>
        </w:rPr>
        <w:t>Линейский</w:t>
      </w:r>
      <w:r w:rsidRPr="00626646">
        <w:rPr>
          <w:color w:val="000000" w:themeColor="text1"/>
          <w:lang w:val="ru-RU"/>
          <w:rPrChange w:id="26" w:author="Vasy Medov" w:date="2026-02-26T17:30:00Z">
            <w:rPr/>
          </w:rPrChange>
        </w:rPr>
        <w:t xml:space="preserve"> </w:t>
      </w:r>
      <w:r w:rsidRPr="00626646">
        <w:rPr>
          <w:color w:val="000000" w:themeColor="text1"/>
          <w:lang w:val="ru-RU"/>
          <w:rPrChange w:id="27" w:author="Vasy Medov" w:date="2026-02-26T17:30:00Z">
            <w:rPr>
              <w:lang w:val="ru-RU"/>
            </w:rPr>
          </w:rPrChange>
        </w:rPr>
        <w:t>А</w:t>
      </w:r>
      <w:r w:rsidR="00C939DE" w:rsidRPr="00626646">
        <w:rPr>
          <w:color w:val="000000" w:themeColor="text1"/>
          <w:lang w:val="ru-RU"/>
          <w:rPrChange w:id="28" w:author="Vasy Medov" w:date="2026-02-26T17:30:00Z">
            <w:rPr>
              <w:lang w:val="ru-RU"/>
            </w:rPr>
          </w:rPrChange>
        </w:rPr>
        <w:t>ким Евгеньевич</w:t>
      </w:r>
    </w:p>
    <w:p w14:paraId="59BD80E8" w14:textId="7F6D685B" w:rsidR="00A51382" w:rsidRPr="00626646" w:rsidRDefault="00A51382" w:rsidP="00C939DE">
      <w:pPr>
        <w:pStyle w:val="ByLine"/>
        <w:spacing w:after="240"/>
        <w:rPr>
          <w:color w:val="000000" w:themeColor="text1"/>
          <w:lang w:val="ru-RU"/>
          <w:rPrChange w:id="29" w:author="Vasy Medov" w:date="2026-02-26T17:30:00Z">
            <w:rPr/>
          </w:rPrChange>
        </w:rPr>
      </w:pPr>
      <w:ins w:id="30" w:author="Vasy Medov" w:date="2026-02-24T19:57:00Z">
        <w:r w:rsidRPr="00626646">
          <w:rPr>
            <w:color w:val="000000" w:themeColor="text1"/>
            <w:lang w:val="ru-RU"/>
            <w:rPrChange w:id="31" w:author="Vasy Medov" w:date="2026-02-26T17:30:00Z">
              <w:rPr>
                <w:lang w:val="ru-RU"/>
              </w:rPr>
            </w:rPrChange>
          </w:rPr>
          <w:t>Вариант 466513</w:t>
        </w:r>
      </w:ins>
    </w:p>
    <w:p w14:paraId="653984E5" w14:textId="78E5C6AD" w:rsidR="00310C4B" w:rsidRPr="00626646" w:rsidRDefault="0062100F" w:rsidP="00C939DE">
      <w:pPr>
        <w:pStyle w:val="ByLine"/>
        <w:spacing w:after="240"/>
        <w:rPr>
          <w:color w:val="000000" w:themeColor="text1"/>
          <w:lang w:val="ru-RU"/>
          <w:rPrChange w:id="32" w:author="Vasy Medov" w:date="2026-02-26T17:30:00Z">
            <w:rPr>
              <w:lang w:val="ru-RU"/>
            </w:rPr>
          </w:rPrChange>
        </w:rPr>
      </w:pPr>
      <w:r w:rsidRPr="00626646">
        <w:rPr>
          <w:color w:val="000000" w:themeColor="text1"/>
          <w:lang w:val="ru-RU"/>
          <w:rPrChange w:id="33" w:author="Vasy Medov" w:date="2026-02-26T17:30:00Z">
            <w:rPr>
              <w:lang w:val="ru-RU"/>
            </w:rPr>
          </w:rPrChange>
        </w:rPr>
        <w:t xml:space="preserve">Группа </w:t>
      </w:r>
      <w:r w:rsidRPr="00626646">
        <w:rPr>
          <w:color w:val="000000" w:themeColor="text1"/>
          <w:rPrChange w:id="34" w:author="Vasy Medov" w:date="2026-02-26T17:30:00Z">
            <w:rPr/>
          </w:rPrChange>
        </w:rPr>
        <w:t>P</w:t>
      </w:r>
      <w:r w:rsidRPr="00626646">
        <w:rPr>
          <w:color w:val="000000" w:themeColor="text1"/>
          <w:lang w:val="ru-RU"/>
          <w:rPrChange w:id="35" w:author="Vasy Medov" w:date="2026-02-26T17:30:00Z">
            <w:rPr>
              <w:lang w:val="ru-RU"/>
            </w:rPr>
          </w:rPrChange>
        </w:rPr>
        <w:t>3215</w:t>
      </w:r>
    </w:p>
    <w:p w14:paraId="5D5785A9" w14:textId="77777777" w:rsidR="00C939DE" w:rsidRPr="00626646" w:rsidRDefault="00C939DE" w:rsidP="00C939DE">
      <w:pPr>
        <w:pStyle w:val="ByLine"/>
        <w:spacing w:after="240"/>
        <w:rPr>
          <w:color w:val="000000" w:themeColor="text1"/>
          <w:lang w:val="ru-RU"/>
          <w:rPrChange w:id="36" w:author="Vasy Medov" w:date="2026-02-26T17:30:00Z">
            <w:rPr>
              <w:lang w:val="ru-RU"/>
            </w:rPr>
          </w:rPrChange>
        </w:rPr>
      </w:pPr>
    </w:p>
    <w:p w14:paraId="5C61256C" w14:textId="77777777" w:rsidR="00C939DE" w:rsidRPr="00626646" w:rsidRDefault="0062100F" w:rsidP="00C939DE">
      <w:pPr>
        <w:pStyle w:val="ByLine"/>
        <w:spacing w:after="240"/>
        <w:rPr>
          <w:color w:val="000000" w:themeColor="text1"/>
          <w:lang w:val="ru-RU"/>
          <w:rPrChange w:id="37" w:author="Vasy Medov" w:date="2026-02-26T17:30:00Z">
            <w:rPr>
              <w:lang w:val="ru-RU"/>
            </w:rPr>
          </w:rPrChange>
        </w:rPr>
      </w:pPr>
      <w:r w:rsidRPr="00626646">
        <w:rPr>
          <w:color w:val="000000" w:themeColor="text1"/>
          <w:lang w:val="ru-RU"/>
          <w:rPrChange w:id="38" w:author="Vasy Medov" w:date="2026-02-26T17:30:00Z">
            <w:rPr>
              <w:lang w:val="ru-RU"/>
            </w:rPr>
          </w:rPrChange>
        </w:rPr>
        <w:t xml:space="preserve">Проверил </w:t>
      </w:r>
    </w:p>
    <w:p w14:paraId="6AAC337C" w14:textId="77C86B83" w:rsidR="00310C4B" w:rsidRPr="00626646" w:rsidRDefault="0062100F" w:rsidP="00C939DE">
      <w:pPr>
        <w:pStyle w:val="ByLine"/>
        <w:spacing w:after="240"/>
        <w:rPr>
          <w:color w:val="000000" w:themeColor="text1"/>
          <w:lang w:val="ru-RU"/>
          <w:rPrChange w:id="39" w:author="Vasy Medov" w:date="2026-02-26T17:30:00Z">
            <w:rPr>
              <w:lang w:val="ru-RU"/>
            </w:rPr>
          </w:rPrChange>
        </w:rPr>
      </w:pPr>
      <w:r w:rsidRPr="00626646">
        <w:rPr>
          <w:color w:val="000000" w:themeColor="text1"/>
          <w:lang w:val="ru-RU"/>
          <w:rPrChange w:id="40" w:author="Vasy Medov" w:date="2026-02-26T17:30:00Z">
            <w:rPr>
              <w:lang w:val="ru-RU"/>
            </w:rPr>
          </w:rPrChange>
        </w:rPr>
        <w:t xml:space="preserve">Егошин </w:t>
      </w:r>
      <w:r w:rsidR="00C939DE" w:rsidRPr="00626646">
        <w:rPr>
          <w:color w:val="000000" w:themeColor="text1"/>
          <w:lang w:val="ru-RU"/>
          <w:rPrChange w:id="41" w:author="Vasy Medov" w:date="2026-02-26T17:30:00Z">
            <w:rPr>
              <w:lang w:val="ru-RU"/>
            </w:rPr>
          </w:rPrChange>
        </w:rPr>
        <w:t>Алексей Васильевич</w:t>
      </w:r>
    </w:p>
    <w:p w14:paraId="6B400445" w14:textId="77777777" w:rsidR="00F524AC" w:rsidRDefault="00F524AC">
      <w:pPr>
        <w:pStyle w:val="ChangeHistoryTitle"/>
        <w:jc w:val="left"/>
        <w:rPr>
          <w:color w:val="000000" w:themeColor="text1"/>
          <w:lang w:val="ru-RU"/>
          <w:rPrChange w:id="42" w:author="Vasy Medov" w:date="2026-02-26T17:30:00Z">
            <w:rPr>
              <w:lang w:val="ru-RU"/>
            </w:rPr>
          </w:rPrChange>
        </w:rPr>
        <w:sectPr w:rsidR="00F524AC">
          <w:footerReference w:type="default" r:id="rId8"/>
          <w:pgSz w:w="12240" w:h="15840" w:code="1"/>
          <w:pgMar w:top="1440" w:right="1440" w:bottom="1440" w:left="1440" w:header="720" w:footer="720" w:gutter="0"/>
          <w:pgNumType w:fmt="lowerRoman" w:start="1"/>
          <w:cols w:space="720"/>
        </w:sectPr>
        <w:pPrChange w:id="43" w:author="Vasy Medov" w:date="2026-02-24T19:55:00Z">
          <w:pPr>
            <w:pStyle w:val="ChangeHistoryTitle"/>
          </w:pPr>
        </w:pPrChange>
      </w:pPr>
    </w:p>
    <w:p w14:paraId="7BFCDFCD" w14:textId="31BE5CD7" w:rsidR="00B35BD9" w:rsidRPr="00626646" w:rsidDel="00B35BD9" w:rsidRDefault="00310C4B">
      <w:pPr>
        <w:pStyle w:val="1"/>
        <w:numPr>
          <w:ilvl w:val="0"/>
          <w:numId w:val="0"/>
        </w:numPr>
        <w:rPr>
          <w:del w:id="44" w:author="Vasy Medov" w:date="2026-02-24T19:55:00Z"/>
          <w:color w:val="000000" w:themeColor="text1"/>
          <w:rPrChange w:id="45" w:author="Vasy Medov" w:date="2026-02-26T17:30:00Z">
            <w:rPr>
              <w:del w:id="46" w:author="Vasy Medov" w:date="2026-02-24T19:55:00Z"/>
            </w:rPr>
          </w:rPrChange>
        </w:rPr>
        <w:pPrChange w:id="47" w:author="Vasy Medov" w:date="2026-02-25T19:06:00Z">
          <w:pPr>
            <w:pStyle w:val="a9"/>
          </w:pPr>
        </w:pPrChange>
      </w:pPr>
      <w:bookmarkStart w:id="48" w:name="_Toc344877432"/>
      <w:bookmarkStart w:id="49" w:name="_Toc344879822"/>
      <w:bookmarkStart w:id="50" w:name="_Toc346508722"/>
      <w:bookmarkStart w:id="51" w:name="_Toc346508952"/>
      <w:bookmarkStart w:id="52" w:name="_Toc346509227"/>
      <w:bookmarkStart w:id="53" w:name="_Toc352609379"/>
      <w:bookmarkEnd w:id="48"/>
      <w:bookmarkEnd w:id="49"/>
      <w:bookmarkEnd w:id="50"/>
      <w:bookmarkEnd w:id="51"/>
      <w:bookmarkEnd w:id="52"/>
      <w:del w:id="54" w:author="Vasy Medov" w:date="2026-02-24T19:55:00Z">
        <w:r w:rsidRPr="00626646" w:rsidDel="00B35BD9">
          <w:rPr>
            <w:color w:val="000000" w:themeColor="text1"/>
            <w:rPrChange w:id="55" w:author="Vasy Medov" w:date="2026-02-26T17:30:00Z">
              <w:rPr/>
            </w:rPrChange>
          </w:rPr>
          <w:lastRenderedPageBreak/>
          <w:delText>Table of Contents</w:delText>
        </w:r>
        <w:bookmarkEnd w:id="53"/>
      </w:del>
    </w:p>
    <w:customXmlInsRangeStart w:id="56" w:author="Vasy Medov" w:date="2026-02-24T19:53:00Z"/>
    <w:bookmarkStart w:id="57" w:name="_Toc223093378" w:displacedByCustomXml="next"/>
    <w:sdt>
      <w:sdtPr>
        <w:rPr>
          <w:b w:val="0"/>
          <w:color w:val="000000" w:themeColor="text1"/>
          <w:kern w:val="0"/>
          <w:sz w:val="24"/>
        </w:rPr>
        <w:id w:val="1122266551"/>
        <w:docPartObj>
          <w:docPartGallery w:val="Table of Contents"/>
          <w:docPartUnique/>
        </w:docPartObj>
      </w:sdtPr>
      <w:sdtEndPr>
        <w:rPr>
          <w:bCs/>
        </w:rPr>
      </w:sdtEndPr>
      <w:sdtContent>
        <w:customXmlInsRangeEnd w:id="56"/>
        <w:p w14:paraId="388DF265" w14:textId="0B7F22B2" w:rsidR="00B35BD9" w:rsidRPr="00626646" w:rsidRDefault="00C939DE">
          <w:pPr>
            <w:pStyle w:val="1"/>
            <w:numPr>
              <w:ilvl w:val="0"/>
              <w:numId w:val="0"/>
            </w:numPr>
            <w:rPr>
              <w:ins w:id="58" w:author="Vasy Medov" w:date="2026-02-24T19:53:00Z"/>
              <w:color w:val="000000" w:themeColor="text1"/>
              <w:rPrChange w:id="59" w:author="Vasy Medov" w:date="2026-02-26T17:30:00Z">
                <w:rPr>
                  <w:ins w:id="60" w:author="Vasy Medov" w:date="2026-02-24T19:53:00Z"/>
                </w:rPr>
              </w:rPrChange>
            </w:rPr>
            <w:pPrChange w:id="61" w:author="Vasy Medov" w:date="2026-02-25T19:07:00Z">
              <w:pPr>
                <w:pStyle w:val="a9"/>
              </w:pPr>
            </w:pPrChange>
          </w:pPr>
          <w:ins w:id="62" w:author="Vasy Medov" w:date="2026-02-25T19:07:00Z">
            <w:r w:rsidRPr="00626646">
              <w:rPr>
                <w:color w:val="000000" w:themeColor="text1"/>
                <w:lang w:val="ru-RU"/>
                <w:rPrChange w:id="63" w:author="Vasy Medov" w:date="2026-02-26T17:30:00Z">
                  <w:rPr>
                    <w:b/>
                  </w:rPr>
                </w:rPrChange>
              </w:rPr>
              <w:t>Оглавление</w:t>
            </w:r>
          </w:ins>
          <w:bookmarkEnd w:id="57"/>
        </w:p>
        <w:p w14:paraId="45F7A8C9" w14:textId="180AA880" w:rsidR="00BE0694" w:rsidRDefault="00B35BD9">
          <w:pPr>
            <w:pStyle w:val="10"/>
            <w:rPr>
              <w:rFonts w:asciiTheme="minorHAnsi" w:eastAsiaTheme="minorEastAsia" w:hAnsiTheme="minorHAnsi" w:cstheme="minorBidi"/>
              <w:b w:val="0"/>
              <w:kern w:val="2"/>
              <w:szCs w:val="24"/>
              <w:lang w:val="ru-RU" w:eastAsia="ru-RU"/>
              <w14:ligatures w14:val="standardContextual"/>
            </w:rPr>
          </w:pPr>
          <w:ins w:id="64" w:author="Vasy Medov" w:date="2026-02-24T19:53:00Z">
            <w:r w:rsidRPr="00626646">
              <w:rPr>
                <w:color w:val="000000" w:themeColor="text1"/>
                <w:rPrChange w:id="65" w:author="Vasy Medov" w:date="2026-02-26T17:30:00Z">
                  <w:rPr/>
                </w:rPrChange>
              </w:rPr>
              <w:fldChar w:fldCharType="begin"/>
            </w:r>
            <w:r w:rsidRPr="00626646">
              <w:rPr>
                <w:color w:val="000000" w:themeColor="text1"/>
                <w:rPrChange w:id="66" w:author="Vasy Medov" w:date="2026-02-26T17:30:00Z">
                  <w:rPr/>
                </w:rPrChange>
              </w:rPr>
              <w:instrText xml:space="preserve"> TOC \o "1-3" \h \z \u </w:instrText>
            </w:r>
            <w:r w:rsidRPr="00626646">
              <w:rPr>
                <w:color w:val="000000" w:themeColor="text1"/>
                <w:rPrChange w:id="67" w:author="Vasy Medov" w:date="2026-02-26T17:30:00Z">
                  <w:rPr>
                    <w:bCs/>
                    <w:noProof w:val="0"/>
                  </w:rPr>
                </w:rPrChange>
              </w:rPr>
              <w:fldChar w:fldCharType="separate"/>
            </w:r>
          </w:ins>
          <w:r w:rsidR="00BE0694" w:rsidRPr="009463CD">
            <w:rPr>
              <w:rStyle w:val="aa"/>
            </w:rPr>
            <w:fldChar w:fldCharType="begin"/>
          </w:r>
          <w:r w:rsidR="00BE0694" w:rsidRPr="009463CD">
            <w:rPr>
              <w:rStyle w:val="aa"/>
            </w:rPr>
            <w:instrText xml:space="preserve"> </w:instrText>
          </w:r>
          <w:r w:rsidR="00BE0694">
            <w:instrText>HYPERLINK \l "_Toc223093378"</w:instrText>
          </w:r>
          <w:r w:rsidR="00BE0694" w:rsidRPr="009463CD">
            <w:rPr>
              <w:rStyle w:val="aa"/>
            </w:rPr>
            <w:instrText xml:space="preserve"> </w:instrText>
          </w:r>
          <w:r w:rsidR="00BE0694" w:rsidRPr="009463CD">
            <w:rPr>
              <w:rStyle w:val="aa"/>
            </w:rPr>
          </w:r>
          <w:r w:rsidR="00BE0694" w:rsidRPr="009463CD">
            <w:rPr>
              <w:rStyle w:val="aa"/>
            </w:rPr>
            <w:fldChar w:fldCharType="separate"/>
          </w:r>
          <w:r w:rsidR="00BE0694" w:rsidRPr="009463CD">
            <w:rPr>
              <w:rStyle w:val="aa"/>
              <w:lang w:val="ru-RU"/>
            </w:rPr>
            <w:t>Оглавление</w:t>
          </w:r>
          <w:r w:rsidR="00BE0694">
            <w:rPr>
              <w:webHidden/>
            </w:rPr>
            <w:tab/>
          </w:r>
          <w:r w:rsidR="00BE0694">
            <w:rPr>
              <w:webHidden/>
            </w:rPr>
            <w:fldChar w:fldCharType="begin"/>
          </w:r>
          <w:r w:rsidR="00BE0694">
            <w:rPr>
              <w:webHidden/>
            </w:rPr>
            <w:instrText xml:space="preserve"> PAGEREF _Toc223093378 \h </w:instrText>
          </w:r>
          <w:r w:rsidR="00BE0694">
            <w:rPr>
              <w:webHidden/>
            </w:rPr>
          </w:r>
          <w:r w:rsidR="00BE0694">
            <w:rPr>
              <w:webHidden/>
            </w:rPr>
            <w:fldChar w:fldCharType="separate"/>
          </w:r>
          <w:r w:rsidR="00BE0694">
            <w:rPr>
              <w:webHidden/>
            </w:rPr>
            <w:t>ii</w:t>
          </w:r>
          <w:r w:rsidR="00BE0694">
            <w:rPr>
              <w:webHidden/>
            </w:rPr>
            <w:fldChar w:fldCharType="end"/>
          </w:r>
          <w:r w:rsidR="00BE0694" w:rsidRPr="009463CD">
            <w:rPr>
              <w:rStyle w:val="aa"/>
            </w:rPr>
            <w:fldChar w:fldCharType="end"/>
          </w:r>
        </w:p>
        <w:p w14:paraId="4912FADD" w14:textId="392FBD02" w:rsidR="00BE0694" w:rsidRDefault="00BE0694">
          <w:pPr>
            <w:pStyle w:val="10"/>
            <w:rPr>
              <w:rFonts w:asciiTheme="minorHAnsi" w:eastAsiaTheme="minorEastAsia" w:hAnsiTheme="minorHAnsi" w:cstheme="minorBidi"/>
              <w:b w:val="0"/>
              <w:kern w:val="2"/>
              <w:szCs w:val="24"/>
              <w:lang w:val="ru-RU" w:eastAsia="ru-RU"/>
              <w14:ligatures w14:val="standardContextual"/>
            </w:rPr>
          </w:pPr>
          <w:r w:rsidRPr="009463CD">
            <w:rPr>
              <w:rStyle w:val="aa"/>
            </w:rPr>
            <w:fldChar w:fldCharType="begin"/>
          </w:r>
          <w:r w:rsidRPr="009463CD">
            <w:rPr>
              <w:rStyle w:val="aa"/>
            </w:rPr>
            <w:instrText xml:space="preserve"> </w:instrText>
          </w:r>
          <w:r>
            <w:instrText>HYPERLINK \l "_Toc223093379"</w:instrText>
          </w:r>
          <w:r w:rsidRPr="009463CD">
            <w:rPr>
              <w:rStyle w:val="aa"/>
            </w:rPr>
            <w:instrText xml:space="preserve"> </w:instrText>
          </w:r>
          <w:r w:rsidRPr="009463CD">
            <w:rPr>
              <w:rStyle w:val="aa"/>
            </w:rPr>
          </w:r>
          <w:r w:rsidRPr="009463CD">
            <w:rPr>
              <w:rStyle w:val="aa"/>
            </w:rPr>
            <w:fldChar w:fldCharType="separate"/>
          </w:r>
          <w:r w:rsidRPr="009463CD">
            <w:rPr>
              <w:rStyle w:val="aa"/>
              <w:lang w:val="ru-RU"/>
            </w:rPr>
            <w:t>Задание</w:t>
          </w:r>
          <w:r>
            <w:rPr>
              <w:webHidden/>
            </w:rPr>
            <w:tab/>
          </w:r>
          <w:r>
            <w:rPr>
              <w:webHidden/>
            </w:rPr>
            <w:fldChar w:fldCharType="begin"/>
          </w:r>
          <w:r>
            <w:rPr>
              <w:webHidden/>
            </w:rPr>
            <w:instrText xml:space="preserve"> PAGEREF _Toc223093379 \h </w:instrText>
          </w:r>
          <w:r>
            <w:rPr>
              <w:webHidden/>
            </w:rPr>
          </w:r>
          <w:r>
            <w:rPr>
              <w:webHidden/>
            </w:rPr>
            <w:fldChar w:fldCharType="separate"/>
          </w:r>
          <w:r>
            <w:rPr>
              <w:webHidden/>
            </w:rPr>
            <w:t>iv</w:t>
          </w:r>
          <w:r>
            <w:rPr>
              <w:webHidden/>
            </w:rPr>
            <w:fldChar w:fldCharType="end"/>
          </w:r>
          <w:r w:rsidRPr="009463CD">
            <w:rPr>
              <w:rStyle w:val="aa"/>
            </w:rPr>
            <w:fldChar w:fldCharType="end"/>
          </w:r>
        </w:p>
        <w:p w14:paraId="782ED3F0" w14:textId="5DCF60D5" w:rsidR="00BE0694" w:rsidRDefault="00BE0694">
          <w:pPr>
            <w:pStyle w:val="10"/>
            <w:rPr>
              <w:rFonts w:asciiTheme="minorHAnsi" w:eastAsiaTheme="minorEastAsia" w:hAnsiTheme="minorHAnsi" w:cstheme="minorBidi"/>
              <w:b w:val="0"/>
              <w:kern w:val="2"/>
              <w:szCs w:val="24"/>
              <w:lang w:val="ru-RU" w:eastAsia="ru-RU"/>
              <w14:ligatures w14:val="standardContextual"/>
            </w:rPr>
          </w:pPr>
          <w:r w:rsidRPr="009463CD">
            <w:rPr>
              <w:rStyle w:val="aa"/>
            </w:rPr>
            <w:fldChar w:fldCharType="begin"/>
          </w:r>
          <w:r w:rsidRPr="009463CD">
            <w:rPr>
              <w:rStyle w:val="aa"/>
            </w:rPr>
            <w:instrText xml:space="preserve"> </w:instrText>
          </w:r>
          <w:r>
            <w:instrText>HYPERLINK \l "_Toc223093380"</w:instrText>
          </w:r>
          <w:r w:rsidRPr="009463CD">
            <w:rPr>
              <w:rStyle w:val="aa"/>
            </w:rPr>
            <w:instrText xml:space="preserve"> </w:instrText>
          </w:r>
          <w:r w:rsidRPr="009463CD">
            <w:rPr>
              <w:rStyle w:val="aa"/>
            </w:rPr>
          </w:r>
          <w:r w:rsidRPr="009463CD">
            <w:rPr>
              <w:rStyle w:val="aa"/>
            </w:rPr>
            <w:fldChar w:fldCharType="separate"/>
          </w:r>
          <w:r>
            <w:rPr>
              <w:rFonts w:asciiTheme="minorHAnsi" w:eastAsiaTheme="minorEastAsia" w:hAnsiTheme="minorHAnsi" w:cstheme="minorBidi"/>
              <w:b w:val="0"/>
              <w:kern w:val="2"/>
              <w:szCs w:val="24"/>
              <w:lang w:val="ru-RU" w:eastAsia="ru-RU"/>
              <w14:ligatures w14:val="standardContextual"/>
            </w:rPr>
            <w:tab/>
          </w:r>
          <w:r w:rsidRPr="009463CD">
            <w:rPr>
              <w:rStyle w:val="aa"/>
            </w:rPr>
            <w:t>Introduction</w:t>
          </w:r>
          <w:r>
            <w:rPr>
              <w:webHidden/>
            </w:rPr>
            <w:tab/>
          </w:r>
          <w:r>
            <w:rPr>
              <w:webHidden/>
            </w:rPr>
            <w:fldChar w:fldCharType="begin"/>
          </w:r>
          <w:r>
            <w:rPr>
              <w:webHidden/>
            </w:rPr>
            <w:instrText xml:space="preserve"> PAGEREF _Toc223093380 \h </w:instrText>
          </w:r>
          <w:r>
            <w:rPr>
              <w:webHidden/>
            </w:rPr>
          </w:r>
          <w:r>
            <w:rPr>
              <w:webHidden/>
            </w:rPr>
            <w:fldChar w:fldCharType="separate"/>
          </w:r>
          <w:r>
            <w:rPr>
              <w:webHidden/>
            </w:rPr>
            <w:t>1</w:t>
          </w:r>
          <w:r>
            <w:rPr>
              <w:webHidden/>
            </w:rPr>
            <w:fldChar w:fldCharType="end"/>
          </w:r>
          <w:r w:rsidRPr="009463CD">
            <w:rPr>
              <w:rStyle w:val="aa"/>
            </w:rPr>
            <w:fldChar w:fldCharType="end"/>
          </w:r>
        </w:p>
        <w:p w14:paraId="37858E5B" w14:textId="4EE456EF" w:rsidR="00BE0694" w:rsidRDefault="00BE0694">
          <w:pPr>
            <w:pStyle w:val="10"/>
            <w:rPr>
              <w:rFonts w:asciiTheme="minorHAnsi" w:eastAsiaTheme="minorEastAsia" w:hAnsiTheme="minorHAnsi" w:cstheme="minorBidi"/>
              <w:b w:val="0"/>
              <w:kern w:val="2"/>
              <w:szCs w:val="24"/>
              <w:lang w:val="ru-RU" w:eastAsia="ru-RU"/>
              <w14:ligatures w14:val="standardContextual"/>
            </w:rPr>
          </w:pPr>
          <w:r w:rsidRPr="009463CD">
            <w:rPr>
              <w:rStyle w:val="aa"/>
            </w:rPr>
            <w:fldChar w:fldCharType="begin"/>
          </w:r>
          <w:r w:rsidRPr="009463CD">
            <w:rPr>
              <w:rStyle w:val="aa"/>
            </w:rPr>
            <w:instrText xml:space="preserve"> </w:instrText>
          </w:r>
          <w:r>
            <w:instrText>HYPERLINK \l "_Toc223093381"</w:instrText>
          </w:r>
          <w:r w:rsidRPr="009463CD">
            <w:rPr>
              <w:rStyle w:val="aa"/>
            </w:rPr>
            <w:instrText xml:space="preserve"> </w:instrText>
          </w:r>
          <w:r w:rsidRPr="009463CD">
            <w:rPr>
              <w:rStyle w:val="aa"/>
            </w:rPr>
          </w:r>
          <w:r w:rsidRPr="009463CD">
            <w:rPr>
              <w:rStyle w:val="aa"/>
            </w:rPr>
            <w:fldChar w:fldCharType="separate"/>
          </w:r>
          <w:r w:rsidRPr="009463CD">
            <w:rPr>
              <w:rStyle w:val="aa"/>
            </w:rPr>
            <w:t>1.</w:t>
          </w:r>
          <w:r>
            <w:rPr>
              <w:webHidden/>
            </w:rPr>
            <w:tab/>
          </w:r>
          <w:r>
            <w:rPr>
              <w:webHidden/>
            </w:rPr>
            <w:fldChar w:fldCharType="begin"/>
          </w:r>
          <w:r>
            <w:rPr>
              <w:webHidden/>
            </w:rPr>
            <w:instrText xml:space="preserve"> PAGEREF _Toc223093381 \h </w:instrText>
          </w:r>
          <w:r>
            <w:rPr>
              <w:webHidden/>
            </w:rPr>
          </w:r>
          <w:r>
            <w:rPr>
              <w:webHidden/>
            </w:rPr>
            <w:fldChar w:fldCharType="separate"/>
          </w:r>
          <w:r>
            <w:rPr>
              <w:webHidden/>
            </w:rPr>
            <w:t>1</w:t>
          </w:r>
          <w:r>
            <w:rPr>
              <w:webHidden/>
            </w:rPr>
            <w:fldChar w:fldCharType="end"/>
          </w:r>
          <w:r w:rsidRPr="009463CD">
            <w:rPr>
              <w:rStyle w:val="aa"/>
            </w:rPr>
            <w:fldChar w:fldCharType="end"/>
          </w:r>
        </w:p>
        <w:p w14:paraId="19B30FC1" w14:textId="4290806C" w:rsidR="00BE0694" w:rsidRDefault="00BE0694">
          <w:pPr>
            <w:pStyle w:val="20"/>
            <w:tabs>
              <w:tab w:val="left" w:pos="960"/>
            </w:tabs>
            <w:rPr>
              <w:rFonts w:asciiTheme="minorHAnsi" w:eastAsiaTheme="minorEastAsia" w:hAnsiTheme="minorHAnsi" w:cstheme="minorBidi"/>
              <w:noProof/>
              <w:kern w:val="2"/>
              <w:sz w:val="24"/>
              <w:szCs w:val="24"/>
              <w:lang w:val="ru-RU" w:eastAsia="ru-RU"/>
              <w14:ligatures w14:val="standardContextual"/>
            </w:rPr>
          </w:pPr>
          <w:r w:rsidRPr="009463CD">
            <w:rPr>
              <w:rStyle w:val="aa"/>
              <w:noProof/>
            </w:rPr>
            <w:fldChar w:fldCharType="begin"/>
          </w:r>
          <w:r w:rsidRPr="009463CD">
            <w:rPr>
              <w:rStyle w:val="aa"/>
              <w:noProof/>
            </w:rPr>
            <w:instrText xml:space="preserve"> </w:instrText>
          </w:r>
          <w:r>
            <w:rPr>
              <w:noProof/>
            </w:rPr>
            <w:instrText>HYPERLINK \l "_Toc223093382"</w:instrText>
          </w:r>
          <w:r w:rsidRPr="009463CD">
            <w:rPr>
              <w:rStyle w:val="aa"/>
              <w:noProof/>
            </w:rPr>
            <w:instrText xml:space="preserve"> </w:instrText>
          </w:r>
          <w:r w:rsidRPr="009463CD">
            <w:rPr>
              <w:rStyle w:val="aa"/>
              <w:noProof/>
            </w:rPr>
          </w:r>
          <w:r w:rsidRPr="009463CD">
            <w:rPr>
              <w:rStyle w:val="aa"/>
              <w:noProof/>
            </w:rPr>
            <w:fldChar w:fldCharType="separate"/>
          </w:r>
          <w:r w:rsidRPr="009463CD">
            <w:rPr>
              <w:rStyle w:val="aa"/>
              <w:noProof/>
            </w:rPr>
            <w:t>1.1</w:t>
          </w:r>
          <w:r>
            <w:rPr>
              <w:rFonts w:asciiTheme="minorHAnsi" w:eastAsiaTheme="minorEastAsia" w:hAnsiTheme="minorHAnsi" w:cstheme="minorBidi"/>
              <w:noProof/>
              <w:kern w:val="2"/>
              <w:sz w:val="24"/>
              <w:szCs w:val="24"/>
              <w:lang w:val="ru-RU" w:eastAsia="ru-RU"/>
              <w14:ligatures w14:val="standardContextual"/>
            </w:rPr>
            <w:tab/>
          </w:r>
          <w:r w:rsidRPr="009463CD">
            <w:rPr>
              <w:rStyle w:val="aa"/>
              <w:noProof/>
            </w:rPr>
            <w:t>Purpose</w:t>
          </w:r>
          <w:r>
            <w:rPr>
              <w:noProof/>
              <w:webHidden/>
            </w:rPr>
            <w:tab/>
          </w:r>
          <w:r>
            <w:rPr>
              <w:noProof/>
              <w:webHidden/>
            </w:rPr>
            <w:fldChar w:fldCharType="begin"/>
          </w:r>
          <w:r>
            <w:rPr>
              <w:noProof/>
              <w:webHidden/>
            </w:rPr>
            <w:instrText xml:space="preserve"> PAGEREF _Toc223093382 \h </w:instrText>
          </w:r>
          <w:r>
            <w:rPr>
              <w:noProof/>
              <w:webHidden/>
            </w:rPr>
          </w:r>
          <w:r>
            <w:rPr>
              <w:noProof/>
              <w:webHidden/>
            </w:rPr>
            <w:fldChar w:fldCharType="separate"/>
          </w:r>
          <w:r>
            <w:rPr>
              <w:noProof/>
              <w:webHidden/>
            </w:rPr>
            <w:t>1</w:t>
          </w:r>
          <w:r>
            <w:rPr>
              <w:noProof/>
              <w:webHidden/>
            </w:rPr>
            <w:fldChar w:fldCharType="end"/>
          </w:r>
          <w:r w:rsidRPr="009463CD">
            <w:rPr>
              <w:rStyle w:val="aa"/>
              <w:noProof/>
            </w:rPr>
            <w:fldChar w:fldCharType="end"/>
          </w:r>
        </w:p>
        <w:p w14:paraId="057018AA" w14:textId="7FCD786E" w:rsidR="00BE0694" w:rsidRDefault="00BE0694">
          <w:pPr>
            <w:pStyle w:val="20"/>
            <w:tabs>
              <w:tab w:val="left" w:pos="960"/>
            </w:tabs>
            <w:rPr>
              <w:rFonts w:asciiTheme="minorHAnsi" w:eastAsiaTheme="minorEastAsia" w:hAnsiTheme="minorHAnsi" w:cstheme="minorBidi"/>
              <w:noProof/>
              <w:kern w:val="2"/>
              <w:sz w:val="24"/>
              <w:szCs w:val="24"/>
              <w:lang w:val="ru-RU" w:eastAsia="ru-RU"/>
              <w14:ligatures w14:val="standardContextual"/>
            </w:rPr>
          </w:pPr>
          <w:r w:rsidRPr="009463CD">
            <w:rPr>
              <w:rStyle w:val="aa"/>
              <w:noProof/>
            </w:rPr>
            <w:fldChar w:fldCharType="begin"/>
          </w:r>
          <w:r w:rsidRPr="009463CD">
            <w:rPr>
              <w:rStyle w:val="aa"/>
              <w:noProof/>
            </w:rPr>
            <w:instrText xml:space="preserve"> </w:instrText>
          </w:r>
          <w:r>
            <w:rPr>
              <w:noProof/>
            </w:rPr>
            <w:instrText>HYPERLINK \l "_Toc223093384"</w:instrText>
          </w:r>
          <w:r w:rsidRPr="009463CD">
            <w:rPr>
              <w:rStyle w:val="aa"/>
              <w:noProof/>
            </w:rPr>
            <w:instrText xml:space="preserve"> </w:instrText>
          </w:r>
          <w:r w:rsidRPr="009463CD">
            <w:rPr>
              <w:rStyle w:val="aa"/>
              <w:noProof/>
            </w:rPr>
          </w:r>
          <w:r w:rsidRPr="009463CD">
            <w:rPr>
              <w:rStyle w:val="aa"/>
              <w:noProof/>
            </w:rPr>
            <w:fldChar w:fldCharType="separate"/>
          </w:r>
          <w:r w:rsidRPr="009463CD">
            <w:rPr>
              <w:rStyle w:val="aa"/>
              <w:noProof/>
            </w:rPr>
            <w:t>1.2</w:t>
          </w:r>
          <w:r>
            <w:rPr>
              <w:rFonts w:asciiTheme="minorHAnsi" w:eastAsiaTheme="minorEastAsia" w:hAnsiTheme="minorHAnsi" w:cstheme="minorBidi"/>
              <w:noProof/>
              <w:kern w:val="2"/>
              <w:sz w:val="24"/>
              <w:szCs w:val="24"/>
              <w:lang w:val="ru-RU" w:eastAsia="ru-RU"/>
              <w14:ligatures w14:val="standardContextual"/>
            </w:rPr>
            <w:tab/>
          </w:r>
          <w:r w:rsidRPr="009463CD">
            <w:rPr>
              <w:rStyle w:val="aa"/>
              <w:noProof/>
            </w:rPr>
            <w:t>Document Conventions</w:t>
          </w:r>
          <w:r>
            <w:rPr>
              <w:noProof/>
              <w:webHidden/>
            </w:rPr>
            <w:tab/>
          </w:r>
          <w:r>
            <w:rPr>
              <w:noProof/>
              <w:webHidden/>
            </w:rPr>
            <w:fldChar w:fldCharType="begin"/>
          </w:r>
          <w:r>
            <w:rPr>
              <w:noProof/>
              <w:webHidden/>
            </w:rPr>
            <w:instrText xml:space="preserve"> PAGEREF _Toc223093384 \h </w:instrText>
          </w:r>
          <w:r>
            <w:rPr>
              <w:noProof/>
              <w:webHidden/>
            </w:rPr>
          </w:r>
          <w:r>
            <w:rPr>
              <w:noProof/>
              <w:webHidden/>
            </w:rPr>
            <w:fldChar w:fldCharType="separate"/>
          </w:r>
          <w:r>
            <w:rPr>
              <w:noProof/>
              <w:webHidden/>
            </w:rPr>
            <w:t>1</w:t>
          </w:r>
          <w:r>
            <w:rPr>
              <w:noProof/>
              <w:webHidden/>
            </w:rPr>
            <w:fldChar w:fldCharType="end"/>
          </w:r>
          <w:r w:rsidRPr="009463CD">
            <w:rPr>
              <w:rStyle w:val="aa"/>
              <w:noProof/>
            </w:rPr>
            <w:fldChar w:fldCharType="end"/>
          </w:r>
        </w:p>
        <w:p w14:paraId="386ED20D" w14:textId="0B837DE2" w:rsidR="00BE0694" w:rsidRDefault="00BE0694">
          <w:pPr>
            <w:pStyle w:val="20"/>
            <w:tabs>
              <w:tab w:val="left" w:pos="960"/>
            </w:tabs>
            <w:rPr>
              <w:rFonts w:asciiTheme="minorHAnsi" w:eastAsiaTheme="minorEastAsia" w:hAnsiTheme="minorHAnsi" w:cstheme="minorBidi"/>
              <w:noProof/>
              <w:kern w:val="2"/>
              <w:sz w:val="24"/>
              <w:szCs w:val="24"/>
              <w:lang w:val="ru-RU" w:eastAsia="ru-RU"/>
              <w14:ligatures w14:val="standardContextual"/>
            </w:rPr>
          </w:pPr>
          <w:r w:rsidRPr="009463CD">
            <w:rPr>
              <w:rStyle w:val="aa"/>
              <w:noProof/>
            </w:rPr>
            <w:fldChar w:fldCharType="begin"/>
          </w:r>
          <w:r w:rsidRPr="009463CD">
            <w:rPr>
              <w:rStyle w:val="aa"/>
              <w:noProof/>
            </w:rPr>
            <w:instrText xml:space="preserve"> </w:instrText>
          </w:r>
          <w:r>
            <w:rPr>
              <w:noProof/>
            </w:rPr>
            <w:instrText>HYPERLINK \l "_Toc223093385"</w:instrText>
          </w:r>
          <w:r w:rsidRPr="009463CD">
            <w:rPr>
              <w:rStyle w:val="aa"/>
              <w:noProof/>
            </w:rPr>
            <w:instrText xml:space="preserve"> </w:instrText>
          </w:r>
          <w:r w:rsidRPr="009463CD">
            <w:rPr>
              <w:rStyle w:val="aa"/>
              <w:noProof/>
            </w:rPr>
          </w:r>
          <w:r w:rsidRPr="009463CD">
            <w:rPr>
              <w:rStyle w:val="aa"/>
              <w:noProof/>
            </w:rPr>
            <w:fldChar w:fldCharType="separate"/>
          </w:r>
          <w:r w:rsidRPr="009463CD">
            <w:rPr>
              <w:rStyle w:val="aa"/>
              <w:noProof/>
            </w:rPr>
            <w:t>1.3</w:t>
          </w:r>
          <w:r>
            <w:rPr>
              <w:rFonts w:asciiTheme="minorHAnsi" w:eastAsiaTheme="minorEastAsia" w:hAnsiTheme="minorHAnsi" w:cstheme="minorBidi"/>
              <w:noProof/>
              <w:kern w:val="2"/>
              <w:sz w:val="24"/>
              <w:szCs w:val="24"/>
              <w:lang w:val="ru-RU" w:eastAsia="ru-RU"/>
              <w14:ligatures w14:val="standardContextual"/>
            </w:rPr>
            <w:tab/>
          </w:r>
          <w:r w:rsidRPr="009463CD">
            <w:rPr>
              <w:rStyle w:val="aa"/>
              <w:noProof/>
            </w:rPr>
            <w:t>Project Scope</w:t>
          </w:r>
          <w:r>
            <w:rPr>
              <w:noProof/>
              <w:webHidden/>
            </w:rPr>
            <w:tab/>
          </w:r>
          <w:r>
            <w:rPr>
              <w:noProof/>
              <w:webHidden/>
            </w:rPr>
            <w:fldChar w:fldCharType="begin"/>
          </w:r>
          <w:r>
            <w:rPr>
              <w:noProof/>
              <w:webHidden/>
            </w:rPr>
            <w:instrText xml:space="preserve"> PAGEREF _Toc223093385 \h </w:instrText>
          </w:r>
          <w:r>
            <w:rPr>
              <w:noProof/>
              <w:webHidden/>
            </w:rPr>
          </w:r>
          <w:r>
            <w:rPr>
              <w:noProof/>
              <w:webHidden/>
            </w:rPr>
            <w:fldChar w:fldCharType="separate"/>
          </w:r>
          <w:r>
            <w:rPr>
              <w:noProof/>
              <w:webHidden/>
            </w:rPr>
            <w:t>2</w:t>
          </w:r>
          <w:r>
            <w:rPr>
              <w:noProof/>
              <w:webHidden/>
            </w:rPr>
            <w:fldChar w:fldCharType="end"/>
          </w:r>
          <w:r w:rsidRPr="009463CD">
            <w:rPr>
              <w:rStyle w:val="aa"/>
              <w:noProof/>
            </w:rPr>
            <w:fldChar w:fldCharType="end"/>
          </w:r>
        </w:p>
        <w:p w14:paraId="0E7D2194" w14:textId="6C87D4D5" w:rsidR="00BE0694" w:rsidRDefault="00BE0694">
          <w:pPr>
            <w:pStyle w:val="20"/>
            <w:tabs>
              <w:tab w:val="left" w:pos="960"/>
            </w:tabs>
            <w:rPr>
              <w:rFonts w:asciiTheme="minorHAnsi" w:eastAsiaTheme="minorEastAsia" w:hAnsiTheme="minorHAnsi" w:cstheme="minorBidi"/>
              <w:noProof/>
              <w:kern w:val="2"/>
              <w:sz w:val="24"/>
              <w:szCs w:val="24"/>
              <w:lang w:val="ru-RU" w:eastAsia="ru-RU"/>
              <w14:ligatures w14:val="standardContextual"/>
            </w:rPr>
          </w:pPr>
          <w:r w:rsidRPr="009463CD">
            <w:rPr>
              <w:rStyle w:val="aa"/>
              <w:noProof/>
            </w:rPr>
            <w:fldChar w:fldCharType="begin"/>
          </w:r>
          <w:r w:rsidRPr="009463CD">
            <w:rPr>
              <w:rStyle w:val="aa"/>
              <w:noProof/>
            </w:rPr>
            <w:instrText xml:space="preserve"> </w:instrText>
          </w:r>
          <w:r>
            <w:rPr>
              <w:noProof/>
            </w:rPr>
            <w:instrText>HYPERLINK \l "_Toc223093386"</w:instrText>
          </w:r>
          <w:r w:rsidRPr="009463CD">
            <w:rPr>
              <w:rStyle w:val="aa"/>
              <w:noProof/>
            </w:rPr>
            <w:instrText xml:space="preserve"> </w:instrText>
          </w:r>
          <w:r w:rsidRPr="009463CD">
            <w:rPr>
              <w:rStyle w:val="aa"/>
              <w:noProof/>
            </w:rPr>
          </w:r>
          <w:r w:rsidRPr="009463CD">
            <w:rPr>
              <w:rStyle w:val="aa"/>
              <w:noProof/>
            </w:rPr>
            <w:fldChar w:fldCharType="separate"/>
          </w:r>
          <w:r w:rsidRPr="009463CD">
            <w:rPr>
              <w:rStyle w:val="aa"/>
              <w:noProof/>
            </w:rPr>
            <w:t>1.4</w:t>
          </w:r>
          <w:r>
            <w:rPr>
              <w:rFonts w:asciiTheme="minorHAnsi" w:eastAsiaTheme="minorEastAsia" w:hAnsiTheme="minorHAnsi" w:cstheme="minorBidi"/>
              <w:noProof/>
              <w:kern w:val="2"/>
              <w:sz w:val="24"/>
              <w:szCs w:val="24"/>
              <w:lang w:val="ru-RU" w:eastAsia="ru-RU"/>
              <w14:ligatures w14:val="standardContextual"/>
            </w:rPr>
            <w:tab/>
          </w:r>
          <w:r w:rsidRPr="009463CD">
            <w:rPr>
              <w:rStyle w:val="aa"/>
              <w:noProof/>
            </w:rPr>
            <w:t>References</w:t>
          </w:r>
          <w:r>
            <w:rPr>
              <w:noProof/>
              <w:webHidden/>
            </w:rPr>
            <w:tab/>
          </w:r>
          <w:r>
            <w:rPr>
              <w:noProof/>
              <w:webHidden/>
            </w:rPr>
            <w:fldChar w:fldCharType="begin"/>
          </w:r>
          <w:r>
            <w:rPr>
              <w:noProof/>
              <w:webHidden/>
            </w:rPr>
            <w:instrText xml:space="preserve"> PAGEREF _Toc223093386 \h </w:instrText>
          </w:r>
          <w:r>
            <w:rPr>
              <w:noProof/>
              <w:webHidden/>
            </w:rPr>
          </w:r>
          <w:r>
            <w:rPr>
              <w:noProof/>
              <w:webHidden/>
            </w:rPr>
            <w:fldChar w:fldCharType="separate"/>
          </w:r>
          <w:r>
            <w:rPr>
              <w:noProof/>
              <w:webHidden/>
            </w:rPr>
            <w:t>3</w:t>
          </w:r>
          <w:r>
            <w:rPr>
              <w:noProof/>
              <w:webHidden/>
            </w:rPr>
            <w:fldChar w:fldCharType="end"/>
          </w:r>
          <w:r w:rsidRPr="009463CD">
            <w:rPr>
              <w:rStyle w:val="aa"/>
              <w:noProof/>
            </w:rPr>
            <w:fldChar w:fldCharType="end"/>
          </w:r>
        </w:p>
        <w:p w14:paraId="717DF0F9" w14:textId="073F5992" w:rsidR="00BE0694" w:rsidRDefault="00BE0694">
          <w:pPr>
            <w:pStyle w:val="10"/>
            <w:rPr>
              <w:rFonts w:asciiTheme="minorHAnsi" w:eastAsiaTheme="minorEastAsia" w:hAnsiTheme="minorHAnsi" w:cstheme="minorBidi"/>
              <w:b w:val="0"/>
              <w:kern w:val="2"/>
              <w:szCs w:val="24"/>
              <w:lang w:val="ru-RU" w:eastAsia="ru-RU"/>
              <w14:ligatures w14:val="standardContextual"/>
            </w:rPr>
          </w:pPr>
          <w:r w:rsidRPr="009463CD">
            <w:rPr>
              <w:rStyle w:val="aa"/>
            </w:rPr>
            <w:fldChar w:fldCharType="begin"/>
          </w:r>
          <w:r w:rsidRPr="009463CD">
            <w:rPr>
              <w:rStyle w:val="aa"/>
            </w:rPr>
            <w:instrText xml:space="preserve"> </w:instrText>
          </w:r>
          <w:r>
            <w:instrText>HYPERLINK \l "_Toc223093387"</w:instrText>
          </w:r>
          <w:r w:rsidRPr="009463CD">
            <w:rPr>
              <w:rStyle w:val="aa"/>
            </w:rPr>
            <w:instrText xml:space="preserve"> </w:instrText>
          </w:r>
          <w:r w:rsidRPr="009463CD">
            <w:rPr>
              <w:rStyle w:val="aa"/>
            </w:rPr>
          </w:r>
          <w:r w:rsidRPr="009463CD">
            <w:rPr>
              <w:rStyle w:val="aa"/>
            </w:rPr>
            <w:fldChar w:fldCharType="separate"/>
          </w:r>
          <w:r w:rsidRPr="009463CD">
            <w:rPr>
              <w:rStyle w:val="aa"/>
              <w:lang w:val="ru-RU"/>
            </w:rPr>
            <w:t>2.</w:t>
          </w:r>
          <w:r>
            <w:rPr>
              <w:rFonts w:asciiTheme="minorHAnsi" w:eastAsiaTheme="minorEastAsia" w:hAnsiTheme="minorHAnsi" w:cstheme="minorBidi"/>
              <w:b w:val="0"/>
              <w:kern w:val="2"/>
              <w:szCs w:val="24"/>
              <w:lang w:val="ru-RU" w:eastAsia="ru-RU"/>
              <w14:ligatures w14:val="standardContextual"/>
            </w:rPr>
            <w:tab/>
          </w:r>
          <w:r w:rsidRPr="009463CD">
            <w:rPr>
              <w:rStyle w:val="aa"/>
            </w:rPr>
            <w:t>Overall Description</w:t>
          </w:r>
          <w:r>
            <w:rPr>
              <w:webHidden/>
            </w:rPr>
            <w:tab/>
          </w:r>
          <w:r>
            <w:rPr>
              <w:webHidden/>
            </w:rPr>
            <w:fldChar w:fldCharType="begin"/>
          </w:r>
          <w:r>
            <w:rPr>
              <w:webHidden/>
            </w:rPr>
            <w:instrText xml:space="preserve"> PAGEREF _Toc223093387 \h </w:instrText>
          </w:r>
          <w:r>
            <w:rPr>
              <w:webHidden/>
            </w:rPr>
          </w:r>
          <w:r>
            <w:rPr>
              <w:webHidden/>
            </w:rPr>
            <w:fldChar w:fldCharType="separate"/>
          </w:r>
          <w:r>
            <w:rPr>
              <w:webHidden/>
            </w:rPr>
            <w:t>3</w:t>
          </w:r>
          <w:r>
            <w:rPr>
              <w:webHidden/>
            </w:rPr>
            <w:fldChar w:fldCharType="end"/>
          </w:r>
          <w:r w:rsidRPr="009463CD">
            <w:rPr>
              <w:rStyle w:val="aa"/>
            </w:rPr>
            <w:fldChar w:fldCharType="end"/>
          </w:r>
        </w:p>
        <w:p w14:paraId="079261DE" w14:textId="0120AAFC" w:rsidR="00BE0694" w:rsidRDefault="00BE0694">
          <w:pPr>
            <w:pStyle w:val="20"/>
            <w:tabs>
              <w:tab w:val="left" w:pos="960"/>
            </w:tabs>
            <w:rPr>
              <w:rFonts w:asciiTheme="minorHAnsi" w:eastAsiaTheme="minorEastAsia" w:hAnsiTheme="minorHAnsi" w:cstheme="minorBidi"/>
              <w:noProof/>
              <w:kern w:val="2"/>
              <w:sz w:val="24"/>
              <w:szCs w:val="24"/>
              <w:lang w:val="ru-RU" w:eastAsia="ru-RU"/>
              <w14:ligatures w14:val="standardContextual"/>
            </w:rPr>
          </w:pPr>
          <w:r w:rsidRPr="009463CD">
            <w:rPr>
              <w:rStyle w:val="aa"/>
              <w:noProof/>
            </w:rPr>
            <w:fldChar w:fldCharType="begin"/>
          </w:r>
          <w:r w:rsidRPr="009463CD">
            <w:rPr>
              <w:rStyle w:val="aa"/>
              <w:noProof/>
            </w:rPr>
            <w:instrText xml:space="preserve"> </w:instrText>
          </w:r>
          <w:r>
            <w:rPr>
              <w:noProof/>
            </w:rPr>
            <w:instrText>HYPERLINK \l "_Toc223093388"</w:instrText>
          </w:r>
          <w:r w:rsidRPr="009463CD">
            <w:rPr>
              <w:rStyle w:val="aa"/>
              <w:noProof/>
            </w:rPr>
            <w:instrText xml:space="preserve"> </w:instrText>
          </w:r>
          <w:r w:rsidRPr="009463CD">
            <w:rPr>
              <w:rStyle w:val="aa"/>
              <w:noProof/>
            </w:rPr>
          </w:r>
          <w:r w:rsidRPr="009463CD">
            <w:rPr>
              <w:rStyle w:val="aa"/>
              <w:noProof/>
            </w:rPr>
            <w:fldChar w:fldCharType="separate"/>
          </w:r>
          <w:r w:rsidRPr="009463CD">
            <w:rPr>
              <w:rStyle w:val="aa"/>
              <w:noProof/>
            </w:rPr>
            <w:t>2.1</w:t>
          </w:r>
          <w:r>
            <w:rPr>
              <w:rFonts w:asciiTheme="minorHAnsi" w:eastAsiaTheme="minorEastAsia" w:hAnsiTheme="minorHAnsi" w:cstheme="minorBidi"/>
              <w:noProof/>
              <w:kern w:val="2"/>
              <w:sz w:val="24"/>
              <w:szCs w:val="24"/>
              <w:lang w:val="ru-RU" w:eastAsia="ru-RU"/>
              <w14:ligatures w14:val="standardContextual"/>
            </w:rPr>
            <w:tab/>
          </w:r>
          <w:r w:rsidRPr="009463CD">
            <w:rPr>
              <w:rStyle w:val="aa"/>
              <w:noProof/>
            </w:rPr>
            <w:t>Product Perspective</w:t>
          </w:r>
          <w:r>
            <w:rPr>
              <w:noProof/>
              <w:webHidden/>
            </w:rPr>
            <w:tab/>
          </w:r>
          <w:r>
            <w:rPr>
              <w:noProof/>
              <w:webHidden/>
            </w:rPr>
            <w:fldChar w:fldCharType="begin"/>
          </w:r>
          <w:r>
            <w:rPr>
              <w:noProof/>
              <w:webHidden/>
            </w:rPr>
            <w:instrText xml:space="preserve"> PAGEREF _Toc223093388 \h </w:instrText>
          </w:r>
          <w:r>
            <w:rPr>
              <w:noProof/>
              <w:webHidden/>
            </w:rPr>
          </w:r>
          <w:r>
            <w:rPr>
              <w:noProof/>
              <w:webHidden/>
            </w:rPr>
            <w:fldChar w:fldCharType="separate"/>
          </w:r>
          <w:r>
            <w:rPr>
              <w:noProof/>
              <w:webHidden/>
            </w:rPr>
            <w:t>3</w:t>
          </w:r>
          <w:r>
            <w:rPr>
              <w:noProof/>
              <w:webHidden/>
            </w:rPr>
            <w:fldChar w:fldCharType="end"/>
          </w:r>
          <w:r w:rsidRPr="009463CD">
            <w:rPr>
              <w:rStyle w:val="aa"/>
              <w:noProof/>
            </w:rPr>
            <w:fldChar w:fldCharType="end"/>
          </w:r>
        </w:p>
        <w:p w14:paraId="15C13A39" w14:textId="0BF5783E" w:rsidR="00BE0694" w:rsidRDefault="00BE0694">
          <w:pPr>
            <w:pStyle w:val="20"/>
            <w:tabs>
              <w:tab w:val="left" w:pos="960"/>
            </w:tabs>
            <w:rPr>
              <w:rFonts w:asciiTheme="minorHAnsi" w:eastAsiaTheme="minorEastAsia" w:hAnsiTheme="minorHAnsi" w:cstheme="minorBidi"/>
              <w:noProof/>
              <w:kern w:val="2"/>
              <w:sz w:val="24"/>
              <w:szCs w:val="24"/>
              <w:lang w:val="ru-RU" w:eastAsia="ru-RU"/>
              <w14:ligatures w14:val="standardContextual"/>
            </w:rPr>
          </w:pPr>
          <w:r w:rsidRPr="009463CD">
            <w:rPr>
              <w:rStyle w:val="aa"/>
              <w:noProof/>
            </w:rPr>
            <w:fldChar w:fldCharType="begin"/>
          </w:r>
          <w:r w:rsidRPr="009463CD">
            <w:rPr>
              <w:rStyle w:val="aa"/>
              <w:noProof/>
            </w:rPr>
            <w:instrText xml:space="preserve"> </w:instrText>
          </w:r>
          <w:r>
            <w:rPr>
              <w:noProof/>
            </w:rPr>
            <w:instrText>HYPERLINK \l "_Toc223093389"</w:instrText>
          </w:r>
          <w:r w:rsidRPr="009463CD">
            <w:rPr>
              <w:rStyle w:val="aa"/>
              <w:noProof/>
            </w:rPr>
            <w:instrText xml:space="preserve"> </w:instrText>
          </w:r>
          <w:r w:rsidRPr="009463CD">
            <w:rPr>
              <w:rStyle w:val="aa"/>
              <w:noProof/>
            </w:rPr>
          </w:r>
          <w:r w:rsidRPr="009463CD">
            <w:rPr>
              <w:rStyle w:val="aa"/>
              <w:noProof/>
            </w:rPr>
            <w:fldChar w:fldCharType="separate"/>
          </w:r>
          <w:r w:rsidRPr="009463CD">
            <w:rPr>
              <w:rStyle w:val="aa"/>
              <w:noProof/>
              <w:lang w:val="ru-RU"/>
            </w:rPr>
            <w:t>2.2</w:t>
          </w:r>
          <w:r>
            <w:rPr>
              <w:rFonts w:asciiTheme="minorHAnsi" w:eastAsiaTheme="minorEastAsia" w:hAnsiTheme="minorHAnsi" w:cstheme="minorBidi"/>
              <w:noProof/>
              <w:kern w:val="2"/>
              <w:sz w:val="24"/>
              <w:szCs w:val="24"/>
              <w:lang w:val="ru-RU" w:eastAsia="ru-RU"/>
              <w14:ligatures w14:val="standardContextual"/>
            </w:rPr>
            <w:tab/>
          </w:r>
          <w:r w:rsidRPr="009463CD">
            <w:rPr>
              <w:rStyle w:val="aa"/>
              <w:noProof/>
            </w:rPr>
            <w:t>User Classes and Characteristics</w:t>
          </w:r>
          <w:r>
            <w:rPr>
              <w:noProof/>
              <w:webHidden/>
            </w:rPr>
            <w:tab/>
          </w:r>
          <w:r>
            <w:rPr>
              <w:noProof/>
              <w:webHidden/>
            </w:rPr>
            <w:fldChar w:fldCharType="begin"/>
          </w:r>
          <w:r>
            <w:rPr>
              <w:noProof/>
              <w:webHidden/>
            </w:rPr>
            <w:instrText xml:space="preserve"> PAGEREF _Toc223093389 \h </w:instrText>
          </w:r>
          <w:r>
            <w:rPr>
              <w:noProof/>
              <w:webHidden/>
            </w:rPr>
          </w:r>
          <w:r>
            <w:rPr>
              <w:noProof/>
              <w:webHidden/>
            </w:rPr>
            <w:fldChar w:fldCharType="separate"/>
          </w:r>
          <w:r>
            <w:rPr>
              <w:noProof/>
              <w:webHidden/>
            </w:rPr>
            <w:t>3</w:t>
          </w:r>
          <w:r>
            <w:rPr>
              <w:noProof/>
              <w:webHidden/>
            </w:rPr>
            <w:fldChar w:fldCharType="end"/>
          </w:r>
          <w:r w:rsidRPr="009463CD">
            <w:rPr>
              <w:rStyle w:val="aa"/>
              <w:noProof/>
            </w:rPr>
            <w:fldChar w:fldCharType="end"/>
          </w:r>
        </w:p>
        <w:p w14:paraId="30E35581" w14:textId="02A1507B" w:rsidR="00BE0694" w:rsidRDefault="00BE0694">
          <w:pPr>
            <w:pStyle w:val="31"/>
            <w:rPr>
              <w:rFonts w:asciiTheme="minorHAnsi" w:eastAsiaTheme="minorEastAsia" w:hAnsiTheme="minorHAnsi" w:cstheme="minorBidi"/>
              <w:kern w:val="2"/>
              <w:sz w:val="24"/>
              <w:szCs w:val="24"/>
              <w:lang w:val="ru-RU" w:eastAsia="ru-RU"/>
              <w14:ligatures w14:val="standardContextual"/>
            </w:rPr>
          </w:pPr>
          <w:r w:rsidRPr="009463CD">
            <w:rPr>
              <w:rStyle w:val="aa"/>
            </w:rPr>
            <w:fldChar w:fldCharType="begin"/>
          </w:r>
          <w:r w:rsidRPr="009463CD">
            <w:rPr>
              <w:rStyle w:val="aa"/>
            </w:rPr>
            <w:instrText xml:space="preserve"> </w:instrText>
          </w:r>
          <w:r>
            <w:instrText>HYPERLINK \l "_Toc223093390"</w:instrText>
          </w:r>
          <w:r w:rsidRPr="009463CD">
            <w:rPr>
              <w:rStyle w:val="aa"/>
            </w:rPr>
            <w:instrText xml:space="preserve"> </w:instrText>
          </w:r>
          <w:r w:rsidRPr="009463CD">
            <w:rPr>
              <w:rStyle w:val="aa"/>
            </w:rPr>
          </w:r>
          <w:r w:rsidRPr="009463CD">
            <w:rPr>
              <w:rStyle w:val="aa"/>
            </w:rPr>
            <w:fldChar w:fldCharType="separate"/>
          </w:r>
          <w:r w:rsidRPr="009463CD">
            <w:rPr>
              <w:rStyle w:val="aa"/>
              <w:lang w:val="ru-RU"/>
            </w:rPr>
            <w:t>2.2.1</w:t>
          </w:r>
          <w:r>
            <w:rPr>
              <w:rFonts w:asciiTheme="minorHAnsi" w:eastAsiaTheme="minorEastAsia" w:hAnsiTheme="minorHAnsi" w:cstheme="minorBidi"/>
              <w:kern w:val="2"/>
              <w:sz w:val="24"/>
              <w:szCs w:val="24"/>
              <w:lang w:val="ru-RU" w:eastAsia="ru-RU"/>
              <w14:ligatures w14:val="standardContextual"/>
            </w:rPr>
            <w:tab/>
          </w:r>
          <w:r w:rsidRPr="009463CD">
            <w:rPr>
              <w:rStyle w:val="aa"/>
              <w:lang w:val="ru-RU"/>
            </w:rPr>
            <w:t>Гость</w:t>
          </w:r>
          <w:r>
            <w:rPr>
              <w:webHidden/>
            </w:rPr>
            <w:tab/>
          </w:r>
          <w:r>
            <w:rPr>
              <w:webHidden/>
            </w:rPr>
            <w:fldChar w:fldCharType="begin"/>
          </w:r>
          <w:r>
            <w:rPr>
              <w:webHidden/>
            </w:rPr>
            <w:instrText xml:space="preserve"> PAGEREF _Toc223093390 \h </w:instrText>
          </w:r>
          <w:r>
            <w:rPr>
              <w:webHidden/>
            </w:rPr>
          </w:r>
          <w:r>
            <w:rPr>
              <w:webHidden/>
            </w:rPr>
            <w:fldChar w:fldCharType="separate"/>
          </w:r>
          <w:r>
            <w:rPr>
              <w:webHidden/>
            </w:rPr>
            <w:t>3</w:t>
          </w:r>
          <w:r>
            <w:rPr>
              <w:webHidden/>
            </w:rPr>
            <w:fldChar w:fldCharType="end"/>
          </w:r>
          <w:r w:rsidRPr="009463CD">
            <w:rPr>
              <w:rStyle w:val="aa"/>
            </w:rPr>
            <w:fldChar w:fldCharType="end"/>
          </w:r>
        </w:p>
        <w:p w14:paraId="1C540391" w14:textId="4EC591FE" w:rsidR="00BE0694" w:rsidRDefault="00BE0694">
          <w:pPr>
            <w:pStyle w:val="31"/>
            <w:rPr>
              <w:rFonts w:asciiTheme="minorHAnsi" w:eastAsiaTheme="minorEastAsia" w:hAnsiTheme="minorHAnsi" w:cstheme="minorBidi"/>
              <w:kern w:val="2"/>
              <w:sz w:val="24"/>
              <w:szCs w:val="24"/>
              <w:lang w:val="ru-RU" w:eastAsia="ru-RU"/>
              <w14:ligatures w14:val="standardContextual"/>
            </w:rPr>
          </w:pPr>
          <w:r w:rsidRPr="009463CD">
            <w:rPr>
              <w:rStyle w:val="aa"/>
            </w:rPr>
            <w:fldChar w:fldCharType="begin"/>
          </w:r>
          <w:r w:rsidRPr="009463CD">
            <w:rPr>
              <w:rStyle w:val="aa"/>
            </w:rPr>
            <w:instrText xml:space="preserve"> </w:instrText>
          </w:r>
          <w:r>
            <w:instrText>HYPERLINK \l "_Toc223093391"</w:instrText>
          </w:r>
          <w:r w:rsidRPr="009463CD">
            <w:rPr>
              <w:rStyle w:val="aa"/>
            </w:rPr>
            <w:instrText xml:space="preserve"> </w:instrText>
          </w:r>
          <w:r w:rsidRPr="009463CD">
            <w:rPr>
              <w:rStyle w:val="aa"/>
            </w:rPr>
          </w:r>
          <w:r w:rsidRPr="009463CD">
            <w:rPr>
              <w:rStyle w:val="aa"/>
            </w:rPr>
            <w:fldChar w:fldCharType="separate"/>
          </w:r>
          <w:r w:rsidRPr="009463CD">
            <w:rPr>
              <w:rStyle w:val="aa"/>
              <w:lang w:val="ru-RU"/>
            </w:rPr>
            <w:t>2.2.2</w:t>
          </w:r>
          <w:r>
            <w:rPr>
              <w:rFonts w:asciiTheme="minorHAnsi" w:eastAsiaTheme="minorEastAsia" w:hAnsiTheme="minorHAnsi" w:cstheme="minorBidi"/>
              <w:kern w:val="2"/>
              <w:sz w:val="24"/>
              <w:szCs w:val="24"/>
              <w:lang w:val="ru-RU" w:eastAsia="ru-RU"/>
              <w14:ligatures w14:val="standardContextual"/>
            </w:rPr>
            <w:tab/>
          </w:r>
          <w:r w:rsidRPr="009463CD">
            <w:rPr>
              <w:rStyle w:val="aa"/>
              <w:lang w:val="ru-RU"/>
            </w:rPr>
            <w:t>Читатель</w:t>
          </w:r>
          <w:r>
            <w:rPr>
              <w:webHidden/>
            </w:rPr>
            <w:tab/>
          </w:r>
          <w:r>
            <w:rPr>
              <w:webHidden/>
            </w:rPr>
            <w:fldChar w:fldCharType="begin"/>
          </w:r>
          <w:r>
            <w:rPr>
              <w:webHidden/>
            </w:rPr>
            <w:instrText xml:space="preserve"> PAGEREF _Toc223093391 \h </w:instrText>
          </w:r>
          <w:r>
            <w:rPr>
              <w:webHidden/>
            </w:rPr>
          </w:r>
          <w:r>
            <w:rPr>
              <w:webHidden/>
            </w:rPr>
            <w:fldChar w:fldCharType="separate"/>
          </w:r>
          <w:r>
            <w:rPr>
              <w:webHidden/>
            </w:rPr>
            <w:t>3</w:t>
          </w:r>
          <w:r>
            <w:rPr>
              <w:webHidden/>
            </w:rPr>
            <w:fldChar w:fldCharType="end"/>
          </w:r>
          <w:r w:rsidRPr="009463CD">
            <w:rPr>
              <w:rStyle w:val="aa"/>
            </w:rPr>
            <w:fldChar w:fldCharType="end"/>
          </w:r>
        </w:p>
        <w:p w14:paraId="5E199303" w14:textId="15B99256" w:rsidR="00BE0694" w:rsidRDefault="00BE0694">
          <w:pPr>
            <w:pStyle w:val="31"/>
            <w:rPr>
              <w:rFonts w:asciiTheme="minorHAnsi" w:eastAsiaTheme="minorEastAsia" w:hAnsiTheme="minorHAnsi" w:cstheme="minorBidi"/>
              <w:kern w:val="2"/>
              <w:sz w:val="24"/>
              <w:szCs w:val="24"/>
              <w:lang w:val="ru-RU" w:eastAsia="ru-RU"/>
              <w14:ligatures w14:val="standardContextual"/>
            </w:rPr>
          </w:pPr>
          <w:r w:rsidRPr="009463CD">
            <w:rPr>
              <w:rStyle w:val="aa"/>
            </w:rPr>
            <w:fldChar w:fldCharType="begin"/>
          </w:r>
          <w:r w:rsidRPr="009463CD">
            <w:rPr>
              <w:rStyle w:val="aa"/>
            </w:rPr>
            <w:instrText xml:space="preserve"> </w:instrText>
          </w:r>
          <w:r>
            <w:instrText>HYPERLINK \l "_Toc223093392"</w:instrText>
          </w:r>
          <w:r w:rsidRPr="009463CD">
            <w:rPr>
              <w:rStyle w:val="aa"/>
            </w:rPr>
            <w:instrText xml:space="preserve"> </w:instrText>
          </w:r>
          <w:r w:rsidRPr="009463CD">
            <w:rPr>
              <w:rStyle w:val="aa"/>
            </w:rPr>
          </w:r>
          <w:r w:rsidRPr="009463CD">
            <w:rPr>
              <w:rStyle w:val="aa"/>
            </w:rPr>
            <w:fldChar w:fldCharType="separate"/>
          </w:r>
          <w:r w:rsidRPr="009463CD">
            <w:rPr>
              <w:rStyle w:val="aa"/>
              <w:lang w:val="ru-RU"/>
            </w:rPr>
            <w:t>2.2.3</w:t>
          </w:r>
          <w:r>
            <w:rPr>
              <w:rFonts w:asciiTheme="minorHAnsi" w:eastAsiaTheme="minorEastAsia" w:hAnsiTheme="minorHAnsi" w:cstheme="minorBidi"/>
              <w:kern w:val="2"/>
              <w:sz w:val="24"/>
              <w:szCs w:val="24"/>
              <w:lang w:val="ru-RU" w:eastAsia="ru-RU"/>
              <w14:ligatures w14:val="standardContextual"/>
            </w:rPr>
            <w:tab/>
          </w:r>
          <w:r w:rsidRPr="009463CD">
            <w:rPr>
              <w:rStyle w:val="aa"/>
              <w:lang w:val="ru-RU"/>
            </w:rPr>
            <w:t>Автор</w:t>
          </w:r>
          <w:r>
            <w:rPr>
              <w:webHidden/>
            </w:rPr>
            <w:tab/>
          </w:r>
          <w:r>
            <w:rPr>
              <w:webHidden/>
            </w:rPr>
            <w:fldChar w:fldCharType="begin"/>
          </w:r>
          <w:r>
            <w:rPr>
              <w:webHidden/>
            </w:rPr>
            <w:instrText xml:space="preserve"> PAGEREF _Toc223093392 \h </w:instrText>
          </w:r>
          <w:r>
            <w:rPr>
              <w:webHidden/>
            </w:rPr>
          </w:r>
          <w:r>
            <w:rPr>
              <w:webHidden/>
            </w:rPr>
            <w:fldChar w:fldCharType="separate"/>
          </w:r>
          <w:r>
            <w:rPr>
              <w:webHidden/>
            </w:rPr>
            <w:t>4</w:t>
          </w:r>
          <w:r>
            <w:rPr>
              <w:webHidden/>
            </w:rPr>
            <w:fldChar w:fldCharType="end"/>
          </w:r>
          <w:r w:rsidRPr="009463CD">
            <w:rPr>
              <w:rStyle w:val="aa"/>
            </w:rPr>
            <w:fldChar w:fldCharType="end"/>
          </w:r>
        </w:p>
        <w:p w14:paraId="1629C2EB" w14:textId="4B4EB39F" w:rsidR="00BE0694" w:rsidRDefault="00BE0694">
          <w:pPr>
            <w:pStyle w:val="31"/>
            <w:rPr>
              <w:rFonts w:asciiTheme="minorHAnsi" w:eastAsiaTheme="minorEastAsia" w:hAnsiTheme="minorHAnsi" w:cstheme="minorBidi"/>
              <w:kern w:val="2"/>
              <w:sz w:val="24"/>
              <w:szCs w:val="24"/>
              <w:lang w:val="ru-RU" w:eastAsia="ru-RU"/>
              <w14:ligatures w14:val="standardContextual"/>
            </w:rPr>
          </w:pPr>
          <w:r w:rsidRPr="009463CD">
            <w:rPr>
              <w:rStyle w:val="aa"/>
            </w:rPr>
            <w:fldChar w:fldCharType="begin"/>
          </w:r>
          <w:r w:rsidRPr="009463CD">
            <w:rPr>
              <w:rStyle w:val="aa"/>
            </w:rPr>
            <w:instrText xml:space="preserve"> </w:instrText>
          </w:r>
          <w:r>
            <w:instrText>HYPERLINK \l "_Toc223093393"</w:instrText>
          </w:r>
          <w:r w:rsidRPr="009463CD">
            <w:rPr>
              <w:rStyle w:val="aa"/>
            </w:rPr>
            <w:instrText xml:space="preserve"> </w:instrText>
          </w:r>
          <w:r w:rsidRPr="009463CD">
            <w:rPr>
              <w:rStyle w:val="aa"/>
            </w:rPr>
          </w:r>
          <w:r w:rsidRPr="009463CD">
            <w:rPr>
              <w:rStyle w:val="aa"/>
            </w:rPr>
            <w:fldChar w:fldCharType="separate"/>
          </w:r>
          <w:r w:rsidRPr="009463CD">
            <w:rPr>
              <w:rStyle w:val="aa"/>
              <w:lang w:val="ru-RU"/>
            </w:rPr>
            <w:t>2.2.4</w:t>
          </w:r>
          <w:r>
            <w:rPr>
              <w:rFonts w:asciiTheme="minorHAnsi" w:eastAsiaTheme="minorEastAsia" w:hAnsiTheme="minorHAnsi" w:cstheme="minorBidi"/>
              <w:kern w:val="2"/>
              <w:sz w:val="24"/>
              <w:szCs w:val="24"/>
              <w:lang w:val="ru-RU" w:eastAsia="ru-RU"/>
              <w14:ligatures w14:val="standardContextual"/>
            </w:rPr>
            <w:tab/>
          </w:r>
          <w:r w:rsidRPr="009463CD">
            <w:rPr>
              <w:rStyle w:val="aa"/>
              <w:lang w:val="ru-RU"/>
            </w:rPr>
            <w:t>Бета</w:t>
          </w:r>
          <w:r>
            <w:rPr>
              <w:webHidden/>
            </w:rPr>
            <w:tab/>
          </w:r>
          <w:r>
            <w:rPr>
              <w:webHidden/>
            </w:rPr>
            <w:fldChar w:fldCharType="begin"/>
          </w:r>
          <w:r>
            <w:rPr>
              <w:webHidden/>
            </w:rPr>
            <w:instrText xml:space="preserve"> PAGEREF _Toc223093393 \h </w:instrText>
          </w:r>
          <w:r>
            <w:rPr>
              <w:webHidden/>
            </w:rPr>
          </w:r>
          <w:r>
            <w:rPr>
              <w:webHidden/>
            </w:rPr>
            <w:fldChar w:fldCharType="separate"/>
          </w:r>
          <w:r>
            <w:rPr>
              <w:webHidden/>
            </w:rPr>
            <w:t>4</w:t>
          </w:r>
          <w:r>
            <w:rPr>
              <w:webHidden/>
            </w:rPr>
            <w:fldChar w:fldCharType="end"/>
          </w:r>
          <w:r w:rsidRPr="009463CD">
            <w:rPr>
              <w:rStyle w:val="aa"/>
            </w:rPr>
            <w:fldChar w:fldCharType="end"/>
          </w:r>
        </w:p>
        <w:p w14:paraId="5B276944" w14:textId="11FE4E25" w:rsidR="00BE0694" w:rsidRDefault="00BE0694">
          <w:pPr>
            <w:pStyle w:val="31"/>
            <w:rPr>
              <w:rFonts w:asciiTheme="minorHAnsi" w:eastAsiaTheme="minorEastAsia" w:hAnsiTheme="minorHAnsi" w:cstheme="minorBidi"/>
              <w:kern w:val="2"/>
              <w:sz w:val="24"/>
              <w:szCs w:val="24"/>
              <w:lang w:val="ru-RU" w:eastAsia="ru-RU"/>
              <w14:ligatures w14:val="standardContextual"/>
            </w:rPr>
          </w:pPr>
          <w:r w:rsidRPr="009463CD">
            <w:rPr>
              <w:rStyle w:val="aa"/>
            </w:rPr>
            <w:fldChar w:fldCharType="begin"/>
          </w:r>
          <w:r w:rsidRPr="009463CD">
            <w:rPr>
              <w:rStyle w:val="aa"/>
            </w:rPr>
            <w:instrText xml:space="preserve"> </w:instrText>
          </w:r>
          <w:r>
            <w:instrText>HYPERLINK \l "_Toc223093394"</w:instrText>
          </w:r>
          <w:r w:rsidRPr="009463CD">
            <w:rPr>
              <w:rStyle w:val="aa"/>
            </w:rPr>
            <w:instrText xml:space="preserve"> </w:instrText>
          </w:r>
          <w:r w:rsidRPr="009463CD">
            <w:rPr>
              <w:rStyle w:val="aa"/>
            </w:rPr>
          </w:r>
          <w:r w:rsidRPr="009463CD">
            <w:rPr>
              <w:rStyle w:val="aa"/>
            </w:rPr>
            <w:fldChar w:fldCharType="separate"/>
          </w:r>
          <w:r w:rsidRPr="009463CD">
            <w:rPr>
              <w:rStyle w:val="aa"/>
              <w:lang w:val="ru-RU"/>
            </w:rPr>
            <w:t>2.2.5</w:t>
          </w:r>
          <w:r>
            <w:rPr>
              <w:rFonts w:asciiTheme="minorHAnsi" w:eastAsiaTheme="minorEastAsia" w:hAnsiTheme="minorHAnsi" w:cstheme="minorBidi"/>
              <w:kern w:val="2"/>
              <w:sz w:val="24"/>
              <w:szCs w:val="24"/>
              <w:lang w:val="ru-RU" w:eastAsia="ru-RU"/>
              <w14:ligatures w14:val="standardContextual"/>
            </w:rPr>
            <w:tab/>
          </w:r>
          <w:r w:rsidRPr="009463CD">
            <w:rPr>
              <w:rStyle w:val="aa"/>
              <w:lang w:val="ru-RU"/>
            </w:rPr>
            <w:t>Модератор</w:t>
          </w:r>
          <w:r>
            <w:rPr>
              <w:webHidden/>
            </w:rPr>
            <w:tab/>
          </w:r>
          <w:r>
            <w:rPr>
              <w:webHidden/>
            </w:rPr>
            <w:fldChar w:fldCharType="begin"/>
          </w:r>
          <w:r>
            <w:rPr>
              <w:webHidden/>
            </w:rPr>
            <w:instrText xml:space="preserve"> PAGEREF _Toc223093394 \h </w:instrText>
          </w:r>
          <w:r>
            <w:rPr>
              <w:webHidden/>
            </w:rPr>
          </w:r>
          <w:r>
            <w:rPr>
              <w:webHidden/>
            </w:rPr>
            <w:fldChar w:fldCharType="separate"/>
          </w:r>
          <w:r>
            <w:rPr>
              <w:webHidden/>
            </w:rPr>
            <w:t>4</w:t>
          </w:r>
          <w:r>
            <w:rPr>
              <w:webHidden/>
            </w:rPr>
            <w:fldChar w:fldCharType="end"/>
          </w:r>
          <w:r w:rsidRPr="009463CD">
            <w:rPr>
              <w:rStyle w:val="aa"/>
            </w:rPr>
            <w:fldChar w:fldCharType="end"/>
          </w:r>
        </w:p>
        <w:p w14:paraId="11FE42E0" w14:textId="5C75B725" w:rsidR="00BE0694" w:rsidRDefault="00BE0694">
          <w:pPr>
            <w:pStyle w:val="31"/>
            <w:rPr>
              <w:rFonts w:asciiTheme="minorHAnsi" w:eastAsiaTheme="minorEastAsia" w:hAnsiTheme="minorHAnsi" w:cstheme="minorBidi"/>
              <w:kern w:val="2"/>
              <w:sz w:val="24"/>
              <w:szCs w:val="24"/>
              <w:lang w:val="ru-RU" w:eastAsia="ru-RU"/>
              <w14:ligatures w14:val="standardContextual"/>
            </w:rPr>
          </w:pPr>
          <w:r w:rsidRPr="009463CD">
            <w:rPr>
              <w:rStyle w:val="aa"/>
            </w:rPr>
            <w:fldChar w:fldCharType="begin"/>
          </w:r>
          <w:r w:rsidRPr="009463CD">
            <w:rPr>
              <w:rStyle w:val="aa"/>
            </w:rPr>
            <w:instrText xml:space="preserve"> </w:instrText>
          </w:r>
          <w:r>
            <w:instrText>HYPERLINK \l "_Toc223093395"</w:instrText>
          </w:r>
          <w:r w:rsidRPr="009463CD">
            <w:rPr>
              <w:rStyle w:val="aa"/>
            </w:rPr>
            <w:instrText xml:space="preserve"> </w:instrText>
          </w:r>
          <w:r w:rsidRPr="009463CD">
            <w:rPr>
              <w:rStyle w:val="aa"/>
            </w:rPr>
          </w:r>
          <w:r w:rsidRPr="009463CD">
            <w:rPr>
              <w:rStyle w:val="aa"/>
            </w:rPr>
            <w:fldChar w:fldCharType="separate"/>
          </w:r>
          <w:r w:rsidRPr="009463CD">
            <w:rPr>
              <w:rStyle w:val="aa"/>
              <w:lang w:val="ru-RU"/>
            </w:rPr>
            <w:t>2.2.6</w:t>
          </w:r>
          <w:r>
            <w:rPr>
              <w:rFonts w:asciiTheme="minorHAnsi" w:eastAsiaTheme="minorEastAsia" w:hAnsiTheme="minorHAnsi" w:cstheme="minorBidi"/>
              <w:kern w:val="2"/>
              <w:sz w:val="24"/>
              <w:szCs w:val="24"/>
              <w:lang w:val="ru-RU" w:eastAsia="ru-RU"/>
              <w14:ligatures w14:val="standardContextual"/>
            </w:rPr>
            <w:tab/>
          </w:r>
          <w:r w:rsidRPr="009463CD">
            <w:rPr>
              <w:rStyle w:val="aa"/>
              <w:lang w:val="ru-RU"/>
            </w:rPr>
            <w:t>Администратор системы</w:t>
          </w:r>
          <w:r>
            <w:rPr>
              <w:webHidden/>
            </w:rPr>
            <w:tab/>
          </w:r>
          <w:r>
            <w:rPr>
              <w:webHidden/>
            </w:rPr>
            <w:fldChar w:fldCharType="begin"/>
          </w:r>
          <w:r>
            <w:rPr>
              <w:webHidden/>
            </w:rPr>
            <w:instrText xml:space="preserve"> PAGEREF _Toc223093395 \h </w:instrText>
          </w:r>
          <w:r>
            <w:rPr>
              <w:webHidden/>
            </w:rPr>
          </w:r>
          <w:r>
            <w:rPr>
              <w:webHidden/>
            </w:rPr>
            <w:fldChar w:fldCharType="separate"/>
          </w:r>
          <w:r>
            <w:rPr>
              <w:webHidden/>
            </w:rPr>
            <w:t>5</w:t>
          </w:r>
          <w:r>
            <w:rPr>
              <w:webHidden/>
            </w:rPr>
            <w:fldChar w:fldCharType="end"/>
          </w:r>
          <w:r w:rsidRPr="009463CD">
            <w:rPr>
              <w:rStyle w:val="aa"/>
            </w:rPr>
            <w:fldChar w:fldCharType="end"/>
          </w:r>
        </w:p>
        <w:p w14:paraId="625857CD" w14:textId="22D3DA20" w:rsidR="00BE0694" w:rsidRDefault="00BE0694">
          <w:pPr>
            <w:pStyle w:val="20"/>
            <w:tabs>
              <w:tab w:val="left" w:pos="960"/>
            </w:tabs>
            <w:rPr>
              <w:rFonts w:asciiTheme="minorHAnsi" w:eastAsiaTheme="minorEastAsia" w:hAnsiTheme="minorHAnsi" w:cstheme="minorBidi"/>
              <w:noProof/>
              <w:kern w:val="2"/>
              <w:sz w:val="24"/>
              <w:szCs w:val="24"/>
              <w:lang w:val="ru-RU" w:eastAsia="ru-RU"/>
              <w14:ligatures w14:val="standardContextual"/>
            </w:rPr>
          </w:pPr>
          <w:r w:rsidRPr="009463CD">
            <w:rPr>
              <w:rStyle w:val="aa"/>
              <w:noProof/>
            </w:rPr>
            <w:fldChar w:fldCharType="begin"/>
          </w:r>
          <w:r w:rsidRPr="009463CD">
            <w:rPr>
              <w:rStyle w:val="aa"/>
              <w:noProof/>
            </w:rPr>
            <w:instrText xml:space="preserve"> </w:instrText>
          </w:r>
          <w:r>
            <w:rPr>
              <w:noProof/>
            </w:rPr>
            <w:instrText>HYPERLINK \l "_Toc223093396"</w:instrText>
          </w:r>
          <w:r w:rsidRPr="009463CD">
            <w:rPr>
              <w:rStyle w:val="aa"/>
              <w:noProof/>
            </w:rPr>
            <w:instrText xml:space="preserve"> </w:instrText>
          </w:r>
          <w:r w:rsidRPr="009463CD">
            <w:rPr>
              <w:rStyle w:val="aa"/>
              <w:noProof/>
            </w:rPr>
          </w:r>
          <w:r w:rsidRPr="009463CD">
            <w:rPr>
              <w:rStyle w:val="aa"/>
              <w:noProof/>
            </w:rPr>
            <w:fldChar w:fldCharType="separate"/>
          </w:r>
          <w:r w:rsidRPr="009463CD">
            <w:rPr>
              <w:rStyle w:val="aa"/>
              <w:noProof/>
            </w:rPr>
            <w:t>2.3</w:t>
          </w:r>
          <w:r>
            <w:rPr>
              <w:rFonts w:asciiTheme="minorHAnsi" w:eastAsiaTheme="minorEastAsia" w:hAnsiTheme="minorHAnsi" w:cstheme="minorBidi"/>
              <w:noProof/>
              <w:kern w:val="2"/>
              <w:sz w:val="24"/>
              <w:szCs w:val="24"/>
              <w:lang w:val="ru-RU" w:eastAsia="ru-RU"/>
              <w14:ligatures w14:val="standardContextual"/>
            </w:rPr>
            <w:tab/>
          </w:r>
          <w:r w:rsidRPr="009463CD">
            <w:rPr>
              <w:rStyle w:val="aa"/>
              <w:noProof/>
            </w:rPr>
            <w:t>Operating Environment</w:t>
          </w:r>
          <w:r>
            <w:rPr>
              <w:noProof/>
              <w:webHidden/>
            </w:rPr>
            <w:tab/>
          </w:r>
          <w:r>
            <w:rPr>
              <w:noProof/>
              <w:webHidden/>
            </w:rPr>
            <w:fldChar w:fldCharType="begin"/>
          </w:r>
          <w:r>
            <w:rPr>
              <w:noProof/>
              <w:webHidden/>
            </w:rPr>
            <w:instrText xml:space="preserve"> PAGEREF _Toc223093396 \h </w:instrText>
          </w:r>
          <w:r>
            <w:rPr>
              <w:noProof/>
              <w:webHidden/>
            </w:rPr>
          </w:r>
          <w:r>
            <w:rPr>
              <w:noProof/>
              <w:webHidden/>
            </w:rPr>
            <w:fldChar w:fldCharType="separate"/>
          </w:r>
          <w:r>
            <w:rPr>
              <w:noProof/>
              <w:webHidden/>
            </w:rPr>
            <w:t>5</w:t>
          </w:r>
          <w:r>
            <w:rPr>
              <w:noProof/>
              <w:webHidden/>
            </w:rPr>
            <w:fldChar w:fldCharType="end"/>
          </w:r>
          <w:r w:rsidRPr="009463CD">
            <w:rPr>
              <w:rStyle w:val="aa"/>
              <w:noProof/>
            </w:rPr>
            <w:fldChar w:fldCharType="end"/>
          </w:r>
        </w:p>
        <w:p w14:paraId="722D37CD" w14:textId="3E1A96C2" w:rsidR="00BE0694" w:rsidRDefault="00BE0694">
          <w:pPr>
            <w:pStyle w:val="20"/>
            <w:tabs>
              <w:tab w:val="left" w:pos="960"/>
            </w:tabs>
            <w:rPr>
              <w:rFonts w:asciiTheme="minorHAnsi" w:eastAsiaTheme="minorEastAsia" w:hAnsiTheme="minorHAnsi" w:cstheme="minorBidi"/>
              <w:noProof/>
              <w:kern w:val="2"/>
              <w:sz w:val="24"/>
              <w:szCs w:val="24"/>
              <w:lang w:val="ru-RU" w:eastAsia="ru-RU"/>
              <w14:ligatures w14:val="standardContextual"/>
            </w:rPr>
          </w:pPr>
          <w:r w:rsidRPr="009463CD">
            <w:rPr>
              <w:rStyle w:val="aa"/>
              <w:noProof/>
            </w:rPr>
            <w:fldChar w:fldCharType="begin"/>
          </w:r>
          <w:r w:rsidRPr="009463CD">
            <w:rPr>
              <w:rStyle w:val="aa"/>
              <w:noProof/>
            </w:rPr>
            <w:instrText xml:space="preserve"> </w:instrText>
          </w:r>
          <w:r>
            <w:rPr>
              <w:noProof/>
            </w:rPr>
            <w:instrText>HYPERLINK \l "_Toc223093397"</w:instrText>
          </w:r>
          <w:r w:rsidRPr="009463CD">
            <w:rPr>
              <w:rStyle w:val="aa"/>
              <w:noProof/>
            </w:rPr>
            <w:instrText xml:space="preserve"> </w:instrText>
          </w:r>
          <w:r w:rsidRPr="009463CD">
            <w:rPr>
              <w:rStyle w:val="aa"/>
              <w:noProof/>
            </w:rPr>
          </w:r>
          <w:r w:rsidRPr="009463CD">
            <w:rPr>
              <w:rStyle w:val="aa"/>
              <w:noProof/>
            </w:rPr>
            <w:fldChar w:fldCharType="separate"/>
          </w:r>
          <w:r w:rsidRPr="009463CD">
            <w:rPr>
              <w:rStyle w:val="aa"/>
              <w:noProof/>
            </w:rPr>
            <w:t>2.4</w:t>
          </w:r>
          <w:r>
            <w:rPr>
              <w:rFonts w:asciiTheme="minorHAnsi" w:eastAsiaTheme="minorEastAsia" w:hAnsiTheme="minorHAnsi" w:cstheme="minorBidi"/>
              <w:noProof/>
              <w:kern w:val="2"/>
              <w:sz w:val="24"/>
              <w:szCs w:val="24"/>
              <w:lang w:val="ru-RU" w:eastAsia="ru-RU"/>
              <w14:ligatures w14:val="standardContextual"/>
            </w:rPr>
            <w:tab/>
          </w:r>
          <w:r w:rsidRPr="009463CD">
            <w:rPr>
              <w:rStyle w:val="aa"/>
              <w:noProof/>
            </w:rPr>
            <w:t>Design and Implementation Constraints</w:t>
          </w:r>
          <w:r>
            <w:rPr>
              <w:noProof/>
              <w:webHidden/>
            </w:rPr>
            <w:tab/>
          </w:r>
          <w:r>
            <w:rPr>
              <w:noProof/>
              <w:webHidden/>
            </w:rPr>
            <w:fldChar w:fldCharType="begin"/>
          </w:r>
          <w:r>
            <w:rPr>
              <w:noProof/>
              <w:webHidden/>
            </w:rPr>
            <w:instrText xml:space="preserve"> PAGEREF _Toc223093397 \h </w:instrText>
          </w:r>
          <w:r>
            <w:rPr>
              <w:noProof/>
              <w:webHidden/>
            </w:rPr>
          </w:r>
          <w:r>
            <w:rPr>
              <w:noProof/>
              <w:webHidden/>
            </w:rPr>
            <w:fldChar w:fldCharType="separate"/>
          </w:r>
          <w:r>
            <w:rPr>
              <w:noProof/>
              <w:webHidden/>
            </w:rPr>
            <w:t>5</w:t>
          </w:r>
          <w:r>
            <w:rPr>
              <w:noProof/>
              <w:webHidden/>
            </w:rPr>
            <w:fldChar w:fldCharType="end"/>
          </w:r>
          <w:r w:rsidRPr="009463CD">
            <w:rPr>
              <w:rStyle w:val="aa"/>
              <w:noProof/>
            </w:rPr>
            <w:fldChar w:fldCharType="end"/>
          </w:r>
        </w:p>
        <w:p w14:paraId="4BC295A1" w14:textId="714014A7" w:rsidR="00BE0694" w:rsidRDefault="00BE0694">
          <w:pPr>
            <w:pStyle w:val="20"/>
            <w:tabs>
              <w:tab w:val="left" w:pos="960"/>
            </w:tabs>
            <w:rPr>
              <w:rFonts w:asciiTheme="minorHAnsi" w:eastAsiaTheme="minorEastAsia" w:hAnsiTheme="minorHAnsi" w:cstheme="minorBidi"/>
              <w:noProof/>
              <w:kern w:val="2"/>
              <w:sz w:val="24"/>
              <w:szCs w:val="24"/>
              <w:lang w:val="ru-RU" w:eastAsia="ru-RU"/>
              <w14:ligatures w14:val="standardContextual"/>
            </w:rPr>
          </w:pPr>
          <w:r w:rsidRPr="009463CD">
            <w:rPr>
              <w:rStyle w:val="aa"/>
              <w:noProof/>
            </w:rPr>
            <w:fldChar w:fldCharType="begin"/>
          </w:r>
          <w:r w:rsidRPr="009463CD">
            <w:rPr>
              <w:rStyle w:val="aa"/>
              <w:noProof/>
            </w:rPr>
            <w:instrText xml:space="preserve"> </w:instrText>
          </w:r>
          <w:r>
            <w:rPr>
              <w:noProof/>
            </w:rPr>
            <w:instrText>HYPERLINK \l "_Toc223093398"</w:instrText>
          </w:r>
          <w:r w:rsidRPr="009463CD">
            <w:rPr>
              <w:rStyle w:val="aa"/>
              <w:noProof/>
            </w:rPr>
            <w:instrText xml:space="preserve"> </w:instrText>
          </w:r>
          <w:r w:rsidRPr="009463CD">
            <w:rPr>
              <w:rStyle w:val="aa"/>
              <w:noProof/>
            </w:rPr>
          </w:r>
          <w:r w:rsidRPr="009463CD">
            <w:rPr>
              <w:rStyle w:val="aa"/>
              <w:noProof/>
            </w:rPr>
            <w:fldChar w:fldCharType="separate"/>
          </w:r>
          <w:r w:rsidRPr="009463CD">
            <w:rPr>
              <w:rStyle w:val="aa"/>
              <w:noProof/>
            </w:rPr>
            <w:t>2.5</w:t>
          </w:r>
          <w:r>
            <w:rPr>
              <w:rFonts w:asciiTheme="minorHAnsi" w:eastAsiaTheme="minorEastAsia" w:hAnsiTheme="minorHAnsi" w:cstheme="minorBidi"/>
              <w:noProof/>
              <w:kern w:val="2"/>
              <w:sz w:val="24"/>
              <w:szCs w:val="24"/>
              <w:lang w:val="ru-RU" w:eastAsia="ru-RU"/>
              <w14:ligatures w14:val="standardContextual"/>
            </w:rPr>
            <w:tab/>
          </w:r>
          <w:r w:rsidRPr="009463CD">
            <w:rPr>
              <w:rStyle w:val="aa"/>
              <w:noProof/>
            </w:rPr>
            <w:t>Assumptions and Dependencies</w:t>
          </w:r>
          <w:r>
            <w:rPr>
              <w:noProof/>
              <w:webHidden/>
            </w:rPr>
            <w:tab/>
          </w:r>
          <w:r>
            <w:rPr>
              <w:noProof/>
              <w:webHidden/>
            </w:rPr>
            <w:fldChar w:fldCharType="begin"/>
          </w:r>
          <w:r>
            <w:rPr>
              <w:noProof/>
              <w:webHidden/>
            </w:rPr>
            <w:instrText xml:space="preserve"> PAGEREF _Toc223093398 \h </w:instrText>
          </w:r>
          <w:r>
            <w:rPr>
              <w:noProof/>
              <w:webHidden/>
            </w:rPr>
          </w:r>
          <w:r>
            <w:rPr>
              <w:noProof/>
              <w:webHidden/>
            </w:rPr>
            <w:fldChar w:fldCharType="separate"/>
          </w:r>
          <w:r>
            <w:rPr>
              <w:noProof/>
              <w:webHidden/>
            </w:rPr>
            <w:t>5</w:t>
          </w:r>
          <w:r>
            <w:rPr>
              <w:noProof/>
              <w:webHidden/>
            </w:rPr>
            <w:fldChar w:fldCharType="end"/>
          </w:r>
          <w:r w:rsidRPr="009463CD">
            <w:rPr>
              <w:rStyle w:val="aa"/>
              <w:noProof/>
            </w:rPr>
            <w:fldChar w:fldCharType="end"/>
          </w:r>
        </w:p>
        <w:p w14:paraId="02F31988" w14:textId="41F9339D" w:rsidR="00BE0694" w:rsidRDefault="00BE0694">
          <w:pPr>
            <w:pStyle w:val="10"/>
            <w:rPr>
              <w:rFonts w:asciiTheme="minorHAnsi" w:eastAsiaTheme="minorEastAsia" w:hAnsiTheme="minorHAnsi" w:cstheme="minorBidi"/>
              <w:b w:val="0"/>
              <w:kern w:val="2"/>
              <w:szCs w:val="24"/>
              <w:lang w:val="ru-RU" w:eastAsia="ru-RU"/>
              <w14:ligatures w14:val="standardContextual"/>
            </w:rPr>
          </w:pPr>
          <w:r w:rsidRPr="009463CD">
            <w:rPr>
              <w:rStyle w:val="aa"/>
            </w:rPr>
            <w:fldChar w:fldCharType="begin"/>
          </w:r>
          <w:r w:rsidRPr="009463CD">
            <w:rPr>
              <w:rStyle w:val="aa"/>
            </w:rPr>
            <w:instrText xml:space="preserve"> </w:instrText>
          </w:r>
          <w:r>
            <w:instrText>HYPERLINK \l "_Toc223093399"</w:instrText>
          </w:r>
          <w:r w:rsidRPr="009463CD">
            <w:rPr>
              <w:rStyle w:val="aa"/>
            </w:rPr>
            <w:instrText xml:space="preserve"> </w:instrText>
          </w:r>
          <w:r w:rsidRPr="009463CD">
            <w:rPr>
              <w:rStyle w:val="aa"/>
            </w:rPr>
          </w:r>
          <w:r w:rsidRPr="009463CD">
            <w:rPr>
              <w:rStyle w:val="aa"/>
            </w:rPr>
            <w:fldChar w:fldCharType="separate"/>
          </w:r>
          <w:r w:rsidRPr="009463CD">
            <w:rPr>
              <w:rStyle w:val="aa"/>
            </w:rPr>
            <w:t>3.</w:t>
          </w:r>
          <w:r>
            <w:rPr>
              <w:rFonts w:asciiTheme="minorHAnsi" w:eastAsiaTheme="minorEastAsia" w:hAnsiTheme="minorHAnsi" w:cstheme="minorBidi"/>
              <w:b w:val="0"/>
              <w:kern w:val="2"/>
              <w:szCs w:val="24"/>
              <w:lang w:val="ru-RU" w:eastAsia="ru-RU"/>
              <w14:ligatures w14:val="standardContextual"/>
            </w:rPr>
            <w:tab/>
          </w:r>
          <w:r w:rsidRPr="009463CD">
            <w:rPr>
              <w:rStyle w:val="aa"/>
            </w:rPr>
            <w:t>System Features</w:t>
          </w:r>
          <w:r>
            <w:rPr>
              <w:webHidden/>
            </w:rPr>
            <w:tab/>
          </w:r>
          <w:r>
            <w:rPr>
              <w:webHidden/>
            </w:rPr>
            <w:fldChar w:fldCharType="begin"/>
          </w:r>
          <w:r>
            <w:rPr>
              <w:webHidden/>
            </w:rPr>
            <w:instrText xml:space="preserve"> PAGEREF _Toc223093399 \h </w:instrText>
          </w:r>
          <w:r>
            <w:rPr>
              <w:webHidden/>
            </w:rPr>
          </w:r>
          <w:r>
            <w:rPr>
              <w:webHidden/>
            </w:rPr>
            <w:fldChar w:fldCharType="separate"/>
          </w:r>
          <w:r>
            <w:rPr>
              <w:webHidden/>
            </w:rPr>
            <w:t>5</w:t>
          </w:r>
          <w:r>
            <w:rPr>
              <w:webHidden/>
            </w:rPr>
            <w:fldChar w:fldCharType="end"/>
          </w:r>
          <w:r w:rsidRPr="009463CD">
            <w:rPr>
              <w:rStyle w:val="aa"/>
            </w:rPr>
            <w:fldChar w:fldCharType="end"/>
          </w:r>
        </w:p>
        <w:p w14:paraId="43273A4B" w14:textId="388CACA0" w:rsidR="00BE0694" w:rsidRDefault="00BE0694">
          <w:pPr>
            <w:pStyle w:val="20"/>
            <w:tabs>
              <w:tab w:val="left" w:pos="960"/>
            </w:tabs>
            <w:rPr>
              <w:rFonts w:asciiTheme="minorHAnsi" w:eastAsiaTheme="minorEastAsia" w:hAnsiTheme="minorHAnsi" w:cstheme="minorBidi"/>
              <w:noProof/>
              <w:kern w:val="2"/>
              <w:sz w:val="24"/>
              <w:szCs w:val="24"/>
              <w:lang w:val="ru-RU" w:eastAsia="ru-RU"/>
              <w14:ligatures w14:val="standardContextual"/>
            </w:rPr>
          </w:pPr>
          <w:r w:rsidRPr="009463CD">
            <w:rPr>
              <w:rStyle w:val="aa"/>
              <w:noProof/>
            </w:rPr>
            <w:fldChar w:fldCharType="begin"/>
          </w:r>
          <w:r w:rsidRPr="009463CD">
            <w:rPr>
              <w:rStyle w:val="aa"/>
              <w:noProof/>
            </w:rPr>
            <w:instrText xml:space="preserve"> </w:instrText>
          </w:r>
          <w:r>
            <w:rPr>
              <w:noProof/>
            </w:rPr>
            <w:instrText>HYPERLINK \l "_Toc223093400"</w:instrText>
          </w:r>
          <w:r w:rsidRPr="009463CD">
            <w:rPr>
              <w:rStyle w:val="aa"/>
              <w:noProof/>
            </w:rPr>
            <w:instrText xml:space="preserve"> </w:instrText>
          </w:r>
          <w:r w:rsidRPr="009463CD">
            <w:rPr>
              <w:rStyle w:val="aa"/>
              <w:noProof/>
            </w:rPr>
          </w:r>
          <w:r w:rsidRPr="009463CD">
            <w:rPr>
              <w:rStyle w:val="aa"/>
              <w:noProof/>
            </w:rPr>
            <w:fldChar w:fldCharType="separate"/>
          </w:r>
          <w:r w:rsidRPr="009463CD">
            <w:rPr>
              <w:rStyle w:val="aa"/>
              <w:noProof/>
            </w:rPr>
            <w:t>3.1</w:t>
          </w:r>
          <w:r>
            <w:rPr>
              <w:rFonts w:asciiTheme="minorHAnsi" w:eastAsiaTheme="minorEastAsia" w:hAnsiTheme="minorHAnsi" w:cstheme="minorBidi"/>
              <w:noProof/>
              <w:kern w:val="2"/>
              <w:sz w:val="24"/>
              <w:szCs w:val="24"/>
              <w:lang w:val="ru-RU" w:eastAsia="ru-RU"/>
              <w14:ligatures w14:val="standardContextual"/>
            </w:rPr>
            <w:tab/>
          </w:r>
          <w:r w:rsidRPr="009463CD">
            <w:rPr>
              <w:rStyle w:val="aa"/>
              <w:noProof/>
            </w:rPr>
            <w:t>System Feature 1</w:t>
          </w:r>
          <w:r>
            <w:rPr>
              <w:noProof/>
              <w:webHidden/>
            </w:rPr>
            <w:tab/>
          </w:r>
          <w:r>
            <w:rPr>
              <w:noProof/>
              <w:webHidden/>
            </w:rPr>
            <w:fldChar w:fldCharType="begin"/>
          </w:r>
          <w:r>
            <w:rPr>
              <w:noProof/>
              <w:webHidden/>
            </w:rPr>
            <w:instrText xml:space="preserve"> PAGEREF _Toc223093400 \h </w:instrText>
          </w:r>
          <w:r>
            <w:rPr>
              <w:noProof/>
              <w:webHidden/>
            </w:rPr>
          </w:r>
          <w:r>
            <w:rPr>
              <w:noProof/>
              <w:webHidden/>
            </w:rPr>
            <w:fldChar w:fldCharType="separate"/>
          </w:r>
          <w:r>
            <w:rPr>
              <w:noProof/>
              <w:webHidden/>
            </w:rPr>
            <w:t>6</w:t>
          </w:r>
          <w:r>
            <w:rPr>
              <w:noProof/>
              <w:webHidden/>
            </w:rPr>
            <w:fldChar w:fldCharType="end"/>
          </w:r>
          <w:r w:rsidRPr="009463CD">
            <w:rPr>
              <w:rStyle w:val="aa"/>
              <w:noProof/>
            </w:rPr>
            <w:fldChar w:fldCharType="end"/>
          </w:r>
        </w:p>
        <w:p w14:paraId="52F41874" w14:textId="14020822" w:rsidR="00BE0694" w:rsidRDefault="00BE0694">
          <w:pPr>
            <w:pStyle w:val="31"/>
            <w:rPr>
              <w:rFonts w:asciiTheme="minorHAnsi" w:eastAsiaTheme="minorEastAsia" w:hAnsiTheme="minorHAnsi" w:cstheme="minorBidi"/>
              <w:kern w:val="2"/>
              <w:sz w:val="24"/>
              <w:szCs w:val="24"/>
              <w:lang w:val="ru-RU" w:eastAsia="ru-RU"/>
              <w14:ligatures w14:val="standardContextual"/>
            </w:rPr>
          </w:pPr>
          <w:r w:rsidRPr="009463CD">
            <w:rPr>
              <w:rStyle w:val="aa"/>
            </w:rPr>
            <w:fldChar w:fldCharType="begin"/>
          </w:r>
          <w:r w:rsidRPr="009463CD">
            <w:rPr>
              <w:rStyle w:val="aa"/>
            </w:rPr>
            <w:instrText xml:space="preserve"> </w:instrText>
          </w:r>
          <w:r>
            <w:instrText>HYPERLINK \l "_Toc223093401"</w:instrText>
          </w:r>
          <w:r w:rsidRPr="009463CD">
            <w:rPr>
              <w:rStyle w:val="aa"/>
            </w:rPr>
            <w:instrText xml:space="preserve"> </w:instrText>
          </w:r>
          <w:r w:rsidRPr="009463CD">
            <w:rPr>
              <w:rStyle w:val="aa"/>
            </w:rPr>
          </w:r>
          <w:r w:rsidRPr="009463CD">
            <w:rPr>
              <w:rStyle w:val="aa"/>
            </w:rPr>
            <w:fldChar w:fldCharType="separate"/>
          </w:r>
          <w:r w:rsidRPr="009463CD">
            <w:rPr>
              <w:rStyle w:val="aa"/>
            </w:rPr>
            <w:t>3.1.1</w:t>
          </w:r>
          <w:r>
            <w:rPr>
              <w:rFonts w:asciiTheme="minorHAnsi" w:eastAsiaTheme="minorEastAsia" w:hAnsiTheme="minorHAnsi" w:cstheme="minorBidi"/>
              <w:kern w:val="2"/>
              <w:sz w:val="24"/>
              <w:szCs w:val="24"/>
              <w:lang w:val="ru-RU" w:eastAsia="ru-RU"/>
              <w14:ligatures w14:val="standardContextual"/>
            </w:rPr>
            <w:tab/>
          </w:r>
          <w:r w:rsidRPr="009463CD">
            <w:rPr>
              <w:rStyle w:val="aa"/>
            </w:rPr>
            <w:t>Description</w:t>
          </w:r>
          <w:r>
            <w:rPr>
              <w:webHidden/>
            </w:rPr>
            <w:tab/>
          </w:r>
          <w:r>
            <w:rPr>
              <w:webHidden/>
            </w:rPr>
            <w:fldChar w:fldCharType="begin"/>
          </w:r>
          <w:r>
            <w:rPr>
              <w:webHidden/>
            </w:rPr>
            <w:instrText xml:space="preserve"> PAGEREF _Toc223093401 \h </w:instrText>
          </w:r>
          <w:r>
            <w:rPr>
              <w:webHidden/>
            </w:rPr>
          </w:r>
          <w:r>
            <w:rPr>
              <w:webHidden/>
            </w:rPr>
            <w:fldChar w:fldCharType="separate"/>
          </w:r>
          <w:r>
            <w:rPr>
              <w:webHidden/>
            </w:rPr>
            <w:t>6</w:t>
          </w:r>
          <w:r>
            <w:rPr>
              <w:webHidden/>
            </w:rPr>
            <w:fldChar w:fldCharType="end"/>
          </w:r>
          <w:r w:rsidRPr="009463CD">
            <w:rPr>
              <w:rStyle w:val="aa"/>
            </w:rPr>
            <w:fldChar w:fldCharType="end"/>
          </w:r>
        </w:p>
        <w:p w14:paraId="795AF660" w14:textId="5E09E236" w:rsidR="00BE0694" w:rsidRDefault="00BE0694">
          <w:pPr>
            <w:pStyle w:val="31"/>
            <w:rPr>
              <w:rFonts w:asciiTheme="minorHAnsi" w:eastAsiaTheme="minorEastAsia" w:hAnsiTheme="minorHAnsi" w:cstheme="minorBidi"/>
              <w:kern w:val="2"/>
              <w:sz w:val="24"/>
              <w:szCs w:val="24"/>
              <w:lang w:val="ru-RU" w:eastAsia="ru-RU"/>
              <w14:ligatures w14:val="standardContextual"/>
            </w:rPr>
          </w:pPr>
          <w:r w:rsidRPr="009463CD">
            <w:rPr>
              <w:rStyle w:val="aa"/>
            </w:rPr>
            <w:fldChar w:fldCharType="begin"/>
          </w:r>
          <w:r w:rsidRPr="009463CD">
            <w:rPr>
              <w:rStyle w:val="aa"/>
            </w:rPr>
            <w:instrText xml:space="preserve"> </w:instrText>
          </w:r>
          <w:r>
            <w:instrText>HYPERLINK \l "_Toc223093402"</w:instrText>
          </w:r>
          <w:r w:rsidRPr="009463CD">
            <w:rPr>
              <w:rStyle w:val="aa"/>
            </w:rPr>
            <w:instrText xml:space="preserve"> </w:instrText>
          </w:r>
          <w:r w:rsidRPr="009463CD">
            <w:rPr>
              <w:rStyle w:val="aa"/>
            </w:rPr>
          </w:r>
          <w:r w:rsidRPr="009463CD">
            <w:rPr>
              <w:rStyle w:val="aa"/>
            </w:rPr>
            <w:fldChar w:fldCharType="separate"/>
          </w:r>
          <w:r w:rsidRPr="009463CD">
            <w:rPr>
              <w:rStyle w:val="aa"/>
            </w:rPr>
            <w:t>&lt;Provide a short description of the feature and indicate whether it is of High, Medium, or Low priority.&gt;</w:t>
          </w:r>
          <w:r>
            <w:rPr>
              <w:webHidden/>
            </w:rPr>
            <w:tab/>
          </w:r>
          <w:r>
            <w:rPr>
              <w:webHidden/>
            </w:rPr>
            <w:fldChar w:fldCharType="begin"/>
          </w:r>
          <w:r>
            <w:rPr>
              <w:webHidden/>
            </w:rPr>
            <w:instrText xml:space="preserve"> PAGEREF _Toc223093402 \h </w:instrText>
          </w:r>
          <w:r>
            <w:rPr>
              <w:webHidden/>
            </w:rPr>
          </w:r>
          <w:r>
            <w:rPr>
              <w:webHidden/>
            </w:rPr>
            <w:fldChar w:fldCharType="separate"/>
          </w:r>
          <w:r>
            <w:rPr>
              <w:webHidden/>
            </w:rPr>
            <w:t>6</w:t>
          </w:r>
          <w:r>
            <w:rPr>
              <w:webHidden/>
            </w:rPr>
            <w:fldChar w:fldCharType="end"/>
          </w:r>
          <w:r w:rsidRPr="009463CD">
            <w:rPr>
              <w:rStyle w:val="aa"/>
            </w:rPr>
            <w:fldChar w:fldCharType="end"/>
          </w:r>
        </w:p>
        <w:p w14:paraId="31AAB1B8" w14:textId="17DAB279" w:rsidR="00BE0694" w:rsidRDefault="00BE0694">
          <w:pPr>
            <w:pStyle w:val="31"/>
            <w:rPr>
              <w:rFonts w:asciiTheme="minorHAnsi" w:eastAsiaTheme="minorEastAsia" w:hAnsiTheme="minorHAnsi" w:cstheme="minorBidi"/>
              <w:kern w:val="2"/>
              <w:sz w:val="24"/>
              <w:szCs w:val="24"/>
              <w:lang w:val="ru-RU" w:eastAsia="ru-RU"/>
              <w14:ligatures w14:val="standardContextual"/>
            </w:rPr>
          </w:pPr>
          <w:r w:rsidRPr="009463CD">
            <w:rPr>
              <w:rStyle w:val="aa"/>
            </w:rPr>
            <w:fldChar w:fldCharType="begin"/>
          </w:r>
          <w:r w:rsidRPr="009463CD">
            <w:rPr>
              <w:rStyle w:val="aa"/>
            </w:rPr>
            <w:instrText xml:space="preserve"> </w:instrText>
          </w:r>
          <w:r>
            <w:instrText>HYPERLINK \l "_Toc223093403"</w:instrText>
          </w:r>
          <w:r w:rsidRPr="009463CD">
            <w:rPr>
              <w:rStyle w:val="aa"/>
            </w:rPr>
            <w:instrText xml:space="preserve"> </w:instrText>
          </w:r>
          <w:r w:rsidRPr="009463CD">
            <w:rPr>
              <w:rStyle w:val="aa"/>
            </w:rPr>
          </w:r>
          <w:r w:rsidRPr="009463CD">
            <w:rPr>
              <w:rStyle w:val="aa"/>
            </w:rPr>
            <w:fldChar w:fldCharType="separate"/>
          </w:r>
          <w:r w:rsidRPr="009463CD">
            <w:rPr>
              <w:rStyle w:val="aa"/>
            </w:rPr>
            <w:t>3.1.2</w:t>
          </w:r>
          <w:r>
            <w:rPr>
              <w:rFonts w:asciiTheme="minorHAnsi" w:eastAsiaTheme="minorEastAsia" w:hAnsiTheme="minorHAnsi" w:cstheme="minorBidi"/>
              <w:kern w:val="2"/>
              <w:sz w:val="24"/>
              <w:szCs w:val="24"/>
              <w:lang w:val="ru-RU" w:eastAsia="ru-RU"/>
              <w14:ligatures w14:val="standardContextual"/>
            </w:rPr>
            <w:tab/>
          </w:r>
          <w:r w:rsidRPr="009463CD">
            <w:rPr>
              <w:rStyle w:val="aa"/>
            </w:rPr>
            <w:t>Stimulus/Response Sequences</w:t>
          </w:r>
          <w:r>
            <w:rPr>
              <w:webHidden/>
            </w:rPr>
            <w:tab/>
          </w:r>
          <w:r>
            <w:rPr>
              <w:webHidden/>
            </w:rPr>
            <w:fldChar w:fldCharType="begin"/>
          </w:r>
          <w:r>
            <w:rPr>
              <w:webHidden/>
            </w:rPr>
            <w:instrText xml:space="preserve"> PAGEREF _Toc223093403 \h </w:instrText>
          </w:r>
          <w:r>
            <w:rPr>
              <w:webHidden/>
            </w:rPr>
          </w:r>
          <w:r>
            <w:rPr>
              <w:webHidden/>
            </w:rPr>
            <w:fldChar w:fldCharType="separate"/>
          </w:r>
          <w:r>
            <w:rPr>
              <w:webHidden/>
            </w:rPr>
            <w:t>6</w:t>
          </w:r>
          <w:r>
            <w:rPr>
              <w:webHidden/>
            </w:rPr>
            <w:fldChar w:fldCharType="end"/>
          </w:r>
          <w:r w:rsidRPr="009463CD">
            <w:rPr>
              <w:rStyle w:val="aa"/>
            </w:rPr>
            <w:fldChar w:fldCharType="end"/>
          </w:r>
        </w:p>
        <w:p w14:paraId="7C70A899" w14:textId="3FFDF593" w:rsidR="00BE0694" w:rsidRDefault="00BE0694">
          <w:pPr>
            <w:pStyle w:val="31"/>
            <w:rPr>
              <w:rFonts w:asciiTheme="minorHAnsi" w:eastAsiaTheme="minorEastAsia" w:hAnsiTheme="minorHAnsi" w:cstheme="minorBidi"/>
              <w:kern w:val="2"/>
              <w:sz w:val="24"/>
              <w:szCs w:val="24"/>
              <w:lang w:val="ru-RU" w:eastAsia="ru-RU"/>
              <w14:ligatures w14:val="standardContextual"/>
            </w:rPr>
          </w:pPr>
          <w:r w:rsidRPr="009463CD">
            <w:rPr>
              <w:rStyle w:val="aa"/>
            </w:rPr>
            <w:fldChar w:fldCharType="begin"/>
          </w:r>
          <w:r w:rsidRPr="009463CD">
            <w:rPr>
              <w:rStyle w:val="aa"/>
            </w:rPr>
            <w:instrText xml:space="preserve"> </w:instrText>
          </w:r>
          <w:r>
            <w:instrText>HYPERLINK \l "_Toc223093404"</w:instrText>
          </w:r>
          <w:r w:rsidRPr="009463CD">
            <w:rPr>
              <w:rStyle w:val="aa"/>
            </w:rPr>
            <w:instrText xml:space="preserve"> </w:instrText>
          </w:r>
          <w:r w:rsidRPr="009463CD">
            <w:rPr>
              <w:rStyle w:val="aa"/>
            </w:rPr>
          </w:r>
          <w:r w:rsidRPr="009463CD">
            <w:rPr>
              <w:rStyle w:val="aa"/>
            </w:rPr>
            <w:fldChar w:fldCharType="separate"/>
          </w:r>
          <w:r w:rsidRPr="009463CD">
            <w:rPr>
              <w:rStyle w:val="aa"/>
            </w:rPr>
            <w:t>&lt;List the sequences of user actions and system responses that stimulate the behavior defined for this feature. These will correspond to the dialog elements associated with use cases.&gt;</w:t>
          </w:r>
          <w:r>
            <w:rPr>
              <w:webHidden/>
            </w:rPr>
            <w:tab/>
          </w:r>
          <w:r>
            <w:rPr>
              <w:webHidden/>
            </w:rPr>
            <w:fldChar w:fldCharType="begin"/>
          </w:r>
          <w:r>
            <w:rPr>
              <w:webHidden/>
            </w:rPr>
            <w:instrText xml:space="preserve"> PAGEREF _Toc223093404 \h </w:instrText>
          </w:r>
          <w:r>
            <w:rPr>
              <w:webHidden/>
            </w:rPr>
          </w:r>
          <w:r>
            <w:rPr>
              <w:webHidden/>
            </w:rPr>
            <w:fldChar w:fldCharType="separate"/>
          </w:r>
          <w:r>
            <w:rPr>
              <w:webHidden/>
            </w:rPr>
            <w:t>6</w:t>
          </w:r>
          <w:r>
            <w:rPr>
              <w:webHidden/>
            </w:rPr>
            <w:fldChar w:fldCharType="end"/>
          </w:r>
          <w:r w:rsidRPr="009463CD">
            <w:rPr>
              <w:rStyle w:val="aa"/>
            </w:rPr>
            <w:fldChar w:fldCharType="end"/>
          </w:r>
        </w:p>
        <w:p w14:paraId="0900DDBC" w14:textId="0CA3DE40" w:rsidR="00BE0694" w:rsidRDefault="00BE0694">
          <w:pPr>
            <w:pStyle w:val="31"/>
            <w:rPr>
              <w:rFonts w:asciiTheme="minorHAnsi" w:eastAsiaTheme="minorEastAsia" w:hAnsiTheme="minorHAnsi" w:cstheme="minorBidi"/>
              <w:kern w:val="2"/>
              <w:sz w:val="24"/>
              <w:szCs w:val="24"/>
              <w:lang w:val="ru-RU" w:eastAsia="ru-RU"/>
              <w14:ligatures w14:val="standardContextual"/>
            </w:rPr>
          </w:pPr>
          <w:r w:rsidRPr="009463CD">
            <w:rPr>
              <w:rStyle w:val="aa"/>
            </w:rPr>
            <w:fldChar w:fldCharType="begin"/>
          </w:r>
          <w:r w:rsidRPr="009463CD">
            <w:rPr>
              <w:rStyle w:val="aa"/>
            </w:rPr>
            <w:instrText xml:space="preserve"> </w:instrText>
          </w:r>
          <w:r>
            <w:instrText>HYPERLINK \l "_Toc223093405"</w:instrText>
          </w:r>
          <w:r w:rsidRPr="009463CD">
            <w:rPr>
              <w:rStyle w:val="aa"/>
            </w:rPr>
            <w:instrText xml:space="preserve"> </w:instrText>
          </w:r>
          <w:r w:rsidRPr="009463CD">
            <w:rPr>
              <w:rStyle w:val="aa"/>
            </w:rPr>
          </w:r>
          <w:r w:rsidRPr="009463CD">
            <w:rPr>
              <w:rStyle w:val="aa"/>
            </w:rPr>
            <w:fldChar w:fldCharType="separate"/>
          </w:r>
          <w:r w:rsidRPr="009463CD">
            <w:rPr>
              <w:rStyle w:val="aa"/>
            </w:rPr>
            <w:t>3.1.3</w:t>
          </w:r>
          <w:r>
            <w:rPr>
              <w:rFonts w:asciiTheme="minorHAnsi" w:eastAsiaTheme="minorEastAsia" w:hAnsiTheme="minorHAnsi" w:cstheme="minorBidi"/>
              <w:kern w:val="2"/>
              <w:sz w:val="24"/>
              <w:szCs w:val="24"/>
              <w:lang w:val="ru-RU" w:eastAsia="ru-RU"/>
              <w14:ligatures w14:val="standardContextual"/>
            </w:rPr>
            <w:tab/>
          </w:r>
          <w:r w:rsidRPr="009463CD">
            <w:rPr>
              <w:rStyle w:val="aa"/>
            </w:rPr>
            <w:t>Functional Requirements</w:t>
          </w:r>
          <w:r>
            <w:rPr>
              <w:webHidden/>
            </w:rPr>
            <w:tab/>
          </w:r>
          <w:r>
            <w:rPr>
              <w:webHidden/>
            </w:rPr>
            <w:fldChar w:fldCharType="begin"/>
          </w:r>
          <w:r>
            <w:rPr>
              <w:webHidden/>
            </w:rPr>
            <w:instrText xml:space="preserve"> PAGEREF _Toc223093405 \h </w:instrText>
          </w:r>
          <w:r>
            <w:rPr>
              <w:webHidden/>
            </w:rPr>
          </w:r>
          <w:r>
            <w:rPr>
              <w:webHidden/>
            </w:rPr>
            <w:fldChar w:fldCharType="separate"/>
          </w:r>
          <w:r>
            <w:rPr>
              <w:webHidden/>
            </w:rPr>
            <w:t>6</w:t>
          </w:r>
          <w:r>
            <w:rPr>
              <w:webHidden/>
            </w:rPr>
            <w:fldChar w:fldCharType="end"/>
          </w:r>
          <w:r w:rsidRPr="009463CD">
            <w:rPr>
              <w:rStyle w:val="aa"/>
            </w:rPr>
            <w:fldChar w:fldCharType="end"/>
          </w:r>
        </w:p>
        <w:p w14:paraId="01473B5C" w14:textId="67FD874D" w:rsidR="00BE0694" w:rsidRDefault="00BE0694">
          <w:pPr>
            <w:pStyle w:val="31"/>
            <w:rPr>
              <w:rFonts w:asciiTheme="minorHAnsi" w:eastAsiaTheme="minorEastAsia" w:hAnsiTheme="minorHAnsi" w:cstheme="minorBidi"/>
              <w:kern w:val="2"/>
              <w:sz w:val="24"/>
              <w:szCs w:val="24"/>
              <w:lang w:val="ru-RU" w:eastAsia="ru-RU"/>
              <w14:ligatures w14:val="standardContextual"/>
            </w:rPr>
          </w:pPr>
          <w:r w:rsidRPr="009463CD">
            <w:rPr>
              <w:rStyle w:val="aa"/>
            </w:rPr>
            <w:fldChar w:fldCharType="begin"/>
          </w:r>
          <w:r w:rsidRPr="009463CD">
            <w:rPr>
              <w:rStyle w:val="aa"/>
            </w:rPr>
            <w:instrText xml:space="preserve"> </w:instrText>
          </w:r>
          <w:r>
            <w:instrText>HYPERLINK \l "_Toc223093406"</w:instrText>
          </w:r>
          <w:r w:rsidRPr="009463CD">
            <w:rPr>
              <w:rStyle w:val="aa"/>
            </w:rPr>
            <w:instrText xml:space="preserve"> </w:instrText>
          </w:r>
          <w:r w:rsidRPr="009463CD">
            <w:rPr>
              <w:rStyle w:val="aa"/>
            </w:rPr>
          </w:r>
          <w:r w:rsidRPr="009463CD">
            <w:rPr>
              <w:rStyle w:val="aa"/>
            </w:rPr>
            <w:fldChar w:fldCharType="separate"/>
          </w:r>
          <w:r w:rsidRPr="009463CD">
            <w:rPr>
              <w:rStyle w:val="aa"/>
            </w:rPr>
            <w:t>&lt;Itemize the specific functional requirements associated with this feature. These are the software capabilities that must be implemented for the user to carry out the feature's services or to perform a use case. Describe how the product should respond to anticipated error conditions. Use “TBD” as a placeholder to indicate when necessary information is not yet available.&gt;</w:t>
          </w:r>
          <w:r>
            <w:rPr>
              <w:webHidden/>
            </w:rPr>
            <w:tab/>
          </w:r>
          <w:r>
            <w:rPr>
              <w:webHidden/>
            </w:rPr>
            <w:fldChar w:fldCharType="begin"/>
          </w:r>
          <w:r>
            <w:rPr>
              <w:webHidden/>
            </w:rPr>
            <w:instrText xml:space="preserve"> PAGEREF _Toc223093406 \h </w:instrText>
          </w:r>
          <w:r>
            <w:rPr>
              <w:webHidden/>
            </w:rPr>
          </w:r>
          <w:r>
            <w:rPr>
              <w:webHidden/>
            </w:rPr>
            <w:fldChar w:fldCharType="separate"/>
          </w:r>
          <w:r>
            <w:rPr>
              <w:webHidden/>
            </w:rPr>
            <w:t>6</w:t>
          </w:r>
          <w:r>
            <w:rPr>
              <w:webHidden/>
            </w:rPr>
            <w:fldChar w:fldCharType="end"/>
          </w:r>
          <w:r w:rsidRPr="009463CD">
            <w:rPr>
              <w:rStyle w:val="aa"/>
            </w:rPr>
            <w:fldChar w:fldCharType="end"/>
          </w:r>
        </w:p>
        <w:p w14:paraId="24BCE588" w14:textId="5FDB091C" w:rsidR="00BE0694" w:rsidRDefault="00BE0694">
          <w:pPr>
            <w:pStyle w:val="20"/>
            <w:tabs>
              <w:tab w:val="left" w:pos="960"/>
            </w:tabs>
            <w:rPr>
              <w:rFonts w:asciiTheme="minorHAnsi" w:eastAsiaTheme="minorEastAsia" w:hAnsiTheme="minorHAnsi" w:cstheme="minorBidi"/>
              <w:noProof/>
              <w:kern w:val="2"/>
              <w:sz w:val="24"/>
              <w:szCs w:val="24"/>
              <w:lang w:val="ru-RU" w:eastAsia="ru-RU"/>
              <w14:ligatures w14:val="standardContextual"/>
            </w:rPr>
          </w:pPr>
          <w:r w:rsidRPr="009463CD">
            <w:rPr>
              <w:rStyle w:val="aa"/>
              <w:noProof/>
            </w:rPr>
            <w:fldChar w:fldCharType="begin"/>
          </w:r>
          <w:r w:rsidRPr="009463CD">
            <w:rPr>
              <w:rStyle w:val="aa"/>
              <w:noProof/>
            </w:rPr>
            <w:instrText xml:space="preserve"> </w:instrText>
          </w:r>
          <w:r>
            <w:rPr>
              <w:noProof/>
            </w:rPr>
            <w:instrText>HYPERLINK \l "_Toc223093407"</w:instrText>
          </w:r>
          <w:r w:rsidRPr="009463CD">
            <w:rPr>
              <w:rStyle w:val="aa"/>
              <w:noProof/>
            </w:rPr>
            <w:instrText xml:space="preserve"> </w:instrText>
          </w:r>
          <w:r w:rsidRPr="009463CD">
            <w:rPr>
              <w:rStyle w:val="aa"/>
              <w:noProof/>
            </w:rPr>
          </w:r>
          <w:r w:rsidRPr="009463CD">
            <w:rPr>
              <w:rStyle w:val="aa"/>
              <w:noProof/>
            </w:rPr>
            <w:fldChar w:fldCharType="separate"/>
          </w:r>
          <w:r w:rsidRPr="009463CD">
            <w:rPr>
              <w:rStyle w:val="aa"/>
              <w:noProof/>
            </w:rPr>
            <w:t>3.2</w:t>
          </w:r>
          <w:r>
            <w:rPr>
              <w:rFonts w:asciiTheme="minorHAnsi" w:eastAsiaTheme="minorEastAsia" w:hAnsiTheme="minorHAnsi" w:cstheme="minorBidi"/>
              <w:noProof/>
              <w:kern w:val="2"/>
              <w:sz w:val="24"/>
              <w:szCs w:val="24"/>
              <w:lang w:val="ru-RU" w:eastAsia="ru-RU"/>
              <w14:ligatures w14:val="standardContextual"/>
            </w:rPr>
            <w:tab/>
          </w:r>
          <w:r w:rsidRPr="009463CD">
            <w:rPr>
              <w:rStyle w:val="aa"/>
              <w:noProof/>
            </w:rPr>
            <w:t>System Feature 2 (and so on)</w:t>
          </w:r>
          <w:r>
            <w:rPr>
              <w:noProof/>
              <w:webHidden/>
            </w:rPr>
            <w:tab/>
          </w:r>
          <w:r>
            <w:rPr>
              <w:noProof/>
              <w:webHidden/>
            </w:rPr>
            <w:fldChar w:fldCharType="begin"/>
          </w:r>
          <w:r>
            <w:rPr>
              <w:noProof/>
              <w:webHidden/>
            </w:rPr>
            <w:instrText xml:space="preserve"> PAGEREF _Toc223093407 \h </w:instrText>
          </w:r>
          <w:r>
            <w:rPr>
              <w:noProof/>
              <w:webHidden/>
            </w:rPr>
          </w:r>
          <w:r>
            <w:rPr>
              <w:noProof/>
              <w:webHidden/>
            </w:rPr>
            <w:fldChar w:fldCharType="separate"/>
          </w:r>
          <w:r>
            <w:rPr>
              <w:noProof/>
              <w:webHidden/>
            </w:rPr>
            <w:t>6</w:t>
          </w:r>
          <w:r>
            <w:rPr>
              <w:noProof/>
              <w:webHidden/>
            </w:rPr>
            <w:fldChar w:fldCharType="end"/>
          </w:r>
          <w:r w:rsidRPr="009463CD">
            <w:rPr>
              <w:rStyle w:val="aa"/>
              <w:noProof/>
            </w:rPr>
            <w:fldChar w:fldCharType="end"/>
          </w:r>
        </w:p>
        <w:p w14:paraId="7DBE5338" w14:textId="6C93B8CD" w:rsidR="00BE0694" w:rsidRDefault="00BE0694">
          <w:pPr>
            <w:pStyle w:val="10"/>
            <w:rPr>
              <w:rFonts w:asciiTheme="minorHAnsi" w:eastAsiaTheme="minorEastAsia" w:hAnsiTheme="minorHAnsi" w:cstheme="minorBidi"/>
              <w:b w:val="0"/>
              <w:kern w:val="2"/>
              <w:szCs w:val="24"/>
              <w:lang w:val="ru-RU" w:eastAsia="ru-RU"/>
              <w14:ligatures w14:val="standardContextual"/>
            </w:rPr>
          </w:pPr>
          <w:r w:rsidRPr="009463CD">
            <w:rPr>
              <w:rStyle w:val="aa"/>
            </w:rPr>
            <w:fldChar w:fldCharType="begin"/>
          </w:r>
          <w:r w:rsidRPr="009463CD">
            <w:rPr>
              <w:rStyle w:val="aa"/>
            </w:rPr>
            <w:instrText xml:space="preserve"> </w:instrText>
          </w:r>
          <w:r>
            <w:instrText>HYPERLINK \l "_Toc223093408"</w:instrText>
          </w:r>
          <w:r w:rsidRPr="009463CD">
            <w:rPr>
              <w:rStyle w:val="aa"/>
            </w:rPr>
            <w:instrText xml:space="preserve"> </w:instrText>
          </w:r>
          <w:r w:rsidRPr="009463CD">
            <w:rPr>
              <w:rStyle w:val="aa"/>
            </w:rPr>
          </w:r>
          <w:r w:rsidRPr="009463CD">
            <w:rPr>
              <w:rStyle w:val="aa"/>
            </w:rPr>
            <w:fldChar w:fldCharType="separate"/>
          </w:r>
          <w:r w:rsidRPr="009463CD">
            <w:rPr>
              <w:rStyle w:val="aa"/>
            </w:rPr>
            <w:t>4.</w:t>
          </w:r>
          <w:r>
            <w:rPr>
              <w:rFonts w:asciiTheme="minorHAnsi" w:eastAsiaTheme="minorEastAsia" w:hAnsiTheme="minorHAnsi" w:cstheme="minorBidi"/>
              <w:b w:val="0"/>
              <w:kern w:val="2"/>
              <w:szCs w:val="24"/>
              <w:lang w:val="ru-RU" w:eastAsia="ru-RU"/>
              <w14:ligatures w14:val="standardContextual"/>
            </w:rPr>
            <w:tab/>
          </w:r>
          <w:r w:rsidRPr="009463CD">
            <w:rPr>
              <w:rStyle w:val="aa"/>
            </w:rPr>
            <w:t>Data Requirements</w:t>
          </w:r>
          <w:r>
            <w:rPr>
              <w:webHidden/>
            </w:rPr>
            <w:tab/>
          </w:r>
          <w:r>
            <w:rPr>
              <w:webHidden/>
            </w:rPr>
            <w:fldChar w:fldCharType="begin"/>
          </w:r>
          <w:r>
            <w:rPr>
              <w:webHidden/>
            </w:rPr>
            <w:instrText xml:space="preserve"> PAGEREF _Toc223093408 \h </w:instrText>
          </w:r>
          <w:r>
            <w:rPr>
              <w:webHidden/>
            </w:rPr>
          </w:r>
          <w:r>
            <w:rPr>
              <w:webHidden/>
            </w:rPr>
            <w:fldChar w:fldCharType="separate"/>
          </w:r>
          <w:r>
            <w:rPr>
              <w:webHidden/>
            </w:rPr>
            <w:t>6</w:t>
          </w:r>
          <w:r>
            <w:rPr>
              <w:webHidden/>
            </w:rPr>
            <w:fldChar w:fldCharType="end"/>
          </w:r>
          <w:r w:rsidRPr="009463CD">
            <w:rPr>
              <w:rStyle w:val="aa"/>
            </w:rPr>
            <w:fldChar w:fldCharType="end"/>
          </w:r>
        </w:p>
        <w:p w14:paraId="098B7542" w14:textId="7C94D7FA" w:rsidR="00BE0694" w:rsidRDefault="00BE0694">
          <w:pPr>
            <w:pStyle w:val="20"/>
            <w:tabs>
              <w:tab w:val="left" w:pos="960"/>
            </w:tabs>
            <w:rPr>
              <w:rFonts w:asciiTheme="minorHAnsi" w:eastAsiaTheme="minorEastAsia" w:hAnsiTheme="minorHAnsi" w:cstheme="minorBidi"/>
              <w:noProof/>
              <w:kern w:val="2"/>
              <w:sz w:val="24"/>
              <w:szCs w:val="24"/>
              <w:lang w:val="ru-RU" w:eastAsia="ru-RU"/>
              <w14:ligatures w14:val="standardContextual"/>
            </w:rPr>
          </w:pPr>
          <w:r w:rsidRPr="009463CD">
            <w:rPr>
              <w:rStyle w:val="aa"/>
              <w:noProof/>
            </w:rPr>
            <w:fldChar w:fldCharType="begin"/>
          </w:r>
          <w:r w:rsidRPr="009463CD">
            <w:rPr>
              <w:rStyle w:val="aa"/>
              <w:noProof/>
            </w:rPr>
            <w:instrText xml:space="preserve"> </w:instrText>
          </w:r>
          <w:r>
            <w:rPr>
              <w:noProof/>
            </w:rPr>
            <w:instrText>HYPERLINK \l "_Toc223093409"</w:instrText>
          </w:r>
          <w:r w:rsidRPr="009463CD">
            <w:rPr>
              <w:rStyle w:val="aa"/>
              <w:noProof/>
            </w:rPr>
            <w:instrText xml:space="preserve"> </w:instrText>
          </w:r>
          <w:r w:rsidRPr="009463CD">
            <w:rPr>
              <w:rStyle w:val="aa"/>
              <w:noProof/>
            </w:rPr>
          </w:r>
          <w:r w:rsidRPr="009463CD">
            <w:rPr>
              <w:rStyle w:val="aa"/>
              <w:noProof/>
            </w:rPr>
            <w:fldChar w:fldCharType="separate"/>
          </w:r>
          <w:r w:rsidRPr="009463CD">
            <w:rPr>
              <w:rStyle w:val="aa"/>
              <w:noProof/>
            </w:rPr>
            <w:t>4.1</w:t>
          </w:r>
          <w:r>
            <w:rPr>
              <w:rFonts w:asciiTheme="minorHAnsi" w:eastAsiaTheme="minorEastAsia" w:hAnsiTheme="minorHAnsi" w:cstheme="minorBidi"/>
              <w:noProof/>
              <w:kern w:val="2"/>
              <w:sz w:val="24"/>
              <w:szCs w:val="24"/>
              <w:lang w:val="ru-RU" w:eastAsia="ru-RU"/>
              <w14:ligatures w14:val="standardContextual"/>
            </w:rPr>
            <w:tab/>
          </w:r>
          <w:r w:rsidRPr="009463CD">
            <w:rPr>
              <w:rStyle w:val="aa"/>
              <w:noProof/>
            </w:rPr>
            <w:t>Logical Data Model</w:t>
          </w:r>
          <w:r>
            <w:rPr>
              <w:noProof/>
              <w:webHidden/>
            </w:rPr>
            <w:tab/>
          </w:r>
          <w:r>
            <w:rPr>
              <w:noProof/>
              <w:webHidden/>
            </w:rPr>
            <w:fldChar w:fldCharType="begin"/>
          </w:r>
          <w:r>
            <w:rPr>
              <w:noProof/>
              <w:webHidden/>
            </w:rPr>
            <w:instrText xml:space="preserve"> PAGEREF _Toc223093409 \h </w:instrText>
          </w:r>
          <w:r>
            <w:rPr>
              <w:noProof/>
              <w:webHidden/>
            </w:rPr>
          </w:r>
          <w:r>
            <w:rPr>
              <w:noProof/>
              <w:webHidden/>
            </w:rPr>
            <w:fldChar w:fldCharType="separate"/>
          </w:r>
          <w:r>
            <w:rPr>
              <w:noProof/>
              <w:webHidden/>
            </w:rPr>
            <w:t>6</w:t>
          </w:r>
          <w:r>
            <w:rPr>
              <w:noProof/>
              <w:webHidden/>
            </w:rPr>
            <w:fldChar w:fldCharType="end"/>
          </w:r>
          <w:r w:rsidRPr="009463CD">
            <w:rPr>
              <w:rStyle w:val="aa"/>
              <w:noProof/>
            </w:rPr>
            <w:fldChar w:fldCharType="end"/>
          </w:r>
        </w:p>
        <w:p w14:paraId="461E220B" w14:textId="18546734" w:rsidR="00BE0694" w:rsidRDefault="00BE0694">
          <w:pPr>
            <w:pStyle w:val="20"/>
            <w:tabs>
              <w:tab w:val="left" w:pos="960"/>
            </w:tabs>
            <w:rPr>
              <w:rFonts w:asciiTheme="minorHAnsi" w:eastAsiaTheme="minorEastAsia" w:hAnsiTheme="minorHAnsi" w:cstheme="minorBidi"/>
              <w:noProof/>
              <w:kern w:val="2"/>
              <w:sz w:val="24"/>
              <w:szCs w:val="24"/>
              <w:lang w:val="ru-RU" w:eastAsia="ru-RU"/>
              <w14:ligatures w14:val="standardContextual"/>
            </w:rPr>
          </w:pPr>
          <w:r w:rsidRPr="009463CD">
            <w:rPr>
              <w:rStyle w:val="aa"/>
              <w:noProof/>
            </w:rPr>
            <w:fldChar w:fldCharType="begin"/>
          </w:r>
          <w:r w:rsidRPr="009463CD">
            <w:rPr>
              <w:rStyle w:val="aa"/>
              <w:noProof/>
            </w:rPr>
            <w:instrText xml:space="preserve"> </w:instrText>
          </w:r>
          <w:r>
            <w:rPr>
              <w:noProof/>
            </w:rPr>
            <w:instrText>HYPERLINK \l "_Toc223093410"</w:instrText>
          </w:r>
          <w:r w:rsidRPr="009463CD">
            <w:rPr>
              <w:rStyle w:val="aa"/>
              <w:noProof/>
            </w:rPr>
            <w:instrText xml:space="preserve"> </w:instrText>
          </w:r>
          <w:r w:rsidRPr="009463CD">
            <w:rPr>
              <w:rStyle w:val="aa"/>
              <w:noProof/>
            </w:rPr>
          </w:r>
          <w:r w:rsidRPr="009463CD">
            <w:rPr>
              <w:rStyle w:val="aa"/>
              <w:noProof/>
            </w:rPr>
            <w:fldChar w:fldCharType="separate"/>
          </w:r>
          <w:r w:rsidRPr="009463CD">
            <w:rPr>
              <w:rStyle w:val="aa"/>
              <w:noProof/>
            </w:rPr>
            <w:t>4.2</w:t>
          </w:r>
          <w:r>
            <w:rPr>
              <w:rFonts w:asciiTheme="minorHAnsi" w:eastAsiaTheme="minorEastAsia" w:hAnsiTheme="minorHAnsi" w:cstheme="minorBidi"/>
              <w:noProof/>
              <w:kern w:val="2"/>
              <w:sz w:val="24"/>
              <w:szCs w:val="24"/>
              <w:lang w:val="ru-RU" w:eastAsia="ru-RU"/>
              <w14:ligatures w14:val="standardContextual"/>
            </w:rPr>
            <w:tab/>
          </w:r>
          <w:r w:rsidRPr="009463CD">
            <w:rPr>
              <w:rStyle w:val="aa"/>
              <w:noProof/>
            </w:rPr>
            <w:t>Data Dictionary</w:t>
          </w:r>
          <w:r>
            <w:rPr>
              <w:noProof/>
              <w:webHidden/>
            </w:rPr>
            <w:tab/>
          </w:r>
          <w:r>
            <w:rPr>
              <w:noProof/>
              <w:webHidden/>
            </w:rPr>
            <w:fldChar w:fldCharType="begin"/>
          </w:r>
          <w:r>
            <w:rPr>
              <w:noProof/>
              <w:webHidden/>
            </w:rPr>
            <w:instrText xml:space="preserve"> PAGEREF _Toc223093410 \h </w:instrText>
          </w:r>
          <w:r>
            <w:rPr>
              <w:noProof/>
              <w:webHidden/>
            </w:rPr>
          </w:r>
          <w:r>
            <w:rPr>
              <w:noProof/>
              <w:webHidden/>
            </w:rPr>
            <w:fldChar w:fldCharType="separate"/>
          </w:r>
          <w:r>
            <w:rPr>
              <w:noProof/>
              <w:webHidden/>
            </w:rPr>
            <w:t>6</w:t>
          </w:r>
          <w:r>
            <w:rPr>
              <w:noProof/>
              <w:webHidden/>
            </w:rPr>
            <w:fldChar w:fldCharType="end"/>
          </w:r>
          <w:r w:rsidRPr="009463CD">
            <w:rPr>
              <w:rStyle w:val="aa"/>
              <w:noProof/>
            </w:rPr>
            <w:fldChar w:fldCharType="end"/>
          </w:r>
        </w:p>
        <w:p w14:paraId="0D0CDB43" w14:textId="194D2590" w:rsidR="00BE0694" w:rsidRDefault="00BE0694">
          <w:pPr>
            <w:pStyle w:val="20"/>
            <w:tabs>
              <w:tab w:val="left" w:pos="960"/>
            </w:tabs>
            <w:rPr>
              <w:rFonts w:asciiTheme="minorHAnsi" w:eastAsiaTheme="minorEastAsia" w:hAnsiTheme="minorHAnsi" w:cstheme="minorBidi"/>
              <w:noProof/>
              <w:kern w:val="2"/>
              <w:sz w:val="24"/>
              <w:szCs w:val="24"/>
              <w:lang w:val="ru-RU" w:eastAsia="ru-RU"/>
              <w14:ligatures w14:val="standardContextual"/>
            </w:rPr>
          </w:pPr>
          <w:r w:rsidRPr="009463CD">
            <w:rPr>
              <w:rStyle w:val="aa"/>
              <w:noProof/>
            </w:rPr>
            <w:fldChar w:fldCharType="begin"/>
          </w:r>
          <w:r w:rsidRPr="009463CD">
            <w:rPr>
              <w:rStyle w:val="aa"/>
              <w:noProof/>
            </w:rPr>
            <w:instrText xml:space="preserve"> </w:instrText>
          </w:r>
          <w:r>
            <w:rPr>
              <w:noProof/>
            </w:rPr>
            <w:instrText>HYPERLINK \l "_Toc223093411"</w:instrText>
          </w:r>
          <w:r w:rsidRPr="009463CD">
            <w:rPr>
              <w:rStyle w:val="aa"/>
              <w:noProof/>
            </w:rPr>
            <w:instrText xml:space="preserve"> </w:instrText>
          </w:r>
          <w:r w:rsidRPr="009463CD">
            <w:rPr>
              <w:rStyle w:val="aa"/>
              <w:noProof/>
            </w:rPr>
          </w:r>
          <w:r w:rsidRPr="009463CD">
            <w:rPr>
              <w:rStyle w:val="aa"/>
              <w:noProof/>
            </w:rPr>
            <w:fldChar w:fldCharType="separate"/>
          </w:r>
          <w:r w:rsidRPr="009463CD">
            <w:rPr>
              <w:rStyle w:val="aa"/>
              <w:noProof/>
            </w:rPr>
            <w:t>4.3</w:t>
          </w:r>
          <w:r>
            <w:rPr>
              <w:rFonts w:asciiTheme="minorHAnsi" w:eastAsiaTheme="minorEastAsia" w:hAnsiTheme="minorHAnsi" w:cstheme="minorBidi"/>
              <w:noProof/>
              <w:kern w:val="2"/>
              <w:sz w:val="24"/>
              <w:szCs w:val="24"/>
              <w:lang w:val="ru-RU" w:eastAsia="ru-RU"/>
              <w14:ligatures w14:val="standardContextual"/>
            </w:rPr>
            <w:tab/>
          </w:r>
          <w:r w:rsidRPr="009463CD">
            <w:rPr>
              <w:rStyle w:val="aa"/>
              <w:noProof/>
            </w:rPr>
            <w:t>Reports</w:t>
          </w:r>
          <w:r>
            <w:rPr>
              <w:noProof/>
              <w:webHidden/>
            </w:rPr>
            <w:tab/>
          </w:r>
          <w:r>
            <w:rPr>
              <w:noProof/>
              <w:webHidden/>
            </w:rPr>
            <w:fldChar w:fldCharType="begin"/>
          </w:r>
          <w:r>
            <w:rPr>
              <w:noProof/>
              <w:webHidden/>
            </w:rPr>
            <w:instrText xml:space="preserve"> PAGEREF _Toc223093411 \h </w:instrText>
          </w:r>
          <w:r>
            <w:rPr>
              <w:noProof/>
              <w:webHidden/>
            </w:rPr>
          </w:r>
          <w:r>
            <w:rPr>
              <w:noProof/>
              <w:webHidden/>
            </w:rPr>
            <w:fldChar w:fldCharType="separate"/>
          </w:r>
          <w:r>
            <w:rPr>
              <w:noProof/>
              <w:webHidden/>
            </w:rPr>
            <w:t>6</w:t>
          </w:r>
          <w:r>
            <w:rPr>
              <w:noProof/>
              <w:webHidden/>
            </w:rPr>
            <w:fldChar w:fldCharType="end"/>
          </w:r>
          <w:r w:rsidRPr="009463CD">
            <w:rPr>
              <w:rStyle w:val="aa"/>
              <w:noProof/>
            </w:rPr>
            <w:fldChar w:fldCharType="end"/>
          </w:r>
        </w:p>
        <w:p w14:paraId="414455F5" w14:textId="2157673E" w:rsidR="00BE0694" w:rsidRDefault="00BE0694">
          <w:pPr>
            <w:pStyle w:val="20"/>
            <w:tabs>
              <w:tab w:val="left" w:pos="960"/>
            </w:tabs>
            <w:rPr>
              <w:rFonts w:asciiTheme="minorHAnsi" w:eastAsiaTheme="minorEastAsia" w:hAnsiTheme="minorHAnsi" w:cstheme="minorBidi"/>
              <w:noProof/>
              <w:kern w:val="2"/>
              <w:sz w:val="24"/>
              <w:szCs w:val="24"/>
              <w:lang w:val="ru-RU" w:eastAsia="ru-RU"/>
              <w14:ligatures w14:val="standardContextual"/>
            </w:rPr>
          </w:pPr>
          <w:r w:rsidRPr="009463CD">
            <w:rPr>
              <w:rStyle w:val="aa"/>
              <w:noProof/>
            </w:rPr>
            <w:fldChar w:fldCharType="begin"/>
          </w:r>
          <w:r w:rsidRPr="009463CD">
            <w:rPr>
              <w:rStyle w:val="aa"/>
              <w:noProof/>
            </w:rPr>
            <w:instrText xml:space="preserve"> </w:instrText>
          </w:r>
          <w:r>
            <w:rPr>
              <w:noProof/>
            </w:rPr>
            <w:instrText>HYPERLINK \l "_Toc223093412"</w:instrText>
          </w:r>
          <w:r w:rsidRPr="009463CD">
            <w:rPr>
              <w:rStyle w:val="aa"/>
              <w:noProof/>
            </w:rPr>
            <w:instrText xml:space="preserve"> </w:instrText>
          </w:r>
          <w:r w:rsidRPr="009463CD">
            <w:rPr>
              <w:rStyle w:val="aa"/>
              <w:noProof/>
            </w:rPr>
          </w:r>
          <w:r w:rsidRPr="009463CD">
            <w:rPr>
              <w:rStyle w:val="aa"/>
              <w:noProof/>
            </w:rPr>
            <w:fldChar w:fldCharType="separate"/>
          </w:r>
          <w:r w:rsidRPr="009463CD">
            <w:rPr>
              <w:rStyle w:val="aa"/>
              <w:noProof/>
            </w:rPr>
            <w:t>4.4</w:t>
          </w:r>
          <w:r>
            <w:rPr>
              <w:rFonts w:asciiTheme="minorHAnsi" w:eastAsiaTheme="minorEastAsia" w:hAnsiTheme="minorHAnsi" w:cstheme="minorBidi"/>
              <w:noProof/>
              <w:kern w:val="2"/>
              <w:sz w:val="24"/>
              <w:szCs w:val="24"/>
              <w:lang w:val="ru-RU" w:eastAsia="ru-RU"/>
              <w14:ligatures w14:val="standardContextual"/>
            </w:rPr>
            <w:tab/>
          </w:r>
          <w:r w:rsidRPr="009463CD">
            <w:rPr>
              <w:rStyle w:val="aa"/>
              <w:noProof/>
            </w:rPr>
            <w:t>Data Acquisition, Integrity, Retention, and Disposal</w:t>
          </w:r>
          <w:r>
            <w:rPr>
              <w:noProof/>
              <w:webHidden/>
            </w:rPr>
            <w:tab/>
          </w:r>
          <w:r>
            <w:rPr>
              <w:noProof/>
              <w:webHidden/>
            </w:rPr>
            <w:fldChar w:fldCharType="begin"/>
          </w:r>
          <w:r>
            <w:rPr>
              <w:noProof/>
              <w:webHidden/>
            </w:rPr>
            <w:instrText xml:space="preserve"> PAGEREF _Toc223093412 \h </w:instrText>
          </w:r>
          <w:r>
            <w:rPr>
              <w:noProof/>
              <w:webHidden/>
            </w:rPr>
          </w:r>
          <w:r>
            <w:rPr>
              <w:noProof/>
              <w:webHidden/>
            </w:rPr>
            <w:fldChar w:fldCharType="separate"/>
          </w:r>
          <w:r>
            <w:rPr>
              <w:noProof/>
              <w:webHidden/>
            </w:rPr>
            <w:t>7</w:t>
          </w:r>
          <w:r>
            <w:rPr>
              <w:noProof/>
              <w:webHidden/>
            </w:rPr>
            <w:fldChar w:fldCharType="end"/>
          </w:r>
          <w:r w:rsidRPr="009463CD">
            <w:rPr>
              <w:rStyle w:val="aa"/>
              <w:noProof/>
            </w:rPr>
            <w:fldChar w:fldCharType="end"/>
          </w:r>
        </w:p>
        <w:p w14:paraId="75A26FD1" w14:textId="65E5A56F" w:rsidR="00BE0694" w:rsidRDefault="00BE0694">
          <w:pPr>
            <w:pStyle w:val="10"/>
            <w:rPr>
              <w:rFonts w:asciiTheme="minorHAnsi" w:eastAsiaTheme="minorEastAsia" w:hAnsiTheme="minorHAnsi" w:cstheme="minorBidi"/>
              <w:b w:val="0"/>
              <w:kern w:val="2"/>
              <w:szCs w:val="24"/>
              <w:lang w:val="ru-RU" w:eastAsia="ru-RU"/>
              <w14:ligatures w14:val="standardContextual"/>
            </w:rPr>
          </w:pPr>
          <w:r w:rsidRPr="009463CD">
            <w:rPr>
              <w:rStyle w:val="aa"/>
            </w:rPr>
            <w:fldChar w:fldCharType="begin"/>
          </w:r>
          <w:r w:rsidRPr="009463CD">
            <w:rPr>
              <w:rStyle w:val="aa"/>
            </w:rPr>
            <w:instrText xml:space="preserve"> </w:instrText>
          </w:r>
          <w:r>
            <w:instrText>HYPERLINK \l "_Toc223093413"</w:instrText>
          </w:r>
          <w:r w:rsidRPr="009463CD">
            <w:rPr>
              <w:rStyle w:val="aa"/>
            </w:rPr>
            <w:instrText xml:space="preserve"> </w:instrText>
          </w:r>
          <w:r w:rsidRPr="009463CD">
            <w:rPr>
              <w:rStyle w:val="aa"/>
            </w:rPr>
          </w:r>
          <w:r w:rsidRPr="009463CD">
            <w:rPr>
              <w:rStyle w:val="aa"/>
            </w:rPr>
            <w:fldChar w:fldCharType="separate"/>
          </w:r>
          <w:r w:rsidRPr="009463CD">
            <w:rPr>
              <w:rStyle w:val="aa"/>
            </w:rPr>
            <w:t>5.</w:t>
          </w:r>
          <w:r>
            <w:rPr>
              <w:rFonts w:asciiTheme="minorHAnsi" w:eastAsiaTheme="minorEastAsia" w:hAnsiTheme="minorHAnsi" w:cstheme="minorBidi"/>
              <w:b w:val="0"/>
              <w:kern w:val="2"/>
              <w:szCs w:val="24"/>
              <w:lang w:val="ru-RU" w:eastAsia="ru-RU"/>
              <w14:ligatures w14:val="standardContextual"/>
            </w:rPr>
            <w:tab/>
          </w:r>
          <w:r w:rsidRPr="009463CD">
            <w:rPr>
              <w:rStyle w:val="aa"/>
            </w:rPr>
            <w:t>External Interface Requirements</w:t>
          </w:r>
          <w:r>
            <w:rPr>
              <w:webHidden/>
            </w:rPr>
            <w:tab/>
          </w:r>
          <w:r>
            <w:rPr>
              <w:webHidden/>
            </w:rPr>
            <w:fldChar w:fldCharType="begin"/>
          </w:r>
          <w:r>
            <w:rPr>
              <w:webHidden/>
            </w:rPr>
            <w:instrText xml:space="preserve"> PAGEREF _Toc223093413 \h </w:instrText>
          </w:r>
          <w:r>
            <w:rPr>
              <w:webHidden/>
            </w:rPr>
          </w:r>
          <w:r>
            <w:rPr>
              <w:webHidden/>
            </w:rPr>
            <w:fldChar w:fldCharType="separate"/>
          </w:r>
          <w:r>
            <w:rPr>
              <w:webHidden/>
            </w:rPr>
            <w:t>7</w:t>
          </w:r>
          <w:r>
            <w:rPr>
              <w:webHidden/>
            </w:rPr>
            <w:fldChar w:fldCharType="end"/>
          </w:r>
          <w:r w:rsidRPr="009463CD">
            <w:rPr>
              <w:rStyle w:val="aa"/>
            </w:rPr>
            <w:fldChar w:fldCharType="end"/>
          </w:r>
        </w:p>
        <w:p w14:paraId="73A8A0A1" w14:textId="251235A2" w:rsidR="00BE0694" w:rsidRDefault="00BE0694">
          <w:pPr>
            <w:pStyle w:val="20"/>
            <w:tabs>
              <w:tab w:val="left" w:pos="960"/>
            </w:tabs>
            <w:rPr>
              <w:rFonts w:asciiTheme="minorHAnsi" w:eastAsiaTheme="minorEastAsia" w:hAnsiTheme="minorHAnsi" w:cstheme="minorBidi"/>
              <w:noProof/>
              <w:kern w:val="2"/>
              <w:sz w:val="24"/>
              <w:szCs w:val="24"/>
              <w:lang w:val="ru-RU" w:eastAsia="ru-RU"/>
              <w14:ligatures w14:val="standardContextual"/>
            </w:rPr>
          </w:pPr>
          <w:r w:rsidRPr="009463CD">
            <w:rPr>
              <w:rStyle w:val="aa"/>
              <w:noProof/>
            </w:rPr>
            <w:fldChar w:fldCharType="begin"/>
          </w:r>
          <w:r w:rsidRPr="009463CD">
            <w:rPr>
              <w:rStyle w:val="aa"/>
              <w:noProof/>
            </w:rPr>
            <w:instrText xml:space="preserve"> </w:instrText>
          </w:r>
          <w:r>
            <w:rPr>
              <w:noProof/>
            </w:rPr>
            <w:instrText>HYPERLINK \l "_Toc223093414"</w:instrText>
          </w:r>
          <w:r w:rsidRPr="009463CD">
            <w:rPr>
              <w:rStyle w:val="aa"/>
              <w:noProof/>
            </w:rPr>
            <w:instrText xml:space="preserve"> </w:instrText>
          </w:r>
          <w:r w:rsidRPr="009463CD">
            <w:rPr>
              <w:rStyle w:val="aa"/>
              <w:noProof/>
            </w:rPr>
          </w:r>
          <w:r w:rsidRPr="009463CD">
            <w:rPr>
              <w:rStyle w:val="aa"/>
              <w:noProof/>
            </w:rPr>
            <w:fldChar w:fldCharType="separate"/>
          </w:r>
          <w:r w:rsidRPr="009463CD">
            <w:rPr>
              <w:rStyle w:val="aa"/>
              <w:noProof/>
            </w:rPr>
            <w:t>5.1</w:t>
          </w:r>
          <w:r>
            <w:rPr>
              <w:rFonts w:asciiTheme="minorHAnsi" w:eastAsiaTheme="minorEastAsia" w:hAnsiTheme="minorHAnsi" w:cstheme="minorBidi"/>
              <w:noProof/>
              <w:kern w:val="2"/>
              <w:sz w:val="24"/>
              <w:szCs w:val="24"/>
              <w:lang w:val="ru-RU" w:eastAsia="ru-RU"/>
              <w14:ligatures w14:val="standardContextual"/>
            </w:rPr>
            <w:tab/>
          </w:r>
          <w:r w:rsidRPr="009463CD">
            <w:rPr>
              <w:rStyle w:val="aa"/>
              <w:noProof/>
            </w:rPr>
            <w:t>User Interfaces</w:t>
          </w:r>
          <w:r>
            <w:rPr>
              <w:noProof/>
              <w:webHidden/>
            </w:rPr>
            <w:tab/>
          </w:r>
          <w:r>
            <w:rPr>
              <w:noProof/>
              <w:webHidden/>
            </w:rPr>
            <w:fldChar w:fldCharType="begin"/>
          </w:r>
          <w:r>
            <w:rPr>
              <w:noProof/>
              <w:webHidden/>
            </w:rPr>
            <w:instrText xml:space="preserve"> PAGEREF _Toc223093414 \h </w:instrText>
          </w:r>
          <w:r>
            <w:rPr>
              <w:noProof/>
              <w:webHidden/>
            </w:rPr>
          </w:r>
          <w:r>
            <w:rPr>
              <w:noProof/>
              <w:webHidden/>
            </w:rPr>
            <w:fldChar w:fldCharType="separate"/>
          </w:r>
          <w:r>
            <w:rPr>
              <w:noProof/>
              <w:webHidden/>
            </w:rPr>
            <w:t>7</w:t>
          </w:r>
          <w:r>
            <w:rPr>
              <w:noProof/>
              <w:webHidden/>
            </w:rPr>
            <w:fldChar w:fldCharType="end"/>
          </w:r>
          <w:r w:rsidRPr="009463CD">
            <w:rPr>
              <w:rStyle w:val="aa"/>
              <w:noProof/>
            </w:rPr>
            <w:fldChar w:fldCharType="end"/>
          </w:r>
        </w:p>
        <w:p w14:paraId="27273C7F" w14:textId="1031A0BB" w:rsidR="00BE0694" w:rsidRDefault="00BE0694">
          <w:pPr>
            <w:pStyle w:val="20"/>
            <w:tabs>
              <w:tab w:val="left" w:pos="960"/>
            </w:tabs>
            <w:rPr>
              <w:rFonts w:asciiTheme="minorHAnsi" w:eastAsiaTheme="minorEastAsia" w:hAnsiTheme="minorHAnsi" w:cstheme="minorBidi"/>
              <w:noProof/>
              <w:kern w:val="2"/>
              <w:sz w:val="24"/>
              <w:szCs w:val="24"/>
              <w:lang w:val="ru-RU" w:eastAsia="ru-RU"/>
              <w14:ligatures w14:val="standardContextual"/>
            </w:rPr>
          </w:pPr>
          <w:r w:rsidRPr="009463CD">
            <w:rPr>
              <w:rStyle w:val="aa"/>
              <w:noProof/>
            </w:rPr>
            <w:fldChar w:fldCharType="begin"/>
          </w:r>
          <w:r w:rsidRPr="009463CD">
            <w:rPr>
              <w:rStyle w:val="aa"/>
              <w:noProof/>
            </w:rPr>
            <w:instrText xml:space="preserve"> </w:instrText>
          </w:r>
          <w:r>
            <w:rPr>
              <w:noProof/>
            </w:rPr>
            <w:instrText>HYPERLINK \l "_Toc223093415"</w:instrText>
          </w:r>
          <w:r w:rsidRPr="009463CD">
            <w:rPr>
              <w:rStyle w:val="aa"/>
              <w:noProof/>
            </w:rPr>
            <w:instrText xml:space="preserve"> </w:instrText>
          </w:r>
          <w:r w:rsidRPr="009463CD">
            <w:rPr>
              <w:rStyle w:val="aa"/>
              <w:noProof/>
            </w:rPr>
          </w:r>
          <w:r w:rsidRPr="009463CD">
            <w:rPr>
              <w:rStyle w:val="aa"/>
              <w:noProof/>
            </w:rPr>
            <w:fldChar w:fldCharType="separate"/>
          </w:r>
          <w:r w:rsidRPr="009463CD">
            <w:rPr>
              <w:rStyle w:val="aa"/>
              <w:noProof/>
            </w:rPr>
            <w:t>5.2</w:t>
          </w:r>
          <w:r>
            <w:rPr>
              <w:rFonts w:asciiTheme="minorHAnsi" w:eastAsiaTheme="minorEastAsia" w:hAnsiTheme="minorHAnsi" w:cstheme="minorBidi"/>
              <w:noProof/>
              <w:kern w:val="2"/>
              <w:sz w:val="24"/>
              <w:szCs w:val="24"/>
              <w:lang w:val="ru-RU" w:eastAsia="ru-RU"/>
              <w14:ligatures w14:val="standardContextual"/>
            </w:rPr>
            <w:tab/>
          </w:r>
          <w:r w:rsidRPr="009463CD">
            <w:rPr>
              <w:rStyle w:val="aa"/>
              <w:noProof/>
            </w:rPr>
            <w:t>Software Interfaces</w:t>
          </w:r>
          <w:r>
            <w:rPr>
              <w:noProof/>
              <w:webHidden/>
            </w:rPr>
            <w:tab/>
          </w:r>
          <w:r>
            <w:rPr>
              <w:noProof/>
              <w:webHidden/>
            </w:rPr>
            <w:fldChar w:fldCharType="begin"/>
          </w:r>
          <w:r>
            <w:rPr>
              <w:noProof/>
              <w:webHidden/>
            </w:rPr>
            <w:instrText xml:space="preserve"> PAGEREF _Toc223093415 \h </w:instrText>
          </w:r>
          <w:r>
            <w:rPr>
              <w:noProof/>
              <w:webHidden/>
            </w:rPr>
          </w:r>
          <w:r>
            <w:rPr>
              <w:noProof/>
              <w:webHidden/>
            </w:rPr>
            <w:fldChar w:fldCharType="separate"/>
          </w:r>
          <w:r>
            <w:rPr>
              <w:noProof/>
              <w:webHidden/>
            </w:rPr>
            <w:t>7</w:t>
          </w:r>
          <w:r>
            <w:rPr>
              <w:noProof/>
              <w:webHidden/>
            </w:rPr>
            <w:fldChar w:fldCharType="end"/>
          </w:r>
          <w:r w:rsidRPr="009463CD">
            <w:rPr>
              <w:rStyle w:val="aa"/>
              <w:noProof/>
            </w:rPr>
            <w:fldChar w:fldCharType="end"/>
          </w:r>
        </w:p>
        <w:p w14:paraId="27489F4B" w14:textId="27A640A9" w:rsidR="00BE0694" w:rsidRDefault="00BE0694">
          <w:pPr>
            <w:pStyle w:val="20"/>
            <w:tabs>
              <w:tab w:val="left" w:pos="960"/>
            </w:tabs>
            <w:rPr>
              <w:rFonts w:asciiTheme="minorHAnsi" w:eastAsiaTheme="minorEastAsia" w:hAnsiTheme="minorHAnsi" w:cstheme="minorBidi"/>
              <w:noProof/>
              <w:kern w:val="2"/>
              <w:sz w:val="24"/>
              <w:szCs w:val="24"/>
              <w:lang w:val="ru-RU" w:eastAsia="ru-RU"/>
              <w14:ligatures w14:val="standardContextual"/>
            </w:rPr>
          </w:pPr>
          <w:r w:rsidRPr="009463CD">
            <w:rPr>
              <w:rStyle w:val="aa"/>
              <w:noProof/>
            </w:rPr>
            <w:fldChar w:fldCharType="begin"/>
          </w:r>
          <w:r w:rsidRPr="009463CD">
            <w:rPr>
              <w:rStyle w:val="aa"/>
              <w:noProof/>
            </w:rPr>
            <w:instrText xml:space="preserve"> </w:instrText>
          </w:r>
          <w:r>
            <w:rPr>
              <w:noProof/>
            </w:rPr>
            <w:instrText>HYPERLINK \l "_Toc223093416"</w:instrText>
          </w:r>
          <w:r w:rsidRPr="009463CD">
            <w:rPr>
              <w:rStyle w:val="aa"/>
              <w:noProof/>
            </w:rPr>
            <w:instrText xml:space="preserve"> </w:instrText>
          </w:r>
          <w:r w:rsidRPr="009463CD">
            <w:rPr>
              <w:rStyle w:val="aa"/>
              <w:noProof/>
            </w:rPr>
          </w:r>
          <w:r w:rsidRPr="009463CD">
            <w:rPr>
              <w:rStyle w:val="aa"/>
              <w:noProof/>
            </w:rPr>
            <w:fldChar w:fldCharType="separate"/>
          </w:r>
          <w:r w:rsidRPr="009463CD">
            <w:rPr>
              <w:rStyle w:val="aa"/>
              <w:noProof/>
            </w:rPr>
            <w:t>5.3</w:t>
          </w:r>
          <w:r>
            <w:rPr>
              <w:rFonts w:asciiTheme="minorHAnsi" w:eastAsiaTheme="minorEastAsia" w:hAnsiTheme="minorHAnsi" w:cstheme="minorBidi"/>
              <w:noProof/>
              <w:kern w:val="2"/>
              <w:sz w:val="24"/>
              <w:szCs w:val="24"/>
              <w:lang w:val="ru-RU" w:eastAsia="ru-RU"/>
              <w14:ligatures w14:val="standardContextual"/>
            </w:rPr>
            <w:tab/>
          </w:r>
          <w:r w:rsidRPr="009463CD">
            <w:rPr>
              <w:rStyle w:val="aa"/>
              <w:noProof/>
            </w:rPr>
            <w:t>Hardware Interfaces</w:t>
          </w:r>
          <w:r>
            <w:rPr>
              <w:noProof/>
              <w:webHidden/>
            </w:rPr>
            <w:tab/>
          </w:r>
          <w:r>
            <w:rPr>
              <w:noProof/>
              <w:webHidden/>
            </w:rPr>
            <w:fldChar w:fldCharType="begin"/>
          </w:r>
          <w:r>
            <w:rPr>
              <w:noProof/>
              <w:webHidden/>
            </w:rPr>
            <w:instrText xml:space="preserve"> PAGEREF _Toc223093416 \h </w:instrText>
          </w:r>
          <w:r>
            <w:rPr>
              <w:noProof/>
              <w:webHidden/>
            </w:rPr>
          </w:r>
          <w:r>
            <w:rPr>
              <w:noProof/>
              <w:webHidden/>
            </w:rPr>
            <w:fldChar w:fldCharType="separate"/>
          </w:r>
          <w:r>
            <w:rPr>
              <w:noProof/>
              <w:webHidden/>
            </w:rPr>
            <w:t>7</w:t>
          </w:r>
          <w:r>
            <w:rPr>
              <w:noProof/>
              <w:webHidden/>
            </w:rPr>
            <w:fldChar w:fldCharType="end"/>
          </w:r>
          <w:r w:rsidRPr="009463CD">
            <w:rPr>
              <w:rStyle w:val="aa"/>
              <w:noProof/>
            </w:rPr>
            <w:fldChar w:fldCharType="end"/>
          </w:r>
        </w:p>
        <w:p w14:paraId="2813BAD8" w14:textId="51D4E8A6" w:rsidR="00BE0694" w:rsidRDefault="00BE0694">
          <w:pPr>
            <w:pStyle w:val="20"/>
            <w:tabs>
              <w:tab w:val="left" w:pos="960"/>
            </w:tabs>
            <w:rPr>
              <w:rFonts w:asciiTheme="minorHAnsi" w:eastAsiaTheme="minorEastAsia" w:hAnsiTheme="minorHAnsi" w:cstheme="minorBidi"/>
              <w:noProof/>
              <w:kern w:val="2"/>
              <w:sz w:val="24"/>
              <w:szCs w:val="24"/>
              <w:lang w:val="ru-RU" w:eastAsia="ru-RU"/>
              <w14:ligatures w14:val="standardContextual"/>
            </w:rPr>
          </w:pPr>
          <w:r w:rsidRPr="009463CD">
            <w:rPr>
              <w:rStyle w:val="aa"/>
              <w:noProof/>
            </w:rPr>
            <w:fldChar w:fldCharType="begin"/>
          </w:r>
          <w:r w:rsidRPr="009463CD">
            <w:rPr>
              <w:rStyle w:val="aa"/>
              <w:noProof/>
            </w:rPr>
            <w:instrText xml:space="preserve"> </w:instrText>
          </w:r>
          <w:r>
            <w:rPr>
              <w:noProof/>
            </w:rPr>
            <w:instrText>HYPERLINK \l "_Toc223093417"</w:instrText>
          </w:r>
          <w:r w:rsidRPr="009463CD">
            <w:rPr>
              <w:rStyle w:val="aa"/>
              <w:noProof/>
            </w:rPr>
            <w:instrText xml:space="preserve"> </w:instrText>
          </w:r>
          <w:r w:rsidRPr="009463CD">
            <w:rPr>
              <w:rStyle w:val="aa"/>
              <w:noProof/>
            </w:rPr>
          </w:r>
          <w:r w:rsidRPr="009463CD">
            <w:rPr>
              <w:rStyle w:val="aa"/>
              <w:noProof/>
            </w:rPr>
            <w:fldChar w:fldCharType="separate"/>
          </w:r>
          <w:r w:rsidRPr="009463CD">
            <w:rPr>
              <w:rStyle w:val="aa"/>
              <w:noProof/>
            </w:rPr>
            <w:t>5.4</w:t>
          </w:r>
          <w:r>
            <w:rPr>
              <w:rFonts w:asciiTheme="minorHAnsi" w:eastAsiaTheme="minorEastAsia" w:hAnsiTheme="minorHAnsi" w:cstheme="minorBidi"/>
              <w:noProof/>
              <w:kern w:val="2"/>
              <w:sz w:val="24"/>
              <w:szCs w:val="24"/>
              <w:lang w:val="ru-RU" w:eastAsia="ru-RU"/>
              <w14:ligatures w14:val="standardContextual"/>
            </w:rPr>
            <w:tab/>
          </w:r>
          <w:r w:rsidRPr="009463CD">
            <w:rPr>
              <w:rStyle w:val="aa"/>
              <w:noProof/>
            </w:rPr>
            <w:t>Communications Interfaces</w:t>
          </w:r>
          <w:r>
            <w:rPr>
              <w:noProof/>
              <w:webHidden/>
            </w:rPr>
            <w:tab/>
          </w:r>
          <w:r>
            <w:rPr>
              <w:noProof/>
              <w:webHidden/>
            </w:rPr>
            <w:fldChar w:fldCharType="begin"/>
          </w:r>
          <w:r>
            <w:rPr>
              <w:noProof/>
              <w:webHidden/>
            </w:rPr>
            <w:instrText xml:space="preserve"> PAGEREF _Toc223093417 \h </w:instrText>
          </w:r>
          <w:r>
            <w:rPr>
              <w:noProof/>
              <w:webHidden/>
            </w:rPr>
          </w:r>
          <w:r>
            <w:rPr>
              <w:noProof/>
              <w:webHidden/>
            </w:rPr>
            <w:fldChar w:fldCharType="separate"/>
          </w:r>
          <w:r>
            <w:rPr>
              <w:noProof/>
              <w:webHidden/>
            </w:rPr>
            <w:t>7</w:t>
          </w:r>
          <w:r>
            <w:rPr>
              <w:noProof/>
              <w:webHidden/>
            </w:rPr>
            <w:fldChar w:fldCharType="end"/>
          </w:r>
          <w:r w:rsidRPr="009463CD">
            <w:rPr>
              <w:rStyle w:val="aa"/>
              <w:noProof/>
            </w:rPr>
            <w:fldChar w:fldCharType="end"/>
          </w:r>
        </w:p>
        <w:p w14:paraId="17F3A598" w14:textId="5D017A65" w:rsidR="00BE0694" w:rsidRDefault="00BE0694">
          <w:pPr>
            <w:pStyle w:val="10"/>
            <w:rPr>
              <w:rFonts w:asciiTheme="minorHAnsi" w:eastAsiaTheme="minorEastAsia" w:hAnsiTheme="minorHAnsi" w:cstheme="minorBidi"/>
              <w:b w:val="0"/>
              <w:kern w:val="2"/>
              <w:szCs w:val="24"/>
              <w:lang w:val="ru-RU" w:eastAsia="ru-RU"/>
              <w14:ligatures w14:val="standardContextual"/>
            </w:rPr>
          </w:pPr>
          <w:r w:rsidRPr="009463CD">
            <w:rPr>
              <w:rStyle w:val="aa"/>
            </w:rPr>
            <w:fldChar w:fldCharType="begin"/>
          </w:r>
          <w:r w:rsidRPr="009463CD">
            <w:rPr>
              <w:rStyle w:val="aa"/>
            </w:rPr>
            <w:instrText xml:space="preserve"> </w:instrText>
          </w:r>
          <w:r>
            <w:instrText>HYPERLINK \l "_Toc223093418"</w:instrText>
          </w:r>
          <w:r w:rsidRPr="009463CD">
            <w:rPr>
              <w:rStyle w:val="aa"/>
            </w:rPr>
            <w:instrText xml:space="preserve"> </w:instrText>
          </w:r>
          <w:r w:rsidRPr="009463CD">
            <w:rPr>
              <w:rStyle w:val="aa"/>
            </w:rPr>
          </w:r>
          <w:r w:rsidRPr="009463CD">
            <w:rPr>
              <w:rStyle w:val="aa"/>
            </w:rPr>
            <w:fldChar w:fldCharType="separate"/>
          </w:r>
          <w:r w:rsidRPr="009463CD">
            <w:rPr>
              <w:rStyle w:val="aa"/>
            </w:rPr>
            <w:t>6.</w:t>
          </w:r>
          <w:r>
            <w:rPr>
              <w:rFonts w:asciiTheme="minorHAnsi" w:eastAsiaTheme="minorEastAsia" w:hAnsiTheme="minorHAnsi" w:cstheme="minorBidi"/>
              <w:b w:val="0"/>
              <w:kern w:val="2"/>
              <w:szCs w:val="24"/>
              <w:lang w:val="ru-RU" w:eastAsia="ru-RU"/>
              <w14:ligatures w14:val="standardContextual"/>
            </w:rPr>
            <w:tab/>
          </w:r>
          <w:r w:rsidRPr="009463CD">
            <w:rPr>
              <w:rStyle w:val="aa"/>
            </w:rPr>
            <w:t>Quality Attributes</w:t>
          </w:r>
          <w:r>
            <w:rPr>
              <w:webHidden/>
            </w:rPr>
            <w:tab/>
          </w:r>
          <w:r>
            <w:rPr>
              <w:webHidden/>
            </w:rPr>
            <w:fldChar w:fldCharType="begin"/>
          </w:r>
          <w:r>
            <w:rPr>
              <w:webHidden/>
            </w:rPr>
            <w:instrText xml:space="preserve"> PAGEREF _Toc223093418 \h </w:instrText>
          </w:r>
          <w:r>
            <w:rPr>
              <w:webHidden/>
            </w:rPr>
          </w:r>
          <w:r>
            <w:rPr>
              <w:webHidden/>
            </w:rPr>
            <w:fldChar w:fldCharType="separate"/>
          </w:r>
          <w:r>
            <w:rPr>
              <w:webHidden/>
            </w:rPr>
            <w:t>8</w:t>
          </w:r>
          <w:r>
            <w:rPr>
              <w:webHidden/>
            </w:rPr>
            <w:fldChar w:fldCharType="end"/>
          </w:r>
          <w:r w:rsidRPr="009463CD">
            <w:rPr>
              <w:rStyle w:val="aa"/>
            </w:rPr>
            <w:fldChar w:fldCharType="end"/>
          </w:r>
        </w:p>
        <w:p w14:paraId="792489BD" w14:textId="287D82D6" w:rsidR="00BE0694" w:rsidRDefault="00BE0694">
          <w:pPr>
            <w:pStyle w:val="20"/>
            <w:tabs>
              <w:tab w:val="left" w:pos="960"/>
            </w:tabs>
            <w:rPr>
              <w:rFonts w:asciiTheme="minorHAnsi" w:eastAsiaTheme="minorEastAsia" w:hAnsiTheme="minorHAnsi" w:cstheme="minorBidi"/>
              <w:noProof/>
              <w:kern w:val="2"/>
              <w:sz w:val="24"/>
              <w:szCs w:val="24"/>
              <w:lang w:val="ru-RU" w:eastAsia="ru-RU"/>
              <w14:ligatures w14:val="standardContextual"/>
            </w:rPr>
          </w:pPr>
          <w:r w:rsidRPr="009463CD">
            <w:rPr>
              <w:rStyle w:val="aa"/>
              <w:noProof/>
            </w:rPr>
            <w:fldChar w:fldCharType="begin"/>
          </w:r>
          <w:r w:rsidRPr="009463CD">
            <w:rPr>
              <w:rStyle w:val="aa"/>
              <w:noProof/>
            </w:rPr>
            <w:instrText xml:space="preserve"> </w:instrText>
          </w:r>
          <w:r>
            <w:rPr>
              <w:noProof/>
            </w:rPr>
            <w:instrText>HYPERLINK \l "_Toc223093419"</w:instrText>
          </w:r>
          <w:r w:rsidRPr="009463CD">
            <w:rPr>
              <w:rStyle w:val="aa"/>
              <w:noProof/>
            </w:rPr>
            <w:instrText xml:space="preserve"> </w:instrText>
          </w:r>
          <w:r w:rsidRPr="009463CD">
            <w:rPr>
              <w:rStyle w:val="aa"/>
              <w:noProof/>
            </w:rPr>
          </w:r>
          <w:r w:rsidRPr="009463CD">
            <w:rPr>
              <w:rStyle w:val="aa"/>
              <w:noProof/>
            </w:rPr>
            <w:fldChar w:fldCharType="separate"/>
          </w:r>
          <w:r w:rsidRPr="009463CD">
            <w:rPr>
              <w:rStyle w:val="aa"/>
              <w:noProof/>
            </w:rPr>
            <w:t>6.1</w:t>
          </w:r>
          <w:r>
            <w:rPr>
              <w:rFonts w:asciiTheme="minorHAnsi" w:eastAsiaTheme="minorEastAsia" w:hAnsiTheme="minorHAnsi" w:cstheme="minorBidi"/>
              <w:noProof/>
              <w:kern w:val="2"/>
              <w:sz w:val="24"/>
              <w:szCs w:val="24"/>
              <w:lang w:val="ru-RU" w:eastAsia="ru-RU"/>
              <w14:ligatures w14:val="standardContextual"/>
            </w:rPr>
            <w:tab/>
          </w:r>
          <w:r w:rsidRPr="009463CD">
            <w:rPr>
              <w:rStyle w:val="aa"/>
              <w:noProof/>
            </w:rPr>
            <w:t>Usability</w:t>
          </w:r>
          <w:r>
            <w:rPr>
              <w:noProof/>
              <w:webHidden/>
            </w:rPr>
            <w:tab/>
          </w:r>
          <w:r>
            <w:rPr>
              <w:noProof/>
              <w:webHidden/>
            </w:rPr>
            <w:fldChar w:fldCharType="begin"/>
          </w:r>
          <w:r>
            <w:rPr>
              <w:noProof/>
              <w:webHidden/>
            </w:rPr>
            <w:instrText xml:space="preserve"> PAGEREF _Toc223093419 \h </w:instrText>
          </w:r>
          <w:r>
            <w:rPr>
              <w:noProof/>
              <w:webHidden/>
            </w:rPr>
          </w:r>
          <w:r>
            <w:rPr>
              <w:noProof/>
              <w:webHidden/>
            </w:rPr>
            <w:fldChar w:fldCharType="separate"/>
          </w:r>
          <w:r>
            <w:rPr>
              <w:noProof/>
              <w:webHidden/>
            </w:rPr>
            <w:t>8</w:t>
          </w:r>
          <w:r>
            <w:rPr>
              <w:noProof/>
              <w:webHidden/>
            </w:rPr>
            <w:fldChar w:fldCharType="end"/>
          </w:r>
          <w:r w:rsidRPr="009463CD">
            <w:rPr>
              <w:rStyle w:val="aa"/>
              <w:noProof/>
            </w:rPr>
            <w:fldChar w:fldCharType="end"/>
          </w:r>
        </w:p>
        <w:p w14:paraId="09C5097B" w14:textId="0D1ADCD4" w:rsidR="00BE0694" w:rsidRDefault="00BE0694">
          <w:pPr>
            <w:pStyle w:val="20"/>
            <w:tabs>
              <w:tab w:val="left" w:pos="960"/>
            </w:tabs>
            <w:rPr>
              <w:rFonts w:asciiTheme="minorHAnsi" w:eastAsiaTheme="minorEastAsia" w:hAnsiTheme="minorHAnsi" w:cstheme="minorBidi"/>
              <w:noProof/>
              <w:kern w:val="2"/>
              <w:sz w:val="24"/>
              <w:szCs w:val="24"/>
              <w:lang w:val="ru-RU" w:eastAsia="ru-RU"/>
              <w14:ligatures w14:val="standardContextual"/>
            </w:rPr>
          </w:pPr>
          <w:r w:rsidRPr="009463CD">
            <w:rPr>
              <w:rStyle w:val="aa"/>
              <w:noProof/>
            </w:rPr>
            <w:fldChar w:fldCharType="begin"/>
          </w:r>
          <w:r w:rsidRPr="009463CD">
            <w:rPr>
              <w:rStyle w:val="aa"/>
              <w:noProof/>
            </w:rPr>
            <w:instrText xml:space="preserve"> </w:instrText>
          </w:r>
          <w:r>
            <w:rPr>
              <w:noProof/>
            </w:rPr>
            <w:instrText>HYPERLINK \l "_Toc223093420"</w:instrText>
          </w:r>
          <w:r w:rsidRPr="009463CD">
            <w:rPr>
              <w:rStyle w:val="aa"/>
              <w:noProof/>
            </w:rPr>
            <w:instrText xml:space="preserve"> </w:instrText>
          </w:r>
          <w:r w:rsidRPr="009463CD">
            <w:rPr>
              <w:rStyle w:val="aa"/>
              <w:noProof/>
            </w:rPr>
          </w:r>
          <w:r w:rsidRPr="009463CD">
            <w:rPr>
              <w:rStyle w:val="aa"/>
              <w:noProof/>
            </w:rPr>
            <w:fldChar w:fldCharType="separate"/>
          </w:r>
          <w:r w:rsidRPr="009463CD">
            <w:rPr>
              <w:rStyle w:val="aa"/>
              <w:noProof/>
            </w:rPr>
            <w:t>6.2</w:t>
          </w:r>
          <w:r>
            <w:rPr>
              <w:rFonts w:asciiTheme="minorHAnsi" w:eastAsiaTheme="minorEastAsia" w:hAnsiTheme="minorHAnsi" w:cstheme="minorBidi"/>
              <w:noProof/>
              <w:kern w:val="2"/>
              <w:sz w:val="24"/>
              <w:szCs w:val="24"/>
              <w:lang w:val="ru-RU" w:eastAsia="ru-RU"/>
              <w14:ligatures w14:val="standardContextual"/>
            </w:rPr>
            <w:tab/>
          </w:r>
          <w:r w:rsidRPr="009463CD">
            <w:rPr>
              <w:rStyle w:val="aa"/>
              <w:noProof/>
            </w:rPr>
            <w:t>Performance</w:t>
          </w:r>
          <w:r>
            <w:rPr>
              <w:noProof/>
              <w:webHidden/>
            </w:rPr>
            <w:tab/>
          </w:r>
          <w:r>
            <w:rPr>
              <w:noProof/>
              <w:webHidden/>
            </w:rPr>
            <w:fldChar w:fldCharType="begin"/>
          </w:r>
          <w:r>
            <w:rPr>
              <w:noProof/>
              <w:webHidden/>
            </w:rPr>
            <w:instrText xml:space="preserve"> PAGEREF _Toc223093420 \h </w:instrText>
          </w:r>
          <w:r>
            <w:rPr>
              <w:noProof/>
              <w:webHidden/>
            </w:rPr>
          </w:r>
          <w:r>
            <w:rPr>
              <w:noProof/>
              <w:webHidden/>
            </w:rPr>
            <w:fldChar w:fldCharType="separate"/>
          </w:r>
          <w:r>
            <w:rPr>
              <w:noProof/>
              <w:webHidden/>
            </w:rPr>
            <w:t>8</w:t>
          </w:r>
          <w:r>
            <w:rPr>
              <w:noProof/>
              <w:webHidden/>
            </w:rPr>
            <w:fldChar w:fldCharType="end"/>
          </w:r>
          <w:r w:rsidRPr="009463CD">
            <w:rPr>
              <w:rStyle w:val="aa"/>
              <w:noProof/>
            </w:rPr>
            <w:fldChar w:fldCharType="end"/>
          </w:r>
        </w:p>
        <w:p w14:paraId="670963DC" w14:textId="04204C79" w:rsidR="00BE0694" w:rsidRDefault="00BE0694">
          <w:pPr>
            <w:pStyle w:val="20"/>
            <w:tabs>
              <w:tab w:val="left" w:pos="960"/>
            </w:tabs>
            <w:rPr>
              <w:rFonts w:asciiTheme="minorHAnsi" w:eastAsiaTheme="minorEastAsia" w:hAnsiTheme="minorHAnsi" w:cstheme="minorBidi"/>
              <w:noProof/>
              <w:kern w:val="2"/>
              <w:sz w:val="24"/>
              <w:szCs w:val="24"/>
              <w:lang w:val="ru-RU" w:eastAsia="ru-RU"/>
              <w14:ligatures w14:val="standardContextual"/>
            </w:rPr>
          </w:pPr>
          <w:r w:rsidRPr="009463CD">
            <w:rPr>
              <w:rStyle w:val="aa"/>
              <w:noProof/>
            </w:rPr>
            <w:fldChar w:fldCharType="begin"/>
          </w:r>
          <w:r w:rsidRPr="009463CD">
            <w:rPr>
              <w:rStyle w:val="aa"/>
              <w:noProof/>
            </w:rPr>
            <w:instrText xml:space="preserve"> </w:instrText>
          </w:r>
          <w:r>
            <w:rPr>
              <w:noProof/>
            </w:rPr>
            <w:instrText>HYPERLINK \l "_Toc223093421"</w:instrText>
          </w:r>
          <w:r w:rsidRPr="009463CD">
            <w:rPr>
              <w:rStyle w:val="aa"/>
              <w:noProof/>
            </w:rPr>
            <w:instrText xml:space="preserve"> </w:instrText>
          </w:r>
          <w:r w:rsidRPr="009463CD">
            <w:rPr>
              <w:rStyle w:val="aa"/>
              <w:noProof/>
            </w:rPr>
          </w:r>
          <w:r w:rsidRPr="009463CD">
            <w:rPr>
              <w:rStyle w:val="aa"/>
              <w:noProof/>
            </w:rPr>
            <w:fldChar w:fldCharType="separate"/>
          </w:r>
          <w:r w:rsidRPr="009463CD">
            <w:rPr>
              <w:rStyle w:val="aa"/>
              <w:noProof/>
            </w:rPr>
            <w:t>6.3</w:t>
          </w:r>
          <w:r>
            <w:rPr>
              <w:rFonts w:asciiTheme="minorHAnsi" w:eastAsiaTheme="minorEastAsia" w:hAnsiTheme="minorHAnsi" w:cstheme="minorBidi"/>
              <w:noProof/>
              <w:kern w:val="2"/>
              <w:sz w:val="24"/>
              <w:szCs w:val="24"/>
              <w:lang w:val="ru-RU" w:eastAsia="ru-RU"/>
              <w14:ligatures w14:val="standardContextual"/>
            </w:rPr>
            <w:tab/>
          </w:r>
          <w:r w:rsidRPr="009463CD">
            <w:rPr>
              <w:rStyle w:val="aa"/>
              <w:noProof/>
            </w:rPr>
            <w:t>Security</w:t>
          </w:r>
          <w:r>
            <w:rPr>
              <w:noProof/>
              <w:webHidden/>
            </w:rPr>
            <w:tab/>
          </w:r>
          <w:r>
            <w:rPr>
              <w:noProof/>
              <w:webHidden/>
            </w:rPr>
            <w:fldChar w:fldCharType="begin"/>
          </w:r>
          <w:r>
            <w:rPr>
              <w:noProof/>
              <w:webHidden/>
            </w:rPr>
            <w:instrText xml:space="preserve"> PAGEREF _Toc223093421 \h </w:instrText>
          </w:r>
          <w:r>
            <w:rPr>
              <w:noProof/>
              <w:webHidden/>
            </w:rPr>
          </w:r>
          <w:r>
            <w:rPr>
              <w:noProof/>
              <w:webHidden/>
            </w:rPr>
            <w:fldChar w:fldCharType="separate"/>
          </w:r>
          <w:r>
            <w:rPr>
              <w:noProof/>
              <w:webHidden/>
            </w:rPr>
            <w:t>8</w:t>
          </w:r>
          <w:r>
            <w:rPr>
              <w:noProof/>
              <w:webHidden/>
            </w:rPr>
            <w:fldChar w:fldCharType="end"/>
          </w:r>
          <w:r w:rsidRPr="009463CD">
            <w:rPr>
              <w:rStyle w:val="aa"/>
              <w:noProof/>
            </w:rPr>
            <w:fldChar w:fldCharType="end"/>
          </w:r>
        </w:p>
        <w:p w14:paraId="6E48E741" w14:textId="04882057" w:rsidR="00BE0694" w:rsidRDefault="00BE0694">
          <w:pPr>
            <w:pStyle w:val="20"/>
            <w:tabs>
              <w:tab w:val="left" w:pos="960"/>
            </w:tabs>
            <w:rPr>
              <w:rFonts w:asciiTheme="minorHAnsi" w:eastAsiaTheme="minorEastAsia" w:hAnsiTheme="minorHAnsi" w:cstheme="minorBidi"/>
              <w:noProof/>
              <w:kern w:val="2"/>
              <w:sz w:val="24"/>
              <w:szCs w:val="24"/>
              <w:lang w:val="ru-RU" w:eastAsia="ru-RU"/>
              <w14:ligatures w14:val="standardContextual"/>
            </w:rPr>
          </w:pPr>
          <w:r w:rsidRPr="009463CD">
            <w:rPr>
              <w:rStyle w:val="aa"/>
              <w:noProof/>
            </w:rPr>
            <w:fldChar w:fldCharType="begin"/>
          </w:r>
          <w:r w:rsidRPr="009463CD">
            <w:rPr>
              <w:rStyle w:val="aa"/>
              <w:noProof/>
            </w:rPr>
            <w:instrText xml:space="preserve"> </w:instrText>
          </w:r>
          <w:r>
            <w:rPr>
              <w:noProof/>
            </w:rPr>
            <w:instrText>HYPERLINK \l "_Toc223093422"</w:instrText>
          </w:r>
          <w:r w:rsidRPr="009463CD">
            <w:rPr>
              <w:rStyle w:val="aa"/>
              <w:noProof/>
            </w:rPr>
            <w:instrText xml:space="preserve"> </w:instrText>
          </w:r>
          <w:r w:rsidRPr="009463CD">
            <w:rPr>
              <w:rStyle w:val="aa"/>
              <w:noProof/>
            </w:rPr>
          </w:r>
          <w:r w:rsidRPr="009463CD">
            <w:rPr>
              <w:rStyle w:val="aa"/>
              <w:noProof/>
            </w:rPr>
            <w:fldChar w:fldCharType="separate"/>
          </w:r>
          <w:r w:rsidRPr="009463CD">
            <w:rPr>
              <w:rStyle w:val="aa"/>
              <w:noProof/>
            </w:rPr>
            <w:t>6.4</w:t>
          </w:r>
          <w:r>
            <w:rPr>
              <w:rFonts w:asciiTheme="minorHAnsi" w:eastAsiaTheme="minorEastAsia" w:hAnsiTheme="minorHAnsi" w:cstheme="minorBidi"/>
              <w:noProof/>
              <w:kern w:val="2"/>
              <w:sz w:val="24"/>
              <w:szCs w:val="24"/>
              <w:lang w:val="ru-RU" w:eastAsia="ru-RU"/>
              <w14:ligatures w14:val="standardContextual"/>
            </w:rPr>
            <w:tab/>
          </w:r>
          <w:r w:rsidRPr="009463CD">
            <w:rPr>
              <w:rStyle w:val="aa"/>
              <w:noProof/>
            </w:rPr>
            <w:t>Safety</w:t>
          </w:r>
          <w:r>
            <w:rPr>
              <w:noProof/>
              <w:webHidden/>
            </w:rPr>
            <w:tab/>
          </w:r>
          <w:r>
            <w:rPr>
              <w:noProof/>
              <w:webHidden/>
            </w:rPr>
            <w:fldChar w:fldCharType="begin"/>
          </w:r>
          <w:r>
            <w:rPr>
              <w:noProof/>
              <w:webHidden/>
            </w:rPr>
            <w:instrText xml:space="preserve"> PAGEREF _Toc223093422 \h </w:instrText>
          </w:r>
          <w:r>
            <w:rPr>
              <w:noProof/>
              <w:webHidden/>
            </w:rPr>
          </w:r>
          <w:r>
            <w:rPr>
              <w:noProof/>
              <w:webHidden/>
            </w:rPr>
            <w:fldChar w:fldCharType="separate"/>
          </w:r>
          <w:r>
            <w:rPr>
              <w:noProof/>
              <w:webHidden/>
            </w:rPr>
            <w:t>8</w:t>
          </w:r>
          <w:r>
            <w:rPr>
              <w:noProof/>
              <w:webHidden/>
            </w:rPr>
            <w:fldChar w:fldCharType="end"/>
          </w:r>
          <w:r w:rsidRPr="009463CD">
            <w:rPr>
              <w:rStyle w:val="aa"/>
              <w:noProof/>
            </w:rPr>
            <w:fldChar w:fldCharType="end"/>
          </w:r>
        </w:p>
        <w:p w14:paraId="7DDC9DDF" w14:textId="00A29FF5" w:rsidR="00BE0694" w:rsidRDefault="00BE0694">
          <w:pPr>
            <w:pStyle w:val="20"/>
            <w:tabs>
              <w:tab w:val="left" w:pos="960"/>
            </w:tabs>
            <w:rPr>
              <w:rFonts w:asciiTheme="minorHAnsi" w:eastAsiaTheme="minorEastAsia" w:hAnsiTheme="minorHAnsi" w:cstheme="minorBidi"/>
              <w:noProof/>
              <w:kern w:val="2"/>
              <w:sz w:val="24"/>
              <w:szCs w:val="24"/>
              <w:lang w:val="ru-RU" w:eastAsia="ru-RU"/>
              <w14:ligatures w14:val="standardContextual"/>
            </w:rPr>
          </w:pPr>
          <w:r w:rsidRPr="009463CD">
            <w:rPr>
              <w:rStyle w:val="aa"/>
              <w:noProof/>
            </w:rPr>
            <w:fldChar w:fldCharType="begin"/>
          </w:r>
          <w:r w:rsidRPr="009463CD">
            <w:rPr>
              <w:rStyle w:val="aa"/>
              <w:noProof/>
            </w:rPr>
            <w:instrText xml:space="preserve"> </w:instrText>
          </w:r>
          <w:r>
            <w:rPr>
              <w:noProof/>
            </w:rPr>
            <w:instrText>HYPERLINK \l "_Toc223093423"</w:instrText>
          </w:r>
          <w:r w:rsidRPr="009463CD">
            <w:rPr>
              <w:rStyle w:val="aa"/>
              <w:noProof/>
            </w:rPr>
            <w:instrText xml:space="preserve"> </w:instrText>
          </w:r>
          <w:r w:rsidRPr="009463CD">
            <w:rPr>
              <w:rStyle w:val="aa"/>
              <w:noProof/>
            </w:rPr>
          </w:r>
          <w:r w:rsidRPr="009463CD">
            <w:rPr>
              <w:rStyle w:val="aa"/>
              <w:noProof/>
            </w:rPr>
            <w:fldChar w:fldCharType="separate"/>
          </w:r>
          <w:r w:rsidRPr="009463CD">
            <w:rPr>
              <w:rStyle w:val="aa"/>
              <w:noProof/>
            </w:rPr>
            <w:t>6.5</w:t>
          </w:r>
          <w:r>
            <w:rPr>
              <w:rFonts w:asciiTheme="minorHAnsi" w:eastAsiaTheme="minorEastAsia" w:hAnsiTheme="minorHAnsi" w:cstheme="minorBidi"/>
              <w:noProof/>
              <w:kern w:val="2"/>
              <w:sz w:val="24"/>
              <w:szCs w:val="24"/>
              <w:lang w:val="ru-RU" w:eastAsia="ru-RU"/>
              <w14:ligatures w14:val="standardContextual"/>
            </w:rPr>
            <w:tab/>
          </w:r>
          <w:r w:rsidRPr="009463CD">
            <w:rPr>
              <w:rStyle w:val="aa"/>
              <w:noProof/>
            </w:rPr>
            <w:t>[Others as relevant]</w:t>
          </w:r>
          <w:r>
            <w:rPr>
              <w:noProof/>
              <w:webHidden/>
            </w:rPr>
            <w:tab/>
          </w:r>
          <w:r>
            <w:rPr>
              <w:noProof/>
              <w:webHidden/>
            </w:rPr>
            <w:fldChar w:fldCharType="begin"/>
          </w:r>
          <w:r>
            <w:rPr>
              <w:noProof/>
              <w:webHidden/>
            </w:rPr>
            <w:instrText xml:space="preserve"> PAGEREF _Toc223093423 \h </w:instrText>
          </w:r>
          <w:r>
            <w:rPr>
              <w:noProof/>
              <w:webHidden/>
            </w:rPr>
          </w:r>
          <w:r>
            <w:rPr>
              <w:noProof/>
              <w:webHidden/>
            </w:rPr>
            <w:fldChar w:fldCharType="separate"/>
          </w:r>
          <w:r>
            <w:rPr>
              <w:noProof/>
              <w:webHidden/>
            </w:rPr>
            <w:t>8</w:t>
          </w:r>
          <w:r>
            <w:rPr>
              <w:noProof/>
              <w:webHidden/>
            </w:rPr>
            <w:fldChar w:fldCharType="end"/>
          </w:r>
          <w:r w:rsidRPr="009463CD">
            <w:rPr>
              <w:rStyle w:val="aa"/>
              <w:noProof/>
            </w:rPr>
            <w:fldChar w:fldCharType="end"/>
          </w:r>
        </w:p>
        <w:p w14:paraId="13A17E8F" w14:textId="61B8E66A" w:rsidR="00BE0694" w:rsidRDefault="00BE0694">
          <w:pPr>
            <w:pStyle w:val="10"/>
            <w:rPr>
              <w:rFonts w:asciiTheme="minorHAnsi" w:eastAsiaTheme="minorEastAsia" w:hAnsiTheme="minorHAnsi" w:cstheme="minorBidi"/>
              <w:b w:val="0"/>
              <w:kern w:val="2"/>
              <w:szCs w:val="24"/>
              <w:lang w:val="ru-RU" w:eastAsia="ru-RU"/>
              <w14:ligatures w14:val="standardContextual"/>
            </w:rPr>
          </w:pPr>
          <w:r w:rsidRPr="009463CD">
            <w:rPr>
              <w:rStyle w:val="aa"/>
            </w:rPr>
            <w:fldChar w:fldCharType="begin"/>
          </w:r>
          <w:r w:rsidRPr="009463CD">
            <w:rPr>
              <w:rStyle w:val="aa"/>
            </w:rPr>
            <w:instrText xml:space="preserve"> </w:instrText>
          </w:r>
          <w:r>
            <w:instrText>HYPERLINK \l "_Toc223093424"</w:instrText>
          </w:r>
          <w:r w:rsidRPr="009463CD">
            <w:rPr>
              <w:rStyle w:val="aa"/>
            </w:rPr>
            <w:instrText xml:space="preserve"> </w:instrText>
          </w:r>
          <w:r w:rsidRPr="009463CD">
            <w:rPr>
              <w:rStyle w:val="aa"/>
            </w:rPr>
          </w:r>
          <w:r w:rsidRPr="009463CD">
            <w:rPr>
              <w:rStyle w:val="aa"/>
            </w:rPr>
            <w:fldChar w:fldCharType="separate"/>
          </w:r>
          <w:r w:rsidRPr="009463CD">
            <w:rPr>
              <w:rStyle w:val="aa"/>
            </w:rPr>
            <w:t>7.</w:t>
          </w:r>
          <w:r>
            <w:rPr>
              <w:rFonts w:asciiTheme="minorHAnsi" w:eastAsiaTheme="minorEastAsia" w:hAnsiTheme="minorHAnsi" w:cstheme="minorBidi"/>
              <w:b w:val="0"/>
              <w:kern w:val="2"/>
              <w:szCs w:val="24"/>
              <w:lang w:val="ru-RU" w:eastAsia="ru-RU"/>
              <w14:ligatures w14:val="standardContextual"/>
            </w:rPr>
            <w:tab/>
          </w:r>
          <w:r w:rsidRPr="009463CD">
            <w:rPr>
              <w:rStyle w:val="aa"/>
            </w:rPr>
            <w:t>Internationalization and Localization Requirements</w:t>
          </w:r>
          <w:r>
            <w:rPr>
              <w:webHidden/>
            </w:rPr>
            <w:tab/>
          </w:r>
          <w:r>
            <w:rPr>
              <w:webHidden/>
            </w:rPr>
            <w:fldChar w:fldCharType="begin"/>
          </w:r>
          <w:r>
            <w:rPr>
              <w:webHidden/>
            </w:rPr>
            <w:instrText xml:space="preserve"> PAGEREF _Toc223093424 \h </w:instrText>
          </w:r>
          <w:r>
            <w:rPr>
              <w:webHidden/>
            </w:rPr>
          </w:r>
          <w:r>
            <w:rPr>
              <w:webHidden/>
            </w:rPr>
            <w:fldChar w:fldCharType="separate"/>
          </w:r>
          <w:r>
            <w:rPr>
              <w:webHidden/>
            </w:rPr>
            <w:t>8</w:t>
          </w:r>
          <w:r>
            <w:rPr>
              <w:webHidden/>
            </w:rPr>
            <w:fldChar w:fldCharType="end"/>
          </w:r>
          <w:r w:rsidRPr="009463CD">
            <w:rPr>
              <w:rStyle w:val="aa"/>
            </w:rPr>
            <w:fldChar w:fldCharType="end"/>
          </w:r>
        </w:p>
        <w:p w14:paraId="3580E1E2" w14:textId="19C01AC2" w:rsidR="00BE0694" w:rsidRDefault="00BE0694">
          <w:pPr>
            <w:pStyle w:val="10"/>
            <w:rPr>
              <w:rFonts w:asciiTheme="minorHAnsi" w:eastAsiaTheme="minorEastAsia" w:hAnsiTheme="minorHAnsi" w:cstheme="minorBidi"/>
              <w:b w:val="0"/>
              <w:kern w:val="2"/>
              <w:szCs w:val="24"/>
              <w:lang w:val="ru-RU" w:eastAsia="ru-RU"/>
              <w14:ligatures w14:val="standardContextual"/>
            </w:rPr>
          </w:pPr>
          <w:r w:rsidRPr="009463CD">
            <w:rPr>
              <w:rStyle w:val="aa"/>
            </w:rPr>
            <w:lastRenderedPageBreak/>
            <w:fldChar w:fldCharType="begin"/>
          </w:r>
          <w:r w:rsidRPr="009463CD">
            <w:rPr>
              <w:rStyle w:val="aa"/>
            </w:rPr>
            <w:instrText xml:space="preserve"> </w:instrText>
          </w:r>
          <w:r>
            <w:instrText>HYPERLINK \l "_Toc223093425"</w:instrText>
          </w:r>
          <w:r w:rsidRPr="009463CD">
            <w:rPr>
              <w:rStyle w:val="aa"/>
            </w:rPr>
            <w:instrText xml:space="preserve"> </w:instrText>
          </w:r>
          <w:r w:rsidRPr="009463CD">
            <w:rPr>
              <w:rStyle w:val="aa"/>
            </w:rPr>
          </w:r>
          <w:r w:rsidRPr="009463CD">
            <w:rPr>
              <w:rStyle w:val="aa"/>
            </w:rPr>
            <w:fldChar w:fldCharType="separate"/>
          </w:r>
          <w:r w:rsidRPr="009463CD">
            <w:rPr>
              <w:rStyle w:val="aa"/>
            </w:rPr>
            <w:t>8.</w:t>
          </w:r>
          <w:r>
            <w:rPr>
              <w:rFonts w:asciiTheme="minorHAnsi" w:eastAsiaTheme="minorEastAsia" w:hAnsiTheme="minorHAnsi" w:cstheme="minorBidi"/>
              <w:b w:val="0"/>
              <w:kern w:val="2"/>
              <w:szCs w:val="24"/>
              <w:lang w:val="ru-RU" w:eastAsia="ru-RU"/>
              <w14:ligatures w14:val="standardContextual"/>
            </w:rPr>
            <w:tab/>
          </w:r>
          <w:r w:rsidRPr="009463CD">
            <w:rPr>
              <w:rStyle w:val="aa"/>
            </w:rPr>
            <w:t>Other Requirements</w:t>
          </w:r>
          <w:r>
            <w:rPr>
              <w:webHidden/>
            </w:rPr>
            <w:tab/>
          </w:r>
          <w:r>
            <w:rPr>
              <w:webHidden/>
            </w:rPr>
            <w:fldChar w:fldCharType="begin"/>
          </w:r>
          <w:r>
            <w:rPr>
              <w:webHidden/>
            </w:rPr>
            <w:instrText xml:space="preserve"> PAGEREF _Toc223093425 \h </w:instrText>
          </w:r>
          <w:r>
            <w:rPr>
              <w:webHidden/>
            </w:rPr>
          </w:r>
          <w:r>
            <w:rPr>
              <w:webHidden/>
            </w:rPr>
            <w:fldChar w:fldCharType="separate"/>
          </w:r>
          <w:r>
            <w:rPr>
              <w:webHidden/>
            </w:rPr>
            <w:t>9</w:t>
          </w:r>
          <w:r>
            <w:rPr>
              <w:webHidden/>
            </w:rPr>
            <w:fldChar w:fldCharType="end"/>
          </w:r>
          <w:r w:rsidRPr="009463CD">
            <w:rPr>
              <w:rStyle w:val="aa"/>
            </w:rPr>
            <w:fldChar w:fldCharType="end"/>
          </w:r>
        </w:p>
        <w:p w14:paraId="2C665BD7" w14:textId="0C44DF7D" w:rsidR="00BE0694" w:rsidRDefault="00BE0694">
          <w:pPr>
            <w:pStyle w:val="10"/>
            <w:rPr>
              <w:rFonts w:asciiTheme="minorHAnsi" w:eastAsiaTheme="minorEastAsia" w:hAnsiTheme="minorHAnsi" w:cstheme="minorBidi"/>
              <w:b w:val="0"/>
              <w:kern w:val="2"/>
              <w:szCs w:val="24"/>
              <w:lang w:val="ru-RU" w:eastAsia="ru-RU"/>
              <w14:ligatures w14:val="standardContextual"/>
            </w:rPr>
          </w:pPr>
          <w:r w:rsidRPr="009463CD">
            <w:rPr>
              <w:rStyle w:val="aa"/>
            </w:rPr>
            <w:fldChar w:fldCharType="begin"/>
          </w:r>
          <w:r w:rsidRPr="009463CD">
            <w:rPr>
              <w:rStyle w:val="aa"/>
            </w:rPr>
            <w:instrText xml:space="preserve"> </w:instrText>
          </w:r>
          <w:r>
            <w:instrText>HYPERLINK \l "_Toc223093426"</w:instrText>
          </w:r>
          <w:r w:rsidRPr="009463CD">
            <w:rPr>
              <w:rStyle w:val="aa"/>
            </w:rPr>
            <w:instrText xml:space="preserve"> </w:instrText>
          </w:r>
          <w:r w:rsidRPr="009463CD">
            <w:rPr>
              <w:rStyle w:val="aa"/>
            </w:rPr>
          </w:r>
          <w:r w:rsidRPr="009463CD">
            <w:rPr>
              <w:rStyle w:val="aa"/>
            </w:rPr>
            <w:fldChar w:fldCharType="separate"/>
          </w:r>
          <w:r w:rsidRPr="009463CD">
            <w:rPr>
              <w:rStyle w:val="aa"/>
            </w:rPr>
            <w:t>Appendix A: Glossary</w:t>
          </w:r>
          <w:r>
            <w:rPr>
              <w:webHidden/>
            </w:rPr>
            <w:tab/>
          </w:r>
          <w:r>
            <w:rPr>
              <w:webHidden/>
            </w:rPr>
            <w:fldChar w:fldCharType="begin"/>
          </w:r>
          <w:r>
            <w:rPr>
              <w:webHidden/>
            </w:rPr>
            <w:instrText xml:space="preserve"> PAGEREF _Toc223093426 \h </w:instrText>
          </w:r>
          <w:r>
            <w:rPr>
              <w:webHidden/>
            </w:rPr>
          </w:r>
          <w:r>
            <w:rPr>
              <w:webHidden/>
            </w:rPr>
            <w:fldChar w:fldCharType="separate"/>
          </w:r>
          <w:r>
            <w:rPr>
              <w:webHidden/>
            </w:rPr>
            <w:t>9</w:t>
          </w:r>
          <w:r>
            <w:rPr>
              <w:webHidden/>
            </w:rPr>
            <w:fldChar w:fldCharType="end"/>
          </w:r>
          <w:r w:rsidRPr="009463CD">
            <w:rPr>
              <w:rStyle w:val="aa"/>
            </w:rPr>
            <w:fldChar w:fldCharType="end"/>
          </w:r>
        </w:p>
        <w:p w14:paraId="6DDE1E8B" w14:textId="785761A8" w:rsidR="00BE0694" w:rsidRDefault="00BE0694">
          <w:pPr>
            <w:pStyle w:val="20"/>
            <w:tabs>
              <w:tab w:val="left" w:pos="960"/>
            </w:tabs>
            <w:rPr>
              <w:rFonts w:asciiTheme="minorHAnsi" w:eastAsiaTheme="minorEastAsia" w:hAnsiTheme="minorHAnsi" w:cstheme="minorBidi"/>
              <w:noProof/>
              <w:kern w:val="2"/>
              <w:sz w:val="24"/>
              <w:szCs w:val="24"/>
              <w:lang w:val="ru-RU" w:eastAsia="ru-RU"/>
              <w14:ligatures w14:val="standardContextual"/>
            </w:rPr>
          </w:pPr>
          <w:r w:rsidRPr="009463CD">
            <w:rPr>
              <w:rStyle w:val="aa"/>
              <w:noProof/>
            </w:rPr>
            <w:fldChar w:fldCharType="begin"/>
          </w:r>
          <w:r w:rsidRPr="009463CD">
            <w:rPr>
              <w:rStyle w:val="aa"/>
              <w:noProof/>
            </w:rPr>
            <w:instrText xml:space="preserve"> </w:instrText>
          </w:r>
          <w:r>
            <w:rPr>
              <w:noProof/>
            </w:rPr>
            <w:instrText>HYPERLINK \l "_Toc223093427"</w:instrText>
          </w:r>
          <w:r w:rsidRPr="009463CD">
            <w:rPr>
              <w:rStyle w:val="aa"/>
              <w:noProof/>
            </w:rPr>
            <w:instrText xml:space="preserve"> </w:instrText>
          </w:r>
          <w:r w:rsidRPr="009463CD">
            <w:rPr>
              <w:rStyle w:val="aa"/>
              <w:noProof/>
            </w:rPr>
          </w:r>
          <w:r w:rsidRPr="009463CD">
            <w:rPr>
              <w:rStyle w:val="aa"/>
              <w:noProof/>
            </w:rPr>
            <w:fldChar w:fldCharType="separate"/>
          </w:r>
          <w:r w:rsidRPr="009463CD">
            <w:rPr>
              <w:rStyle w:val="aa"/>
              <w:noProof/>
              <w:lang w:val="ru-RU"/>
            </w:rPr>
            <w:t>8.1</w:t>
          </w:r>
          <w:r>
            <w:rPr>
              <w:rFonts w:asciiTheme="minorHAnsi" w:eastAsiaTheme="minorEastAsia" w:hAnsiTheme="minorHAnsi" w:cstheme="minorBidi"/>
              <w:noProof/>
              <w:kern w:val="2"/>
              <w:sz w:val="24"/>
              <w:szCs w:val="24"/>
              <w:lang w:val="ru-RU" w:eastAsia="ru-RU"/>
              <w14:ligatures w14:val="standardContextual"/>
            </w:rPr>
            <w:tab/>
          </w:r>
          <w:r w:rsidRPr="009463CD">
            <w:rPr>
              <w:rStyle w:val="aa"/>
              <w:noProof/>
              <w:lang w:val="ru-RU"/>
            </w:rPr>
            <w:t>Рейтинги</w:t>
          </w:r>
          <w:r>
            <w:rPr>
              <w:noProof/>
              <w:webHidden/>
            </w:rPr>
            <w:tab/>
          </w:r>
          <w:r>
            <w:rPr>
              <w:noProof/>
              <w:webHidden/>
            </w:rPr>
            <w:fldChar w:fldCharType="begin"/>
          </w:r>
          <w:r>
            <w:rPr>
              <w:noProof/>
              <w:webHidden/>
            </w:rPr>
            <w:instrText xml:space="preserve"> PAGEREF _Toc223093427 \h </w:instrText>
          </w:r>
          <w:r>
            <w:rPr>
              <w:noProof/>
              <w:webHidden/>
            </w:rPr>
          </w:r>
          <w:r>
            <w:rPr>
              <w:noProof/>
              <w:webHidden/>
            </w:rPr>
            <w:fldChar w:fldCharType="separate"/>
          </w:r>
          <w:r>
            <w:rPr>
              <w:noProof/>
              <w:webHidden/>
            </w:rPr>
            <w:t>9</w:t>
          </w:r>
          <w:r>
            <w:rPr>
              <w:noProof/>
              <w:webHidden/>
            </w:rPr>
            <w:fldChar w:fldCharType="end"/>
          </w:r>
          <w:r w:rsidRPr="009463CD">
            <w:rPr>
              <w:rStyle w:val="aa"/>
              <w:noProof/>
            </w:rPr>
            <w:fldChar w:fldCharType="end"/>
          </w:r>
        </w:p>
        <w:p w14:paraId="7D46B9B9" w14:textId="0F5E918C" w:rsidR="00BE0694" w:rsidRDefault="00BE0694">
          <w:pPr>
            <w:pStyle w:val="20"/>
            <w:tabs>
              <w:tab w:val="left" w:pos="960"/>
            </w:tabs>
            <w:rPr>
              <w:rFonts w:asciiTheme="minorHAnsi" w:eastAsiaTheme="minorEastAsia" w:hAnsiTheme="minorHAnsi" w:cstheme="minorBidi"/>
              <w:noProof/>
              <w:kern w:val="2"/>
              <w:sz w:val="24"/>
              <w:szCs w:val="24"/>
              <w:lang w:val="ru-RU" w:eastAsia="ru-RU"/>
              <w14:ligatures w14:val="standardContextual"/>
            </w:rPr>
          </w:pPr>
          <w:r w:rsidRPr="009463CD">
            <w:rPr>
              <w:rStyle w:val="aa"/>
              <w:noProof/>
            </w:rPr>
            <w:fldChar w:fldCharType="begin"/>
          </w:r>
          <w:r w:rsidRPr="009463CD">
            <w:rPr>
              <w:rStyle w:val="aa"/>
              <w:noProof/>
            </w:rPr>
            <w:instrText xml:space="preserve"> </w:instrText>
          </w:r>
          <w:r>
            <w:rPr>
              <w:noProof/>
            </w:rPr>
            <w:instrText>HYPERLINK \l "_Toc223093428"</w:instrText>
          </w:r>
          <w:r w:rsidRPr="009463CD">
            <w:rPr>
              <w:rStyle w:val="aa"/>
              <w:noProof/>
            </w:rPr>
            <w:instrText xml:space="preserve"> </w:instrText>
          </w:r>
          <w:r w:rsidRPr="009463CD">
            <w:rPr>
              <w:rStyle w:val="aa"/>
              <w:noProof/>
            </w:rPr>
          </w:r>
          <w:r w:rsidRPr="009463CD">
            <w:rPr>
              <w:rStyle w:val="aa"/>
              <w:noProof/>
            </w:rPr>
            <w:fldChar w:fldCharType="separate"/>
          </w:r>
          <w:r w:rsidRPr="009463CD">
            <w:rPr>
              <w:rStyle w:val="aa"/>
              <w:noProof/>
              <w:lang w:val="ru-RU"/>
            </w:rPr>
            <w:t>8.2</w:t>
          </w:r>
          <w:r>
            <w:rPr>
              <w:rFonts w:asciiTheme="minorHAnsi" w:eastAsiaTheme="minorEastAsia" w:hAnsiTheme="minorHAnsi" w:cstheme="minorBidi"/>
              <w:noProof/>
              <w:kern w:val="2"/>
              <w:sz w:val="24"/>
              <w:szCs w:val="24"/>
              <w:lang w:val="ru-RU" w:eastAsia="ru-RU"/>
              <w14:ligatures w14:val="standardContextual"/>
            </w:rPr>
            <w:tab/>
          </w:r>
          <w:r w:rsidRPr="009463CD">
            <w:rPr>
              <w:rStyle w:val="aa"/>
              <w:noProof/>
              <w:lang w:val="ru-RU"/>
            </w:rPr>
            <w:t>Размеры</w:t>
          </w:r>
          <w:r>
            <w:rPr>
              <w:noProof/>
              <w:webHidden/>
            </w:rPr>
            <w:tab/>
          </w:r>
          <w:r>
            <w:rPr>
              <w:noProof/>
              <w:webHidden/>
            </w:rPr>
            <w:fldChar w:fldCharType="begin"/>
          </w:r>
          <w:r>
            <w:rPr>
              <w:noProof/>
              <w:webHidden/>
            </w:rPr>
            <w:instrText xml:space="preserve"> PAGEREF _Toc223093428 \h </w:instrText>
          </w:r>
          <w:r>
            <w:rPr>
              <w:noProof/>
              <w:webHidden/>
            </w:rPr>
          </w:r>
          <w:r>
            <w:rPr>
              <w:noProof/>
              <w:webHidden/>
            </w:rPr>
            <w:fldChar w:fldCharType="separate"/>
          </w:r>
          <w:r>
            <w:rPr>
              <w:noProof/>
              <w:webHidden/>
            </w:rPr>
            <w:t>9</w:t>
          </w:r>
          <w:r>
            <w:rPr>
              <w:noProof/>
              <w:webHidden/>
            </w:rPr>
            <w:fldChar w:fldCharType="end"/>
          </w:r>
          <w:r w:rsidRPr="009463CD">
            <w:rPr>
              <w:rStyle w:val="aa"/>
              <w:noProof/>
            </w:rPr>
            <w:fldChar w:fldCharType="end"/>
          </w:r>
        </w:p>
        <w:p w14:paraId="1D4FD888" w14:textId="307B8B1C" w:rsidR="00BE0694" w:rsidRDefault="00BE0694">
          <w:pPr>
            <w:pStyle w:val="20"/>
            <w:tabs>
              <w:tab w:val="left" w:pos="960"/>
            </w:tabs>
            <w:rPr>
              <w:rFonts w:asciiTheme="minorHAnsi" w:eastAsiaTheme="minorEastAsia" w:hAnsiTheme="minorHAnsi" w:cstheme="minorBidi"/>
              <w:noProof/>
              <w:kern w:val="2"/>
              <w:sz w:val="24"/>
              <w:szCs w:val="24"/>
              <w:lang w:val="ru-RU" w:eastAsia="ru-RU"/>
              <w14:ligatures w14:val="standardContextual"/>
            </w:rPr>
          </w:pPr>
          <w:r w:rsidRPr="009463CD">
            <w:rPr>
              <w:rStyle w:val="aa"/>
              <w:noProof/>
            </w:rPr>
            <w:fldChar w:fldCharType="begin"/>
          </w:r>
          <w:r w:rsidRPr="009463CD">
            <w:rPr>
              <w:rStyle w:val="aa"/>
              <w:noProof/>
            </w:rPr>
            <w:instrText xml:space="preserve"> </w:instrText>
          </w:r>
          <w:r>
            <w:rPr>
              <w:noProof/>
            </w:rPr>
            <w:instrText>HYPERLINK \l "_Toc223093429"</w:instrText>
          </w:r>
          <w:r w:rsidRPr="009463CD">
            <w:rPr>
              <w:rStyle w:val="aa"/>
              <w:noProof/>
            </w:rPr>
            <w:instrText xml:space="preserve"> </w:instrText>
          </w:r>
          <w:r w:rsidRPr="009463CD">
            <w:rPr>
              <w:rStyle w:val="aa"/>
              <w:noProof/>
            </w:rPr>
          </w:r>
          <w:r w:rsidRPr="009463CD">
            <w:rPr>
              <w:rStyle w:val="aa"/>
              <w:noProof/>
            </w:rPr>
            <w:fldChar w:fldCharType="separate"/>
          </w:r>
          <w:r w:rsidRPr="009463CD">
            <w:rPr>
              <w:rStyle w:val="aa"/>
              <w:noProof/>
            </w:rPr>
            <w:t>8.3</w:t>
          </w:r>
          <w:r>
            <w:rPr>
              <w:rFonts w:asciiTheme="minorHAnsi" w:eastAsiaTheme="minorEastAsia" w:hAnsiTheme="minorHAnsi" w:cstheme="minorBidi"/>
              <w:noProof/>
              <w:kern w:val="2"/>
              <w:sz w:val="24"/>
              <w:szCs w:val="24"/>
              <w:lang w:val="ru-RU" w:eastAsia="ru-RU"/>
              <w14:ligatures w14:val="standardContextual"/>
            </w:rPr>
            <w:tab/>
          </w:r>
          <w:r w:rsidRPr="009463CD">
            <w:rPr>
              <w:rStyle w:val="aa"/>
              <w:noProof/>
              <w:lang w:val="ru-RU"/>
            </w:rPr>
            <w:t>Категории</w:t>
          </w:r>
          <w:r>
            <w:rPr>
              <w:noProof/>
              <w:webHidden/>
            </w:rPr>
            <w:tab/>
          </w:r>
          <w:r>
            <w:rPr>
              <w:noProof/>
              <w:webHidden/>
            </w:rPr>
            <w:fldChar w:fldCharType="begin"/>
          </w:r>
          <w:r>
            <w:rPr>
              <w:noProof/>
              <w:webHidden/>
            </w:rPr>
            <w:instrText xml:space="preserve"> PAGEREF _Toc223093429 \h </w:instrText>
          </w:r>
          <w:r>
            <w:rPr>
              <w:noProof/>
              <w:webHidden/>
            </w:rPr>
          </w:r>
          <w:r>
            <w:rPr>
              <w:noProof/>
              <w:webHidden/>
            </w:rPr>
            <w:fldChar w:fldCharType="separate"/>
          </w:r>
          <w:r>
            <w:rPr>
              <w:noProof/>
              <w:webHidden/>
            </w:rPr>
            <w:t>10</w:t>
          </w:r>
          <w:r>
            <w:rPr>
              <w:noProof/>
              <w:webHidden/>
            </w:rPr>
            <w:fldChar w:fldCharType="end"/>
          </w:r>
          <w:r w:rsidRPr="009463CD">
            <w:rPr>
              <w:rStyle w:val="aa"/>
              <w:noProof/>
            </w:rPr>
            <w:fldChar w:fldCharType="end"/>
          </w:r>
        </w:p>
        <w:p w14:paraId="1B32A9A8" w14:textId="3DDC6000" w:rsidR="00BE0694" w:rsidRDefault="00BE0694">
          <w:pPr>
            <w:pStyle w:val="20"/>
            <w:tabs>
              <w:tab w:val="left" w:pos="960"/>
            </w:tabs>
            <w:rPr>
              <w:rFonts w:asciiTheme="minorHAnsi" w:eastAsiaTheme="minorEastAsia" w:hAnsiTheme="minorHAnsi" w:cstheme="minorBidi"/>
              <w:noProof/>
              <w:kern w:val="2"/>
              <w:sz w:val="24"/>
              <w:szCs w:val="24"/>
              <w:lang w:val="ru-RU" w:eastAsia="ru-RU"/>
              <w14:ligatures w14:val="standardContextual"/>
            </w:rPr>
          </w:pPr>
          <w:r w:rsidRPr="009463CD">
            <w:rPr>
              <w:rStyle w:val="aa"/>
              <w:noProof/>
            </w:rPr>
            <w:fldChar w:fldCharType="begin"/>
          </w:r>
          <w:r w:rsidRPr="009463CD">
            <w:rPr>
              <w:rStyle w:val="aa"/>
              <w:noProof/>
            </w:rPr>
            <w:instrText xml:space="preserve"> </w:instrText>
          </w:r>
          <w:r>
            <w:rPr>
              <w:noProof/>
            </w:rPr>
            <w:instrText>HYPERLINK \l "_Toc223093430"</w:instrText>
          </w:r>
          <w:r w:rsidRPr="009463CD">
            <w:rPr>
              <w:rStyle w:val="aa"/>
              <w:noProof/>
            </w:rPr>
            <w:instrText xml:space="preserve"> </w:instrText>
          </w:r>
          <w:r w:rsidRPr="009463CD">
            <w:rPr>
              <w:rStyle w:val="aa"/>
              <w:noProof/>
            </w:rPr>
          </w:r>
          <w:r w:rsidRPr="009463CD">
            <w:rPr>
              <w:rStyle w:val="aa"/>
              <w:noProof/>
            </w:rPr>
            <w:fldChar w:fldCharType="separate"/>
          </w:r>
          <w:r w:rsidRPr="009463CD">
            <w:rPr>
              <w:rStyle w:val="aa"/>
              <w:noProof/>
            </w:rPr>
            <w:t>8.4</w:t>
          </w:r>
          <w:r>
            <w:rPr>
              <w:rFonts w:asciiTheme="minorHAnsi" w:eastAsiaTheme="minorEastAsia" w:hAnsiTheme="minorHAnsi" w:cstheme="minorBidi"/>
              <w:noProof/>
              <w:kern w:val="2"/>
              <w:sz w:val="24"/>
              <w:szCs w:val="24"/>
              <w:lang w:val="ru-RU" w:eastAsia="ru-RU"/>
              <w14:ligatures w14:val="standardContextual"/>
            </w:rPr>
            <w:tab/>
          </w:r>
          <w:r w:rsidRPr="009463CD">
            <w:rPr>
              <w:rStyle w:val="aa"/>
              <w:noProof/>
            </w:rPr>
            <w:t>Другие сокращения и обозначения</w:t>
          </w:r>
          <w:r>
            <w:rPr>
              <w:noProof/>
              <w:webHidden/>
            </w:rPr>
            <w:tab/>
          </w:r>
          <w:r>
            <w:rPr>
              <w:noProof/>
              <w:webHidden/>
            </w:rPr>
            <w:fldChar w:fldCharType="begin"/>
          </w:r>
          <w:r>
            <w:rPr>
              <w:noProof/>
              <w:webHidden/>
            </w:rPr>
            <w:instrText xml:space="preserve"> PAGEREF _Toc223093430 \h </w:instrText>
          </w:r>
          <w:r>
            <w:rPr>
              <w:noProof/>
              <w:webHidden/>
            </w:rPr>
          </w:r>
          <w:r>
            <w:rPr>
              <w:noProof/>
              <w:webHidden/>
            </w:rPr>
            <w:fldChar w:fldCharType="separate"/>
          </w:r>
          <w:r>
            <w:rPr>
              <w:noProof/>
              <w:webHidden/>
            </w:rPr>
            <w:t>10</w:t>
          </w:r>
          <w:r>
            <w:rPr>
              <w:noProof/>
              <w:webHidden/>
            </w:rPr>
            <w:fldChar w:fldCharType="end"/>
          </w:r>
          <w:r w:rsidRPr="009463CD">
            <w:rPr>
              <w:rStyle w:val="aa"/>
              <w:noProof/>
            </w:rPr>
            <w:fldChar w:fldCharType="end"/>
          </w:r>
        </w:p>
        <w:p w14:paraId="01A35A1E" w14:textId="3140286D" w:rsidR="00BE0694" w:rsidRDefault="00BE0694">
          <w:pPr>
            <w:pStyle w:val="10"/>
            <w:rPr>
              <w:rFonts w:asciiTheme="minorHAnsi" w:eastAsiaTheme="minorEastAsia" w:hAnsiTheme="minorHAnsi" w:cstheme="minorBidi"/>
              <w:b w:val="0"/>
              <w:kern w:val="2"/>
              <w:szCs w:val="24"/>
              <w:lang w:val="ru-RU" w:eastAsia="ru-RU"/>
              <w14:ligatures w14:val="standardContextual"/>
            </w:rPr>
          </w:pPr>
          <w:r w:rsidRPr="009463CD">
            <w:rPr>
              <w:rStyle w:val="aa"/>
            </w:rPr>
            <w:fldChar w:fldCharType="begin"/>
          </w:r>
          <w:r w:rsidRPr="009463CD">
            <w:rPr>
              <w:rStyle w:val="aa"/>
            </w:rPr>
            <w:instrText xml:space="preserve"> </w:instrText>
          </w:r>
          <w:r>
            <w:instrText>HYPERLINK \l "_Toc223093431"</w:instrText>
          </w:r>
          <w:r w:rsidRPr="009463CD">
            <w:rPr>
              <w:rStyle w:val="aa"/>
            </w:rPr>
            <w:instrText xml:space="preserve"> </w:instrText>
          </w:r>
          <w:r w:rsidRPr="009463CD">
            <w:rPr>
              <w:rStyle w:val="aa"/>
            </w:rPr>
          </w:r>
          <w:r w:rsidRPr="009463CD">
            <w:rPr>
              <w:rStyle w:val="aa"/>
            </w:rPr>
            <w:fldChar w:fldCharType="separate"/>
          </w:r>
          <w:r w:rsidRPr="009463CD">
            <w:rPr>
              <w:rStyle w:val="aa"/>
            </w:rPr>
            <w:t>Appendix</w:t>
          </w:r>
          <w:r w:rsidRPr="009463CD">
            <w:rPr>
              <w:rStyle w:val="aa"/>
              <w:lang w:val="ru-RU"/>
            </w:rPr>
            <w:t xml:space="preserve"> </w:t>
          </w:r>
          <w:r w:rsidRPr="009463CD">
            <w:rPr>
              <w:rStyle w:val="aa"/>
            </w:rPr>
            <w:t>B</w:t>
          </w:r>
          <w:r w:rsidRPr="009463CD">
            <w:rPr>
              <w:rStyle w:val="aa"/>
              <w:lang w:val="ru-RU"/>
            </w:rPr>
            <w:t xml:space="preserve">: </w:t>
          </w:r>
          <w:r w:rsidRPr="009463CD">
            <w:rPr>
              <w:rStyle w:val="aa"/>
            </w:rPr>
            <w:t>Analysis</w:t>
          </w:r>
          <w:r w:rsidRPr="009463CD">
            <w:rPr>
              <w:rStyle w:val="aa"/>
              <w:lang w:val="ru-RU"/>
            </w:rPr>
            <w:t xml:space="preserve"> </w:t>
          </w:r>
          <w:r w:rsidRPr="009463CD">
            <w:rPr>
              <w:rStyle w:val="aa"/>
            </w:rPr>
            <w:t>Models</w:t>
          </w:r>
          <w:r>
            <w:rPr>
              <w:webHidden/>
            </w:rPr>
            <w:tab/>
          </w:r>
          <w:r>
            <w:rPr>
              <w:webHidden/>
            </w:rPr>
            <w:fldChar w:fldCharType="begin"/>
          </w:r>
          <w:r>
            <w:rPr>
              <w:webHidden/>
            </w:rPr>
            <w:instrText xml:space="preserve"> PAGEREF _Toc223093431 \h </w:instrText>
          </w:r>
          <w:r>
            <w:rPr>
              <w:webHidden/>
            </w:rPr>
          </w:r>
          <w:r>
            <w:rPr>
              <w:webHidden/>
            </w:rPr>
            <w:fldChar w:fldCharType="separate"/>
          </w:r>
          <w:r>
            <w:rPr>
              <w:webHidden/>
            </w:rPr>
            <w:t>11</w:t>
          </w:r>
          <w:r>
            <w:rPr>
              <w:webHidden/>
            </w:rPr>
            <w:fldChar w:fldCharType="end"/>
          </w:r>
          <w:r w:rsidRPr="009463CD">
            <w:rPr>
              <w:rStyle w:val="aa"/>
            </w:rPr>
            <w:fldChar w:fldCharType="end"/>
          </w:r>
        </w:p>
        <w:p w14:paraId="3898D7D8" w14:textId="72C4DA55" w:rsidR="00B35BD9" w:rsidRPr="00626646" w:rsidRDefault="00B35BD9">
          <w:pPr>
            <w:rPr>
              <w:ins w:id="68" w:author="Vasy Medov" w:date="2026-02-24T19:53:00Z"/>
              <w:color w:val="000000" w:themeColor="text1"/>
              <w:rPrChange w:id="69" w:author="Vasy Medov" w:date="2026-02-26T17:30:00Z">
                <w:rPr>
                  <w:ins w:id="70" w:author="Vasy Medov" w:date="2026-02-24T19:53:00Z"/>
                </w:rPr>
              </w:rPrChange>
            </w:rPr>
          </w:pPr>
          <w:ins w:id="71" w:author="Vasy Medov" w:date="2026-02-24T19:53:00Z">
            <w:r w:rsidRPr="00626646">
              <w:rPr>
                <w:b/>
                <w:bCs/>
                <w:color w:val="000000" w:themeColor="text1"/>
                <w:rPrChange w:id="72" w:author="Vasy Medov" w:date="2026-02-26T17:30:00Z">
                  <w:rPr>
                    <w:b/>
                    <w:bCs/>
                  </w:rPr>
                </w:rPrChange>
              </w:rPr>
              <w:fldChar w:fldCharType="end"/>
            </w:r>
          </w:ins>
        </w:p>
        <w:customXmlInsRangeStart w:id="73" w:author="Vasy Medov" w:date="2026-02-24T19:53:00Z"/>
      </w:sdtContent>
    </w:sdt>
    <w:customXmlInsRangeEnd w:id="73"/>
    <w:p w14:paraId="43FE5D63" w14:textId="77777777" w:rsidR="00B35BD9" w:rsidRPr="00626646" w:rsidRDefault="00B35BD9">
      <w:pPr>
        <w:pStyle w:val="TOCEntry"/>
        <w:rPr>
          <w:color w:val="000000" w:themeColor="text1"/>
          <w:rPrChange w:id="74" w:author="Vasy Medov" w:date="2026-02-26T17:30:00Z">
            <w:rPr/>
          </w:rPrChange>
        </w:rPr>
      </w:pPr>
    </w:p>
    <w:p w14:paraId="5BC19E43" w14:textId="6FD94469" w:rsidR="0026483C" w:rsidRPr="00626646" w:rsidDel="00B35BD9" w:rsidRDefault="004F30EB">
      <w:pPr>
        <w:pStyle w:val="10"/>
        <w:rPr>
          <w:del w:id="75" w:author="Vasy Medov" w:date="2026-02-24T19:55:00Z"/>
          <w:rFonts w:asciiTheme="minorHAnsi" w:eastAsiaTheme="minorEastAsia" w:hAnsiTheme="minorHAnsi" w:cstheme="minorBidi"/>
          <w:b w:val="0"/>
          <w:color w:val="000000" w:themeColor="text1"/>
          <w:sz w:val="22"/>
          <w:szCs w:val="22"/>
          <w:rPrChange w:id="76" w:author="Vasy Medov" w:date="2026-02-26T17:30:00Z">
            <w:rPr>
              <w:del w:id="77" w:author="Vasy Medov" w:date="2026-02-24T19:55:00Z"/>
              <w:rFonts w:asciiTheme="minorHAnsi" w:eastAsiaTheme="minorEastAsia" w:hAnsiTheme="minorHAnsi" w:cstheme="minorBidi"/>
              <w:b w:val="0"/>
              <w:sz w:val="22"/>
              <w:szCs w:val="22"/>
            </w:rPr>
          </w:rPrChange>
        </w:rPr>
      </w:pPr>
      <w:del w:id="78" w:author="Vasy Medov" w:date="2026-02-24T19:55:00Z">
        <w:r w:rsidRPr="00626646" w:rsidDel="00B35BD9">
          <w:rPr>
            <w:color w:val="000000" w:themeColor="text1"/>
            <w:rPrChange w:id="79" w:author="Vasy Medov" w:date="2026-02-26T17:30:00Z">
              <w:rPr/>
            </w:rPrChange>
          </w:rPr>
          <w:fldChar w:fldCharType="begin"/>
        </w:r>
        <w:r w:rsidR="00310C4B" w:rsidRPr="00626646" w:rsidDel="00B35BD9">
          <w:rPr>
            <w:b w:val="0"/>
            <w:color w:val="000000" w:themeColor="text1"/>
            <w:rPrChange w:id="80" w:author="Vasy Medov" w:date="2026-02-26T17:30:00Z">
              <w:rPr>
                <w:b w:val="0"/>
              </w:rPr>
            </w:rPrChange>
          </w:rPr>
          <w:delInstrText xml:space="preserve"> TOC \o "1-3" \t "TOCentry,1" </w:delInstrText>
        </w:r>
        <w:r w:rsidRPr="00626646" w:rsidDel="00B35BD9">
          <w:rPr>
            <w:color w:val="000000" w:themeColor="text1"/>
            <w:rPrChange w:id="81" w:author="Vasy Medov" w:date="2026-02-26T17:30:00Z">
              <w:rPr/>
            </w:rPrChange>
          </w:rPr>
          <w:fldChar w:fldCharType="separate"/>
        </w:r>
        <w:r w:rsidR="0026483C" w:rsidRPr="00626646" w:rsidDel="00B35BD9">
          <w:rPr>
            <w:b w:val="0"/>
            <w:color w:val="000000" w:themeColor="text1"/>
            <w:rPrChange w:id="82" w:author="Vasy Medov" w:date="2026-02-26T17:30:00Z">
              <w:rPr>
                <w:b w:val="0"/>
              </w:rPr>
            </w:rPrChange>
          </w:rPr>
          <w:delText>Table of Contents</w:delText>
        </w:r>
        <w:r w:rsidR="0026483C" w:rsidRPr="00626646" w:rsidDel="00B35BD9">
          <w:rPr>
            <w:b w:val="0"/>
            <w:color w:val="000000" w:themeColor="text1"/>
            <w:rPrChange w:id="83" w:author="Vasy Medov" w:date="2026-02-26T17:30:00Z">
              <w:rPr>
                <w:b w:val="0"/>
              </w:rPr>
            </w:rPrChange>
          </w:rPr>
          <w:tab/>
        </w:r>
        <w:r w:rsidRPr="00626646" w:rsidDel="00B35BD9">
          <w:rPr>
            <w:color w:val="000000" w:themeColor="text1"/>
            <w:rPrChange w:id="84" w:author="Vasy Medov" w:date="2026-02-26T17:30:00Z">
              <w:rPr/>
            </w:rPrChange>
          </w:rPr>
          <w:fldChar w:fldCharType="begin"/>
        </w:r>
        <w:r w:rsidR="0026483C" w:rsidRPr="00626646" w:rsidDel="00B35BD9">
          <w:rPr>
            <w:b w:val="0"/>
            <w:color w:val="000000" w:themeColor="text1"/>
            <w:rPrChange w:id="85" w:author="Vasy Medov" w:date="2026-02-26T17:30:00Z">
              <w:rPr>
                <w:b w:val="0"/>
              </w:rPr>
            </w:rPrChange>
          </w:rPr>
          <w:delInstrText xml:space="preserve"> PAGEREF _Toc352609379 \h </w:delInstrText>
        </w:r>
        <w:r w:rsidRPr="00774C4A" w:rsidDel="00B35BD9">
          <w:rPr>
            <w:color w:val="000000" w:themeColor="text1"/>
          </w:rPr>
        </w:r>
        <w:r w:rsidRPr="00626646" w:rsidDel="00B35BD9">
          <w:rPr>
            <w:color w:val="000000" w:themeColor="text1"/>
            <w:rPrChange w:id="86" w:author="Vasy Medov" w:date="2026-02-26T17:30:00Z">
              <w:rPr/>
            </w:rPrChange>
          </w:rPr>
          <w:fldChar w:fldCharType="separate"/>
        </w:r>
        <w:r w:rsidR="00F33D2A" w:rsidRPr="00626646" w:rsidDel="00B35BD9">
          <w:rPr>
            <w:b w:val="0"/>
            <w:color w:val="000000" w:themeColor="text1"/>
            <w:rPrChange w:id="87" w:author="Vasy Medov" w:date="2026-02-26T17:30:00Z">
              <w:rPr>
                <w:b w:val="0"/>
              </w:rPr>
            </w:rPrChange>
          </w:rPr>
          <w:delText>ii</w:delText>
        </w:r>
        <w:r w:rsidRPr="00626646" w:rsidDel="00B35BD9">
          <w:rPr>
            <w:color w:val="000000" w:themeColor="text1"/>
            <w:rPrChange w:id="88" w:author="Vasy Medov" w:date="2026-02-26T17:30:00Z">
              <w:rPr/>
            </w:rPrChange>
          </w:rPr>
          <w:fldChar w:fldCharType="end"/>
        </w:r>
      </w:del>
    </w:p>
    <w:p w14:paraId="2DE147B5" w14:textId="2CAF248F" w:rsidR="0026483C" w:rsidRPr="00626646" w:rsidDel="00B35BD9" w:rsidRDefault="0026483C">
      <w:pPr>
        <w:pStyle w:val="10"/>
        <w:rPr>
          <w:del w:id="89" w:author="Vasy Medov" w:date="2026-02-24T19:55:00Z"/>
          <w:rFonts w:asciiTheme="minorHAnsi" w:eastAsiaTheme="minorEastAsia" w:hAnsiTheme="minorHAnsi" w:cstheme="minorBidi"/>
          <w:b w:val="0"/>
          <w:color w:val="000000" w:themeColor="text1"/>
          <w:sz w:val="22"/>
          <w:szCs w:val="22"/>
          <w:rPrChange w:id="90" w:author="Vasy Medov" w:date="2026-02-26T17:30:00Z">
            <w:rPr>
              <w:del w:id="91" w:author="Vasy Medov" w:date="2026-02-24T19:55:00Z"/>
              <w:rFonts w:asciiTheme="minorHAnsi" w:eastAsiaTheme="minorEastAsia" w:hAnsiTheme="minorHAnsi" w:cstheme="minorBidi"/>
              <w:b w:val="0"/>
              <w:sz w:val="22"/>
              <w:szCs w:val="22"/>
            </w:rPr>
          </w:rPrChange>
        </w:rPr>
      </w:pPr>
      <w:del w:id="92" w:author="Vasy Medov" w:date="2026-02-24T19:55:00Z">
        <w:r w:rsidRPr="00626646" w:rsidDel="00B35BD9">
          <w:rPr>
            <w:b w:val="0"/>
            <w:color w:val="000000" w:themeColor="text1"/>
            <w:rPrChange w:id="93" w:author="Vasy Medov" w:date="2026-02-26T17:30:00Z">
              <w:rPr>
                <w:b w:val="0"/>
              </w:rPr>
            </w:rPrChange>
          </w:rPr>
          <w:delText>Revision History</w:delText>
        </w:r>
        <w:r w:rsidRPr="00626646" w:rsidDel="00B35BD9">
          <w:rPr>
            <w:b w:val="0"/>
            <w:color w:val="000000" w:themeColor="text1"/>
            <w:rPrChange w:id="94" w:author="Vasy Medov" w:date="2026-02-26T17:30:00Z">
              <w:rPr>
                <w:b w:val="0"/>
              </w:rPr>
            </w:rPrChange>
          </w:rPr>
          <w:tab/>
        </w:r>
        <w:r w:rsidR="004F30EB" w:rsidRPr="00626646" w:rsidDel="00B35BD9">
          <w:rPr>
            <w:color w:val="000000" w:themeColor="text1"/>
            <w:rPrChange w:id="95" w:author="Vasy Medov" w:date="2026-02-26T17:30:00Z">
              <w:rPr/>
            </w:rPrChange>
          </w:rPr>
          <w:fldChar w:fldCharType="begin"/>
        </w:r>
        <w:r w:rsidRPr="00626646" w:rsidDel="00B35BD9">
          <w:rPr>
            <w:b w:val="0"/>
            <w:color w:val="000000" w:themeColor="text1"/>
            <w:rPrChange w:id="96" w:author="Vasy Medov" w:date="2026-02-26T17:30:00Z">
              <w:rPr>
                <w:b w:val="0"/>
              </w:rPr>
            </w:rPrChange>
          </w:rPr>
          <w:delInstrText xml:space="preserve"> PAGEREF _Toc352609380 \h </w:delInstrText>
        </w:r>
        <w:r w:rsidR="004F30EB" w:rsidRPr="00774C4A" w:rsidDel="00B35BD9">
          <w:rPr>
            <w:color w:val="000000" w:themeColor="text1"/>
          </w:rPr>
        </w:r>
        <w:r w:rsidR="004F30EB" w:rsidRPr="00626646" w:rsidDel="00B35BD9">
          <w:rPr>
            <w:color w:val="000000" w:themeColor="text1"/>
            <w:rPrChange w:id="97" w:author="Vasy Medov" w:date="2026-02-26T17:30:00Z">
              <w:rPr/>
            </w:rPrChange>
          </w:rPr>
          <w:fldChar w:fldCharType="separate"/>
        </w:r>
        <w:r w:rsidR="00F33D2A" w:rsidRPr="00626646" w:rsidDel="00B35BD9">
          <w:rPr>
            <w:b w:val="0"/>
            <w:color w:val="000000" w:themeColor="text1"/>
            <w:rPrChange w:id="98" w:author="Vasy Medov" w:date="2026-02-26T17:30:00Z">
              <w:rPr>
                <w:b w:val="0"/>
              </w:rPr>
            </w:rPrChange>
          </w:rPr>
          <w:delText>ii</w:delText>
        </w:r>
        <w:r w:rsidR="004F30EB" w:rsidRPr="00626646" w:rsidDel="00B35BD9">
          <w:rPr>
            <w:color w:val="000000" w:themeColor="text1"/>
            <w:rPrChange w:id="99" w:author="Vasy Medov" w:date="2026-02-26T17:30:00Z">
              <w:rPr/>
            </w:rPrChange>
          </w:rPr>
          <w:fldChar w:fldCharType="end"/>
        </w:r>
      </w:del>
    </w:p>
    <w:p w14:paraId="3688BCA7" w14:textId="6974BF7D" w:rsidR="0026483C" w:rsidRPr="00626646" w:rsidDel="00B35BD9" w:rsidRDefault="0026483C">
      <w:pPr>
        <w:pStyle w:val="10"/>
        <w:rPr>
          <w:del w:id="100" w:author="Vasy Medov" w:date="2026-02-24T19:55:00Z"/>
          <w:rFonts w:asciiTheme="minorHAnsi" w:eastAsiaTheme="minorEastAsia" w:hAnsiTheme="minorHAnsi" w:cstheme="minorBidi"/>
          <w:b w:val="0"/>
          <w:color w:val="000000" w:themeColor="text1"/>
          <w:sz w:val="22"/>
          <w:szCs w:val="22"/>
          <w:rPrChange w:id="101" w:author="Vasy Medov" w:date="2026-02-26T17:30:00Z">
            <w:rPr>
              <w:del w:id="102" w:author="Vasy Medov" w:date="2026-02-24T19:55:00Z"/>
              <w:rFonts w:asciiTheme="minorHAnsi" w:eastAsiaTheme="minorEastAsia" w:hAnsiTheme="minorHAnsi" w:cstheme="minorBidi"/>
              <w:b w:val="0"/>
              <w:sz w:val="22"/>
              <w:szCs w:val="22"/>
            </w:rPr>
          </w:rPrChange>
        </w:rPr>
      </w:pPr>
      <w:del w:id="103" w:author="Vasy Medov" w:date="2026-02-24T19:55:00Z">
        <w:r w:rsidRPr="00626646" w:rsidDel="00B35BD9">
          <w:rPr>
            <w:b w:val="0"/>
            <w:color w:val="000000" w:themeColor="text1"/>
            <w:rPrChange w:id="104" w:author="Vasy Medov" w:date="2026-02-26T17:30:00Z">
              <w:rPr>
                <w:b w:val="0"/>
              </w:rPr>
            </w:rPrChange>
          </w:rPr>
          <w:delText>1.</w:delText>
        </w:r>
        <w:r w:rsidRPr="00626646" w:rsidDel="00B35BD9">
          <w:rPr>
            <w:rFonts w:asciiTheme="minorHAnsi" w:eastAsiaTheme="minorEastAsia" w:hAnsiTheme="minorHAnsi" w:cstheme="minorBidi"/>
            <w:color w:val="000000" w:themeColor="text1"/>
            <w:sz w:val="22"/>
            <w:szCs w:val="22"/>
            <w:rPrChange w:id="105" w:author="Vasy Medov" w:date="2026-02-26T17:30:00Z">
              <w:rPr>
                <w:rFonts w:asciiTheme="minorHAnsi" w:eastAsiaTheme="minorEastAsia" w:hAnsiTheme="minorHAnsi" w:cstheme="minorBidi"/>
                <w:sz w:val="22"/>
                <w:szCs w:val="22"/>
              </w:rPr>
            </w:rPrChange>
          </w:rPr>
          <w:tab/>
        </w:r>
        <w:r w:rsidRPr="00626646" w:rsidDel="00B35BD9">
          <w:rPr>
            <w:b w:val="0"/>
            <w:color w:val="000000" w:themeColor="text1"/>
            <w:rPrChange w:id="106" w:author="Vasy Medov" w:date="2026-02-26T17:30:00Z">
              <w:rPr>
                <w:b w:val="0"/>
              </w:rPr>
            </w:rPrChange>
          </w:rPr>
          <w:delText>Introduction</w:delText>
        </w:r>
        <w:r w:rsidRPr="00626646" w:rsidDel="00B35BD9">
          <w:rPr>
            <w:b w:val="0"/>
            <w:color w:val="000000" w:themeColor="text1"/>
            <w:rPrChange w:id="107" w:author="Vasy Medov" w:date="2026-02-26T17:30:00Z">
              <w:rPr>
                <w:b w:val="0"/>
              </w:rPr>
            </w:rPrChange>
          </w:rPr>
          <w:tab/>
        </w:r>
        <w:r w:rsidR="004F30EB" w:rsidRPr="00626646" w:rsidDel="00B35BD9">
          <w:rPr>
            <w:color w:val="000000" w:themeColor="text1"/>
            <w:rPrChange w:id="108" w:author="Vasy Medov" w:date="2026-02-26T17:30:00Z">
              <w:rPr/>
            </w:rPrChange>
          </w:rPr>
          <w:fldChar w:fldCharType="begin"/>
        </w:r>
        <w:r w:rsidRPr="00626646" w:rsidDel="00B35BD9">
          <w:rPr>
            <w:b w:val="0"/>
            <w:color w:val="000000" w:themeColor="text1"/>
            <w:rPrChange w:id="109" w:author="Vasy Medov" w:date="2026-02-26T17:30:00Z">
              <w:rPr>
                <w:b w:val="0"/>
              </w:rPr>
            </w:rPrChange>
          </w:rPr>
          <w:delInstrText xml:space="preserve"> PAGEREF _Toc352609381 \h </w:delInstrText>
        </w:r>
        <w:r w:rsidR="004F30EB" w:rsidRPr="00774C4A" w:rsidDel="00B35BD9">
          <w:rPr>
            <w:color w:val="000000" w:themeColor="text1"/>
          </w:rPr>
        </w:r>
        <w:r w:rsidR="004F30EB" w:rsidRPr="00626646" w:rsidDel="00B35BD9">
          <w:rPr>
            <w:color w:val="000000" w:themeColor="text1"/>
            <w:rPrChange w:id="110" w:author="Vasy Medov" w:date="2026-02-26T17:30:00Z">
              <w:rPr/>
            </w:rPrChange>
          </w:rPr>
          <w:fldChar w:fldCharType="separate"/>
        </w:r>
        <w:r w:rsidR="00F33D2A" w:rsidRPr="00626646" w:rsidDel="00B35BD9">
          <w:rPr>
            <w:b w:val="0"/>
            <w:color w:val="000000" w:themeColor="text1"/>
            <w:rPrChange w:id="111" w:author="Vasy Medov" w:date="2026-02-26T17:30:00Z">
              <w:rPr>
                <w:b w:val="0"/>
              </w:rPr>
            </w:rPrChange>
          </w:rPr>
          <w:delText>2</w:delText>
        </w:r>
        <w:r w:rsidR="004F30EB" w:rsidRPr="00626646" w:rsidDel="00B35BD9">
          <w:rPr>
            <w:color w:val="000000" w:themeColor="text1"/>
            <w:rPrChange w:id="112" w:author="Vasy Medov" w:date="2026-02-26T17:30:00Z">
              <w:rPr/>
            </w:rPrChange>
          </w:rPr>
          <w:fldChar w:fldCharType="end"/>
        </w:r>
      </w:del>
    </w:p>
    <w:p w14:paraId="36BA1A9A" w14:textId="2BC574F4" w:rsidR="0026483C" w:rsidRPr="00626646" w:rsidDel="00B35BD9" w:rsidRDefault="0026483C">
      <w:pPr>
        <w:pStyle w:val="20"/>
        <w:tabs>
          <w:tab w:val="left" w:pos="960"/>
        </w:tabs>
        <w:rPr>
          <w:del w:id="113" w:author="Vasy Medov" w:date="2026-02-24T19:55:00Z"/>
          <w:rFonts w:asciiTheme="minorHAnsi" w:eastAsiaTheme="minorEastAsia" w:hAnsiTheme="minorHAnsi" w:cstheme="minorBidi"/>
          <w:noProof/>
          <w:color w:val="000000" w:themeColor="text1"/>
          <w:szCs w:val="22"/>
          <w:rPrChange w:id="114" w:author="Vasy Medov" w:date="2026-02-26T17:30:00Z">
            <w:rPr>
              <w:del w:id="115" w:author="Vasy Medov" w:date="2026-02-24T19:55:00Z"/>
              <w:rFonts w:asciiTheme="minorHAnsi" w:eastAsiaTheme="minorEastAsia" w:hAnsiTheme="minorHAnsi" w:cstheme="minorBidi"/>
              <w:noProof/>
              <w:szCs w:val="22"/>
            </w:rPr>
          </w:rPrChange>
        </w:rPr>
      </w:pPr>
      <w:del w:id="116" w:author="Vasy Medov" w:date="2026-02-24T19:55:00Z">
        <w:r w:rsidRPr="00626646" w:rsidDel="00B35BD9">
          <w:rPr>
            <w:noProof/>
            <w:color w:val="000000" w:themeColor="text1"/>
            <w:rPrChange w:id="117" w:author="Vasy Medov" w:date="2026-02-26T17:30:00Z">
              <w:rPr>
                <w:noProof/>
              </w:rPr>
            </w:rPrChange>
          </w:rPr>
          <w:delText>1.1</w:delText>
        </w:r>
        <w:r w:rsidRPr="00626646" w:rsidDel="00B35BD9">
          <w:rPr>
            <w:rFonts w:asciiTheme="minorHAnsi" w:eastAsiaTheme="minorEastAsia" w:hAnsiTheme="minorHAnsi" w:cstheme="minorBidi"/>
            <w:noProof/>
            <w:color w:val="000000" w:themeColor="text1"/>
            <w:szCs w:val="22"/>
            <w:rPrChange w:id="118"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119" w:author="Vasy Medov" w:date="2026-02-26T17:30:00Z">
              <w:rPr>
                <w:noProof/>
              </w:rPr>
            </w:rPrChange>
          </w:rPr>
          <w:delText>Purpose</w:delText>
        </w:r>
        <w:r w:rsidRPr="00626646" w:rsidDel="00B35BD9">
          <w:rPr>
            <w:noProof/>
            <w:color w:val="000000" w:themeColor="text1"/>
            <w:rPrChange w:id="120" w:author="Vasy Medov" w:date="2026-02-26T17:30:00Z">
              <w:rPr>
                <w:noProof/>
              </w:rPr>
            </w:rPrChange>
          </w:rPr>
          <w:tab/>
        </w:r>
        <w:r w:rsidR="004F30EB" w:rsidRPr="00626646" w:rsidDel="00B35BD9">
          <w:rPr>
            <w:noProof/>
            <w:color w:val="000000" w:themeColor="text1"/>
            <w:rPrChange w:id="121" w:author="Vasy Medov" w:date="2026-02-26T17:30:00Z">
              <w:rPr>
                <w:noProof/>
              </w:rPr>
            </w:rPrChange>
          </w:rPr>
          <w:fldChar w:fldCharType="begin"/>
        </w:r>
        <w:r w:rsidRPr="00626646" w:rsidDel="00B35BD9">
          <w:rPr>
            <w:noProof/>
            <w:color w:val="000000" w:themeColor="text1"/>
            <w:rPrChange w:id="122" w:author="Vasy Medov" w:date="2026-02-26T17:30:00Z">
              <w:rPr>
                <w:noProof/>
              </w:rPr>
            </w:rPrChange>
          </w:rPr>
          <w:delInstrText xml:space="preserve"> PAGEREF _Toc352609382 \h </w:delInstrText>
        </w:r>
        <w:r w:rsidR="004F30EB" w:rsidRPr="00774C4A" w:rsidDel="00B35BD9">
          <w:rPr>
            <w:noProof/>
            <w:color w:val="000000" w:themeColor="text1"/>
          </w:rPr>
        </w:r>
        <w:r w:rsidR="004F30EB" w:rsidRPr="00626646" w:rsidDel="00B35BD9">
          <w:rPr>
            <w:noProof/>
            <w:color w:val="000000" w:themeColor="text1"/>
            <w:rPrChange w:id="123" w:author="Vasy Medov" w:date="2026-02-26T17:30:00Z">
              <w:rPr>
                <w:noProof/>
              </w:rPr>
            </w:rPrChange>
          </w:rPr>
          <w:fldChar w:fldCharType="separate"/>
        </w:r>
        <w:r w:rsidR="00F33D2A" w:rsidRPr="00626646" w:rsidDel="00B35BD9">
          <w:rPr>
            <w:noProof/>
            <w:color w:val="000000" w:themeColor="text1"/>
            <w:rPrChange w:id="124" w:author="Vasy Medov" w:date="2026-02-26T17:30:00Z">
              <w:rPr>
                <w:noProof/>
              </w:rPr>
            </w:rPrChange>
          </w:rPr>
          <w:delText>2</w:delText>
        </w:r>
        <w:r w:rsidR="004F30EB" w:rsidRPr="00626646" w:rsidDel="00B35BD9">
          <w:rPr>
            <w:noProof/>
            <w:color w:val="000000" w:themeColor="text1"/>
            <w:rPrChange w:id="125" w:author="Vasy Medov" w:date="2026-02-26T17:30:00Z">
              <w:rPr>
                <w:noProof/>
              </w:rPr>
            </w:rPrChange>
          </w:rPr>
          <w:fldChar w:fldCharType="end"/>
        </w:r>
      </w:del>
    </w:p>
    <w:p w14:paraId="1C9B47CF" w14:textId="09CD5E99" w:rsidR="0026483C" w:rsidRPr="00626646" w:rsidDel="00B35BD9" w:rsidRDefault="0026483C">
      <w:pPr>
        <w:pStyle w:val="20"/>
        <w:tabs>
          <w:tab w:val="left" w:pos="960"/>
        </w:tabs>
        <w:rPr>
          <w:del w:id="126" w:author="Vasy Medov" w:date="2026-02-24T19:55:00Z"/>
          <w:rFonts w:asciiTheme="minorHAnsi" w:eastAsiaTheme="minorEastAsia" w:hAnsiTheme="minorHAnsi" w:cstheme="minorBidi"/>
          <w:noProof/>
          <w:color w:val="000000" w:themeColor="text1"/>
          <w:szCs w:val="22"/>
          <w:rPrChange w:id="127" w:author="Vasy Medov" w:date="2026-02-26T17:30:00Z">
            <w:rPr>
              <w:del w:id="128" w:author="Vasy Medov" w:date="2026-02-24T19:55:00Z"/>
              <w:rFonts w:asciiTheme="minorHAnsi" w:eastAsiaTheme="minorEastAsia" w:hAnsiTheme="minorHAnsi" w:cstheme="minorBidi"/>
              <w:noProof/>
              <w:szCs w:val="22"/>
            </w:rPr>
          </w:rPrChange>
        </w:rPr>
      </w:pPr>
      <w:del w:id="129" w:author="Vasy Medov" w:date="2026-02-24T19:55:00Z">
        <w:r w:rsidRPr="00626646" w:rsidDel="00B35BD9">
          <w:rPr>
            <w:noProof/>
            <w:color w:val="000000" w:themeColor="text1"/>
            <w:rPrChange w:id="130" w:author="Vasy Medov" w:date="2026-02-26T17:30:00Z">
              <w:rPr>
                <w:noProof/>
              </w:rPr>
            </w:rPrChange>
          </w:rPr>
          <w:delText>1.2</w:delText>
        </w:r>
        <w:r w:rsidRPr="00626646" w:rsidDel="00B35BD9">
          <w:rPr>
            <w:rFonts w:asciiTheme="minorHAnsi" w:eastAsiaTheme="minorEastAsia" w:hAnsiTheme="minorHAnsi" w:cstheme="minorBidi"/>
            <w:noProof/>
            <w:color w:val="000000" w:themeColor="text1"/>
            <w:szCs w:val="22"/>
            <w:rPrChange w:id="131"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132" w:author="Vasy Medov" w:date="2026-02-26T17:30:00Z">
              <w:rPr>
                <w:noProof/>
              </w:rPr>
            </w:rPrChange>
          </w:rPr>
          <w:delText>Document Conventions</w:delText>
        </w:r>
        <w:r w:rsidRPr="00626646" w:rsidDel="00B35BD9">
          <w:rPr>
            <w:noProof/>
            <w:color w:val="000000" w:themeColor="text1"/>
            <w:rPrChange w:id="133" w:author="Vasy Medov" w:date="2026-02-26T17:30:00Z">
              <w:rPr>
                <w:noProof/>
              </w:rPr>
            </w:rPrChange>
          </w:rPr>
          <w:tab/>
        </w:r>
        <w:r w:rsidR="004F30EB" w:rsidRPr="00626646" w:rsidDel="00B35BD9">
          <w:rPr>
            <w:noProof/>
            <w:color w:val="000000" w:themeColor="text1"/>
            <w:rPrChange w:id="134" w:author="Vasy Medov" w:date="2026-02-26T17:30:00Z">
              <w:rPr>
                <w:noProof/>
              </w:rPr>
            </w:rPrChange>
          </w:rPr>
          <w:fldChar w:fldCharType="begin"/>
        </w:r>
        <w:r w:rsidRPr="00626646" w:rsidDel="00B35BD9">
          <w:rPr>
            <w:noProof/>
            <w:color w:val="000000" w:themeColor="text1"/>
            <w:rPrChange w:id="135" w:author="Vasy Medov" w:date="2026-02-26T17:30:00Z">
              <w:rPr>
                <w:noProof/>
              </w:rPr>
            </w:rPrChange>
          </w:rPr>
          <w:delInstrText xml:space="preserve"> PAGEREF _Toc352609383 \h </w:delInstrText>
        </w:r>
        <w:r w:rsidR="004F30EB" w:rsidRPr="00774C4A" w:rsidDel="00B35BD9">
          <w:rPr>
            <w:noProof/>
            <w:color w:val="000000" w:themeColor="text1"/>
          </w:rPr>
        </w:r>
        <w:r w:rsidR="004F30EB" w:rsidRPr="00626646" w:rsidDel="00B35BD9">
          <w:rPr>
            <w:noProof/>
            <w:color w:val="000000" w:themeColor="text1"/>
            <w:rPrChange w:id="136" w:author="Vasy Medov" w:date="2026-02-26T17:30:00Z">
              <w:rPr>
                <w:noProof/>
              </w:rPr>
            </w:rPrChange>
          </w:rPr>
          <w:fldChar w:fldCharType="separate"/>
        </w:r>
        <w:r w:rsidR="00F33D2A" w:rsidRPr="00626646" w:rsidDel="00B35BD9">
          <w:rPr>
            <w:noProof/>
            <w:color w:val="000000" w:themeColor="text1"/>
            <w:rPrChange w:id="137" w:author="Vasy Medov" w:date="2026-02-26T17:30:00Z">
              <w:rPr>
                <w:noProof/>
              </w:rPr>
            </w:rPrChange>
          </w:rPr>
          <w:delText>2</w:delText>
        </w:r>
        <w:r w:rsidR="004F30EB" w:rsidRPr="00626646" w:rsidDel="00B35BD9">
          <w:rPr>
            <w:noProof/>
            <w:color w:val="000000" w:themeColor="text1"/>
            <w:rPrChange w:id="138" w:author="Vasy Medov" w:date="2026-02-26T17:30:00Z">
              <w:rPr>
                <w:noProof/>
              </w:rPr>
            </w:rPrChange>
          </w:rPr>
          <w:fldChar w:fldCharType="end"/>
        </w:r>
      </w:del>
    </w:p>
    <w:p w14:paraId="0C1E9D14" w14:textId="7624D196" w:rsidR="0026483C" w:rsidRPr="00626646" w:rsidDel="00B35BD9" w:rsidRDefault="0026483C">
      <w:pPr>
        <w:pStyle w:val="20"/>
        <w:tabs>
          <w:tab w:val="left" w:pos="960"/>
        </w:tabs>
        <w:rPr>
          <w:del w:id="139" w:author="Vasy Medov" w:date="2026-02-24T19:55:00Z"/>
          <w:rFonts w:asciiTheme="minorHAnsi" w:eastAsiaTheme="minorEastAsia" w:hAnsiTheme="minorHAnsi" w:cstheme="minorBidi"/>
          <w:noProof/>
          <w:color w:val="000000" w:themeColor="text1"/>
          <w:szCs w:val="22"/>
          <w:rPrChange w:id="140" w:author="Vasy Medov" w:date="2026-02-26T17:30:00Z">
            <w:rPr>
              <w:del w:id="141" w:author="Vasy Medov" w:date="2026-02-24T19:55:00Z"/>
              <w:rFonts w:asciiTheme="minorHAnsi" w:eastAsiaTheme="minorEastAsia" w:hAnsiTheme="minorHAnsi" w:cstheme="minorBidi"/>
              <w:noProof/>
              <w:szCs w:val="22"/>
            </w:rPr>
          </w:rPrChange>
        </w:rPr>
      </w:pPr>
      <w:del w:id="142" w:author="Vasy Medov" w:date="2026-02-24T19:55:00Z">
        <w:r w:rsidRPr="00626646" w:rsidDel="00B35BD9">
          <w:rPr>
            <w:noProof/>
            <w:color w:val="000000" w:themeColor="text1"/>
            <w:rPrChange w:id="143" w:author="Vasy Medov" w:date="2026-02-26T17:30:00Z">
              <w:rPr>
                <w:noProof/>
              </w:rPr>
            </w:rPrChange>
          </w:rPr>
          <w:delText>1.3</w:delText>
        </w:r>
        <w:r w:rsidRPr="00626646" w:rsidDel="00B35BD9">
          <w:rPr>
            <w:rFonts w:asciiTheme="minorHAnsi" w:eastAsiaTheme="minorEastAsia" w:hAnsiTheme="minorHAnsi" w:cstheme="minorBidi"/>
            <w:noProof/>
            <w:color w:val="000000" w:themeColor="text1"/>
            <w:szCs w:val="22"/>
            <w:rPrChange w:id="144"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145" w:author="Vasy Medov" w:date="2026-02-26T17:30:00Z">
              <w:rPr>
                <w:noProof/>
              </w:rPr>
            </w:rPrChange>
          </w:rPr>
          <w:delText>Project Scope</w:delText>
        </w:r>
        <w:r w:rsidRPr="00626646" w:rsidDel="00B35BD9">
          <w:rPr>
            <w:noProof/>
            <w:color w:val="000000" w:themeColor="text1"/>
            <w:rPrChange w:id="146" w:author="Vasy Medov" w:date="2026-02-26T17:30:00Z">
              <w:rPr>
                <w:noProof/>
              </w:rPr>
            </w:rPrChange>
          </w:rPr>
          <w:tab/>
        </w:r>
        <w:r w:rsidR="004F30EB" w:rsidRPr="00626646" w:rsidDel="00B35BD9">
          <w:rPr>
            <w:noProof/>
            <w:color w:val="000000" w:themeColor="text1"/>
            <w:rPrChange w:id="147" w:author="Vasy Medov" w:date="2026-02-26T17:30:00Z">
              <w:rPr>
                <w:noProof/>
              </w:rPr>
            </w:rPrChange>
          </w:rPr>
          <w:fldChar w:fldCharType="begin"/>
        </w:r>
        <w:r w:rsidRPr="00626646" w:rsidDel="00B35BD9">
          <w:rPr>
            <w:noProof/>
            <w:color w:val="000000" w:themeColor="text1"/>
            <w:rPrChange w:id="148" w:author="Vasy Medov" w:date="2026-02-26T17:30:00Z">
              <w:rPr>
                <w:noProof/>
              </w:rPr>
            </w:rPrChange>
          </w:rPr>
          <w:delInstrText xml:space="preserve"> PAGEREF _Toc352609384 \h </w:delInstrText>
        </w:r>
        <w:r w:rsidR="004F30EB" w:rsidRPr="00774C4A" w:rsidDel="00B35BD9">
          <w:rPr>
            <w:noProof/>
            <w:color w:val="000000" w:themeColor="text1"/>
          </w:rPr>
        </w:r>
        <w:r w:rsidR="004F30EB" w:rsidRPr="00626646" w:rsidDel="00B35BD9">
          <w:rPr>
            <w:noProof/>
            <w:color w:val="000000" w:themeColor="text1"/>
            <w:rPrChange w:id="149" w:author="Vasy Medov" w:date="2026-02-26T17:30:00Z">
              <w:rPr>
                <w:noProof/>
              </w:rPr>
            </w:rPrChange>
          </w:rPr>
          <w:fldChar w:fldCharType="separate"/>
        </w:r>
        <w:r w:rsidR="00F33D2A" w:rsidRPr="00626646" w:rsidDel="00B35BD9">
          <w:rPr>
            <w:noProof/>
            <w:color w:val="000000" w:themeColor="text1"/>
            <w:rPrChange w:id="150" w:author="Vasy Medov" w:date="2026-02-26T17:30:00Z">
              <w:rPr>
                <w:noProof/>
              </w:rPr>
            </w:rPrChange>
          </w:rPr>
          <w:delText>2</w:delText>
        </w:r>
        <w:r w:rsidR="004F30EB" w:rsidRPr="00626646" w:rsidDel="00B35BD9">
          <w:rPr>
            <w:noProof/>
            <w:color w:val="000000" w:themeColor="text1"/>
            <w:rPrChange w:id="151" w:author="Vasy Medov" w:date="2026-02-26T17:30:00Z">
              <w:rPr>
                <w:noProof/>
              </w:rPr>
            </w:rPrChange>
          </w:rPr>
          <w:fldChar w:fldCharType="end"/>
        </w:r>
      </w:del>
    </w:p>
    <w:p w14:paraId="0D7CC9AE" w14:textId="5BA04E56" w:rsidR="0026483C" w:rsidRPr="00626646" w:rsidDel="00B35BD9" w:rsidRDefault="0026483C">
      <w:pPr>
        <w:pStyle w:val="20"/>
        <w:tabs>
          <w:tab w:val="left" w:pos="960"/>
        </w:tabs>
        <w:rPr>
          <w:del w:id="152" w:author="Vasy Medov" w:date="2026-02-24T19:55:00Z"/>
          <w:rFonts w:asciiTheme="minorHAnsi" w:eastAsiaTheme="minorEastAsia" w:hAnsiTheme="minorHAnsi" w:cstheme="minorBidi"/>
          <w:noProof/>
          <w:color w:val="000000" w:themeColor="text1"/>
          <w:szCs w:val="22"/>
          <w:rPrChange w:id="153" w:author="Vasy Medov" w:date="2026-02-26T17:30:00Z">
            <w:rPr>
              <w:del w:id="154" w:author="Vasy Medov" w:date="2026-02-24T19:55:00Z"/>
              <w:rFonts w:asciiTheme="minorHAnsi" w:eastAsiaTheme="minorEastAsia" w:hAnsiTheme="minorHAnsi" w:cstheme="minorBidi"/>
              <w:noProof/>
              <w:szCs w:val="22"/>
            </w:rPr>
          </w:rPrChange>
        </w:rPr>
      </w:pPr>
      <w:del w:id="155" w:author="Vasy Medov" w:date="2026-02-24T19:55:00Z">
        <w:r w:rsidRPr="00626646" w:rsidDel="00B35BD9">
          <w:rPr>
            <w:noProof/>
            <w:color w:val="000000" w:themeColor="text1"/>
            <w:rPrChange w:id="156" w:author="Vasy Medov" w:date="2026-02-26T17:30:00Z">
              <w:rPr>
                <w:noProof/>
              </w:rPr>
            </w:rPrChange>
          </w:rPr>
          <w:delText>1.4</w:delText>
        </w:r>
        <w:r w:rsidRPr="00626646" w:rsidDel="00B35BD9">
          <w:rPr>
            <w:rFonts w:asciiTheme="minorHAnsi" w:eastAsiaTheme="minorEastAsia" w:hAnsiTheme="minorHAnsi" w:cstheme="minorBidi"/>
            <w:noProof/>
            <w:color w:val="000000" w:themeColor="text1"/>
            <w:szCs w:val="22"/>
            <w:rPrChange w:id="157"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158" w:author="Vasy Medov" w:date="2026-02-26T17:30:00Z">
              <w:rPr>
                <w:noProof/>
              </w:rPr>
            </w:rPrChange>
          </w:rPr>
          <w:delText>References</w:delText>
        </w:r>
        <w:r w:rsidRPr="00626646" w:rsidDel="00B35BD9">
          <w:rPr>
            <w:noProof/>
            <w:color w:val="000000" w:themeColor="text1"/>
            <w:rPrChange w:id="159" w:author="Vasy Medov" w:date="2026-02-26T17:30:00Z">
              <w:rPr>
                <w:noProof/>
              </w:rPr>
            </w:rPrChange>
          </w:rPr>
          <w:tab/>
        </w:r>
        <w:r w:rsidR="004F30EB" w:rsidRPr="00626646" w:rsidDel="00B35BD9">
          <w:rPr>
            <w:noProof/>
            <w:color w:val="000000" w:themeColor="text1"/>
            <w:rPrChange w:id="160" w:author="Vasy Medov" w:date="2026-02-26T17:30:00Z">
              <w:rPr>
                <w:noProof/>
              </w:rPr>
            </w:rPrChange>
          </w:rPr>
          <w:fldChar w:fldCharType="begin"/>
        </w:r>
        <w:r w:rsidRPr="00626646" w:rsidDel="00B35BD9">
          <w:rPr>
            <w:noProof/>
            <w:color w:val="000000" w:themeColor="text1"/>
            <w:rPrChange w:id="161" w:author="Vasy Medov" w:date="2026-02-26T17:30:00Z">
              <w:rPr>
                <w:noProof/>
              </w:rPr>
            </w:rPrChange>
          </w:rPr>
          <w:delInstrText xml:space="preserve"> PAGEREF _Toc352609385 \h </w:delInstrText>
        </w:r>
        <w:r w:rsidR="004F30EB" w:rsidRPr="00774C4A" w:rsidDel="00B35BD9">
          <w:rPr>
            <w:noProof/>
            <w:color w:val="000000" w:themeColor="text1"/>
          </w:rPr>
        </w:r>
        <w:r w:rsidR="004F30EB" w:rsidRPr="00626646" w:rsidDel="00B35BD9">
          <w:rPr>
            <w:noProof/>
            <w:color w:val="000000" w:themeColor="text1"/>
            <w:rPrChange w:id="162" w:author="Vasy Medov" w:date="2026-02-26T17:30:00Z">
              <w:rPr>
                <w:noProof/>
              </w:rPr>
            </w:rPrChange>
          </w:rPr>
          <w:fldChar w:fldCharType="separate"/>
        </w:r>
        <w:r w:rsidR="00F33D2A" w:rsidRPr="00626646" w:rsidDel="00B35BD9">
          <w:rPr>
            <w:noProof/>
            <w:color w:val="000000" w:themeColor="text1"/>
            <w:rPrChange w:id="163" w:author="Vasy Medov" w:date="2026-02-26T17:30:00Z">
              <w:rPr>
                <w:noProof/>
              </w:rPr>
            </w:rPrChange>
          </w:rPr>
          <w:delText>2</w:delText>
        </w:r>
        <w:r w:rsidR="004F30EB" w:rsidRPr="00626646" w:rsidDel="00B35BD9">
          <w:rPr>
            <w:noProof/>
            <w:color w:val="000000" w:themeColor="text1"/>
            <w:rPrChange w:id="164" w:author="Vasy Medov" w:date="2026-02-26T17:30:00Z">
              <w:rPr>
                <w:noProof/>
              </w:rPr>
            </w:rPrChange>
          </w:rPr>
          <w:fldChar w:fldCharType="end"/>
        </w:r>
      </w:del>
    </w:p>
    <w:p w14:paraId="0751E1A5" w14:textId="554BEBDE" w:rsidR="0026483C" w:rsidRPr="00626646" w:rsidDel="00B35BD9" w:rsidRDefault="0026483C">
      <w:pPr>
        <w:pStyle w:val="10"/>
        <w:rPr>
          <w:del w:id="165" w:author="Vasy Medov" w:date="2026-02-24T19:55:00Z"/>
          <w:rFonts w:asciiTheme="minorHAnsi" w:eastAsiaTheme="minorEastAsia" w:hAnsiTheme="minorHAnsi" w:cstheme="minorBidi"/>
          <w:b w:val="0"/>
          <w:color w:val="000000" w:themeColor="text1"/>
          <w:sz w:val="22"/>
          <w:szCs w:val="22"/>
          <w:rPrChange w:id="166" w:author="Vasy Medov" w:date="2026-02-26T17:30:00Z">
            <w:rPr>
              <w:del w:id="167" w:author="Vasy Medov" w:date="2026-02-24T19:55:00Z"/>
              <w:rFonts w:asciiTheme="minorHAnsi" w:eastAsiaTheme="minorEastAsia" w:hAnsiTheme="minorHAnsi" w:cstheme="minorBidi"/>
              <w:b w:val="0"/>
              <w:sz w:val="22"/>
              <w:szCs w:val="22"/>
            </w:rPr>
          </w:rPrChange>
        </w:rPr>
      </w:pPr>
      <w:del w:id="168" w:author="Vasy Medov" w:date="2026-02-24T19:55:00Z">
        <w:r w:rsidRPr="00626646" w:rsidDel="00B35BD9">
          <w:rPr>
            <w:b w:val="0"/>
            <w:color w:val="000000" w:themeColor="text1"/>
            <w:rPrChange w:id="169" w:author="Vasy Medov" w:date="2026-02-26T17:30:00Z">
              <w:rPr>
                <w:b w:val="0"/>
              </w:rPr>
            </w:rPrChange>
          </w:rPr>
          <w:delText>2.</w:delText>
        </w:r>
        <w:r w:rsidRPr="00626646" w:rsidDel="00B35BD9">
          <w:rPr>
            <w:rFonts w:asciiTheme="minorHAnsi" w:eastAsiaTheme="minorEastAsia" w:hAnsiTheme="minorHAnsi" w:cstheme="minorBidi"/>
            <w:color w:val="000000" w:themeColor="text1"/>
            <w:sz w:val="22"/>
            <w:szCs w:val="22"/>
            <w:rPrChange w:id="170" w:author="Vasy Medov" w:date="2026-02-26T17:30:00Z">
              <w:rPr>
                <w:rFonts w:asciiTheme="minorHAnsi" w:eastAsiaTheme="minorEastAsia" w:hAnsiTheme="minorHAnsi" w:cstheme="minorBidi"/>
                <w:sz w:val="22"/>
                <w:szCs w:val="22"/>
              </w:rPr>
            </w:rPrChange>
          </w:rPr>
          <w:tab/>
        </w:r>
        <w:r w:rsidRPr="00626646" w:rsidDel="00B35BD9">
          <w:rPr>
            <w:b w:val="0"/>
            <w:color w:val="000000" w:themeColor="text1"/>
            <w:rPrChange w:id="171" w:author="Vasy Medov" w:date="2026-02-26T17:30:00Z">
              <w:rPr>
                <w:b w:val="0"/>
              </w:rPr>
            </w:rPrChange>
          </w:rPr>
          <w:delText>Overall Description</w:delText>
        </w:r>
        <w:r w:rsidRPr="00626646" w:rsidDel="00B35BD9">
          <w:rPr>
            <w:b w:val="0"/>
            <w:color w:val="000000" w:themeColor="text1"/>
            <w:rPrChange w:id="172" w:author="Vasy Medov" w:date="2026-02-26T17:30:00Z">
              <w:rPr>
                <w:b w:val="0"/>
              </w:rPr>
            </w:rPrChange>
          </w:rPr>
          <w:tab/>
        </w:r>
        <w:r w:rsidR="004F30EB" w:rsidRPr="00626646" w:rsidDel="00B35BD9">
          <w:rPr>
            <w:color w:val="000000" w:themeColor="text1"/>
            <w:rPrChange w:id="173" w:author="Vasy Medov" w:date="2026-02-26T17:30:00Z">
              <w:rPr/>
            </w:rPrChange>
          </w:rPr>
          <w:fldChar w:fldCharType="begin"/>
        </w:r>
        <w:r w:rsidRPr="00626646" w:rsidDel="00B35BD9">
          <w:rPr>
            <w:b w:val="0"/>
            <w:color w:val="000000" w:themeColor="text1"/>
            <w:rPrChange w:id="174" w:author="Vasy Medov" w:date="2026-02-26T17:30:00Z">
              <w:rPr>
                <w:b w:val="0"/>
              </w:rPr>
            </w:rPrChange>
          </w:rPr>
          <w:delInstrText xml:space="preserve"> PAGEREF _Toc352609386 \h </w:delInstrText>
        </w:r>
        <w:r w:rsidR="004F30EB" w:rsidRPr="00774C4A" w:rsidDel="00B35BD9">
          <w:rPr>
            <w:color w:val="000000" w:themeColor="text1"/>
          </w:rPr>
        </w:r>
        <w:r w:rsidR="004F30EB" w:rsidRPr="00626646" w:rsidDel="00B35BD9">
          <w:rPr>
            <w:color w:val="000000" w:themeColor="text1"/>
            <w:rPrChange w:id="175" w:author="Vasy Medov" w:date="2026-02-26T17:30:00Z">
              <w:rPr/>
            </w:rPrChange>
          </w:rPr>
          <w:fldChar w:fldCharType="separate"/>
        </w:r>
        <w:r w:rsidR="00F33D2A" w:rsidRPr="00626646" w:rsidDel="00B35BD9">
          <w:rPr>
            <w:b w:val="0"/>
            <w:color w:val="000000" w:themeColor="text1"/>
            <w:rPrChange w:id="176" w:author="Vasy Medov" w:date="2026-02-26T17:30:00Z">
              <w:rPr>
                <w:b w:val="0"/>
              </w:rPr>
            </w:rPrChange>
          </w:rPr>
          <w:delText>2</w:delText>
        </w:r>
        <w:r w:rsidR="004F30EB" w:rsidRPr="00626646" w:rsidDel="00B35BD9">
          <w:rPr>
            <w:color w:val="000000" w:themeColor="text1"/>
            <w:rPrChange w:id="177" w:author="Vasy Medov" w:date="2026-02-26T17:30:00Z">
              <w:rPr/>
            </w:rPrChange>
          </w:rPr>
          <w:fldChar w:fldCharType="end"/>
        </w:r>
      </w:del>
    </w:p>
    <w:p w14:paraId="6B4A2AB7" w14:textId="77E78398" w:rsidR="0026483C" w:rsidRPr="00626646" w:rsidDel="00B35BD9" w:rsidRDefault="0026483C">
      <w:pPr>
        <w:pStyle w:val="20"/>
        <w:tabs>
          <w:tab w:val="left" w:pos="960"/>
        </w:tabs>
        <w:rPr>
          <w:del w:id="178" w:author="Vasy Medov" w:date="2026-02-24T19:55:00Z"/>
          <w:rFonts w:asciiTheme="minorHAnsi" w:eastAsiaTheme="minorEastAsia" w:hAnsiTheme="minorHAnsi" w:cstheme="minorBidi"/>
          <w:noProof/>
          <w:color w:val="000000" w:themeColor="text1"/>
          <w:szCs w:val="22"/>
          <w:rPrChange w:id="179" w:author="Vasy Medov" w:date="2026-02-26T17:30:00Z">
            <w:rPr>
              <w:del w:id="180" w:author="Vasy Medov" w:date="2026-02-24T19:55:00Z"/>
              <w:rFonts w:asciiTheme="minorHAnsi" w:eastAsiaTheme="minorEastAsia" w:hAnsiTheme="minorHAnsi" w:cstheme="minorBidi"/>
              <w:noProof/>
              <w:szCs w:val="22"/>
            </w:rPr>
          </w:rPrChange>
        </w:rPr>
      </w:pPr>
      <w:del w:id="181" w:author="Vasy Medov" w:date="2026-02-24T19:55:00Z">
        <w:r w:rsidRPr="00626646" w:rsidDel="00B35BD9">
          <w:rPr>
            <w:noProof/>
            <w:color w:val="000000" w:themeColor="text1"/>
            <w:rPrChange w:id="182" w:author="Vasy Medov" w:date="2026-02-26T17:30:00Z">
              <w:rPr>
                <w:noProof/>
              </w:rPr>
            </w:rPrChange>
          </w:rPr>
          <w:delText>2.1</w:delText>
        </w:r>
        <w:r w:rsidRPr="00626646" w:rsidDel="00B35BD9">
          <w:rPr>
            <w:rFonts w:asciiTheme="minorHAnsi" w:eastAsiaTheme="minorEastAsia" w:hAnsiTheme="minorHAnsi" w:cstheme="minorBidi"/>
            <w:noProof/>
            <w:color w:val="000000" w:themeColor="text1"/>
            <w:szCs w:val="22"/>
            <w:rPrChange w:id="183"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184" w:author="Vasy Medov" w:date="2026-02-26T17:30:00Z">
              <w:rPr>
                <w:noProof/>
              </w:rPr>
            </w:rPrChange>
          </w:rPr>
          <w:delText>Product Perspective</w:delText>
        </w:r>
        <w:r w:rsidRPr="00626646" w:rsidDel="00B35BD9">
          <w:rPr>
            <w:noProof/>
            <w:color w:val="000000" w:themeColor="text1"/>
            <w:rPrChange w:id="185" w:author="Vasy Medov" w:date="2026-02-26T17:30:00Z">
              <w:rPr>
                <w:noProof/>
              </w:rPr>
            </w:rPrChange>
          </w:rPr>
          <w:tab/>
        </w:r>
        <w:r w:rsidR="004F30EB" w:rsidRPr="00626646" w:rsidDel="00B35BD9">
          <w:rPr>
            <w:noProof/>
            <w:color w:val="000000" w:themeColor="text1"/>
            <w:rPrChange w:id="186" w:author="Vasy Medov" w:date="2026-02-26T17:30:00Z">
              <w:rPr>
                <w:noProof/>
              </w:rPr>
            </w:rPrChange>
          </w:rPr>
          <w:fldChar w:fldCharType="begin"/>
        </w:r>
        <w:r w:rsidRPr="00626646" w:rsidDel="00B35BD9">
          <w:rPr>
            <w:noProof/>
            <w:color w:val="000000" w:themeColor="text1"/>
            <w:rPrChange w:id="187" w:author="Vasy Medov" w:date="2026-02-26T17:30:00Z">
              <w:rPr>
                <w:noProof/>
              </w:rPr>
            </w:rPrChange>
          </w:rPr>
          <w:delInstrText xml:space="preserve"> PAGEREF _Toc352609387 \h </w:delInstrText>
        </w:r>
        <w:r w:rsidR="004F30EB" w:rsidRPr="00774C4A" w:rsidDel="00B35BD9">
          <w:rPr>
            <w:noProof/>
            <w:color w:val="000000" w:themeColor="text1"/>
          </w:rPr>
        </w:r>
        <w:r w:rsidR="004F30EB" w:rsidRPr="00626646" w:rsidDel="00B35BD9">
          <w:rPr>
            <w:noProof/>
            <w:color w:val="000000" w:themeColor="text1"/>
            <w:rPrChange w:id="188" w:author="Vasy Medov" w:date="2026-02-26T17:30:00Z">
              <w:rPr>
                <w:noProof/>
              </w:rPr>
            </w:rPrChange>
          </w:rPr>
          <w:fldChar w:fldCharType="separate"/>
        </w:r>
        <w:r w:rsidR="00F33D2A" w:rsidRPr="00626646" w:rsidDel="00B35BD9">
          <w:rPr>
            <w:noProof/>
            <w:color w:val="000000" w:themeColor="text1"/>
            <w:rPrChange w:id="189" w:author="Vasy Medov" w:date="2026-02-26T17:30:00Z">
              <w:rPr>
                <w:noProof/>
              </w:rPr>
            </w:rPrChange>
          </w:rPr>
          <w:delText>2</w:delText>
        </w:r>
        <w:r w:rsidR="004F30EB" w:rsidRPr="00626646" w:rsidDel="00B35BD9">
          <w:rPr>
            <w:noProof/>
            <w:color w:val="000000" w:themeColor="text1"/>
            <w:rPrChange w:id="190" w:author="Vasy Medov" w:date="2026-02-26T17:30:00Z">
              <w:rPr>
                <w:noProof/>
              </w:rPr>
            </w:rPrChange>
          </w:rPr>
          <w:fldChar w:fldCharType="end"/>
        </w:r>
      </w:del>
    </w:p>
    <w:p w14:paraId="17559C07" w14:textId="65527DBB" w:rsidR="0026483C" w:rsidRPr="00626646" w:rsidDel="00B35BD9" w:rsidRDefault="0026483C">
      <w:pPr>
        <w:pStyle w:val="20"/>
        <w:tabs>
          <w:tab w:val="left" w:pos="960"/>
        </w:tabs>
        <w:rPr>
          <w:del w:id="191" w:author="Vasy Medov" w:date="2026-02-24T19:55:00Z"/>
          <w:rFonts w:asciiTheme="minorHAnsi" w:eastAsiaTheme="minorEastAsia" w:hAnsiTheme="minorHAnsi" w:cstheme="minorBidi"/>
          <w:noProof/>
          <w:color w:val="000000" w:themeColor="text1"/>
          <w:szCs w:val="22"/>
          <w:rPrChange w:id="192" w:author="Vasy Medov" w:date="2026-02-26T17:30:00Z">
            <w:rPr>
              <w:del w:id="193" w:author="Vasy Medov" w:date="2026-02-24T19:55:00Z"/>
              <w:rFonts w:asciiTheme="minorHAnsi" w:eastAsiaTheme="minorEastAsia" w:hAnsiTheme="minorHAnsi" w:cstheme="minorBidi"/>
              <w:noProof/>
              <w:szCs w:val="22"/>
            </w:rPr>
          </w:rPrChange>
        </w:rPr>
      </w:pPr>
      <w:del w:id="194" w:author="Vasy Medov" w:date="2026-02-24T19:55:00Z">
        <w:r w:rsidRPr="00626646" w:rsidDel="00B35BD9">
          <w:rPr>
            <w:noProof/>
            <w:color w:val="000000" w:themeColor="text1"/>
            <w:rPrChange w:id="195" w:author="Vasy Medov" w:date="2026-02-26T17:30:00Z">
              <w:rPr>
                <w:noProof/>
              </w:rPr>
            </w:rPrChange>
          </w:rPr>
          <w:delText>2.2</w:delText>
        </w:r>
        <w:r w:rsidRPr="00626646" w:rsidDel="00B35BD9">
          <w:rPr>
            <w:rFonts w:asciiTheme="minorHAnsi" w:eastAsiaTheme="minorEastAsia" w:hAnsiTheme="minorHAnsi" w:cstheme="minorBidi"/>
            <w:noProof/>
            <w:color w:val="000000" w:themeColor="text1"/>
            <w:szCs w:val="22"/>
            <w:rPrChange w:id="196"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197" w:author="Vasy Medov" w:date="2026-02-26T17:30:00Z">
              <w:rPr>
                <w:noProof/>
              </w:rPr>
            </w:rPrChange>
          </w:rPr>
          <w:delText>User Classes and Characteristics</w:delText>
        </w:r>
        <w:r w:rsidRPr="00626646" w:rsidDel="00B35BD9">
          <w:rPr>
            <w:noProof/>
            <w:color w:val="000000" w:themeColor="text1"/>
            <w:rPrChange w:id="198" w:author="Vasy Medov" w:date="2026-02-26T17:30:00Z">
              <w:rPr>
                <w:noProof/>
              </w:rPr>
            </w:rPrChange>
          </w:rPr>
          <w:tab/>
        </w:r>
        <w:r w:rsidR="004F30EB" w:rsidRPr="00626646" w:rsidDel="00B35BD9">
          <w:rPr>
            <w:noProof/>
            <w:color w:val="000000" w:themeColor="text1"/>
            <w:rPrChange w:id="199" w:author="Vasy Medov" w:date="2026-02-26T17:30:00Z">
              <w:rPr>
                <w:noProof/>
              </w:rPr>
            </w:rPrChange>
          </w:rPr>
          <w:fldChar w:fldCharType="begin"/>
        </w:r>
        <w:r w:rsidRPr="00626646" w:rsidDel="00B35BD9">
          <w:rPr>
            <w:noProof/>
            <w:color w:val="000000" w:themeColor="text1"/>
            <w:rPrChange w:id="200" w:author="Vasy Medov" w:date="2026-02-26T17:30:00Z">
              <w:rPr>
                <w:noProof/>
              </w:rPr>
            </w:rPrChange>
          </w:rPr>
          <w:delInstrText xml:space="preserve"> PAGEREF _Toc352609388 \h </w:delInstrText>
        </w:r>
        <w:r w:rsidR="004F30EB" w:rsidRPr="00774C4A" w:rsidDel="00B35BD9">
          <w:rPr>
            <w:noProof/>
            <w:color w:val="000000" w:themeColor="text1"/>
          </w:rPr>
        </w:r>
        <w:r w:rsidR="004F30EB" w:rsidRPr="00626646" w:rsidDel="00B35BD9">
          <w:rPr>
            <w:noProof/>
            <w:color w:val="000000" w:themeColor="text1"/>
            <w:rPrChange w:id="201" w:author="Vasy Medov" w:date="2026-02-26T17:30:00Z">
              <w:rPr>
                <w:noProof/>
              </w:rPr>
            </w:rPrChange>
          </w:rPr>
          <w:fldChar w:fldCharType="separate"/>
        </w:r>
        <w:r w:rsidR="00F33D2A" w:rsidRPr="00626646" w:rsidDel="00B35BD9">
          <w:rPr>
            <w:noProof/>
            <w:color w:val="000000" w:themeColor="text1"/>
            <w:rPrChange w:id="202" w:author="Vasy Medov" w:date="2026-02-26T17:30:00Z">
              <w:rPr>
                <w:noProof/>
              </w:rPr>
            </w:rPrChange>
          </w:rPr>
          <w:delText>2</w:delText>
        </w:r>
        <w:r w:rsidR="004F30EB" w:rsidRPr="00626646" w:rsidDel="00B35BD9">
          <w:rPr>
            <w:noProof/>
            <w:color w:val="000000" w:themeColor="text1"/>
            <w:rPrChange w:id="203" w:author="Vasy Medov" w:date="2026-02-26T17:30:00Z">
              <w:rPr>
                <w:noProof/>
              </w:rPr>
            </w:rPrChange>
          </w:rPr>
          <w:fldChar w:fldCharType="end"/>
        </w:r>
      </w:del>
    </w:p>
    <w:p w14:paraId="4A4F8199" w14:textId="35802D21" w:rsidR="0026483C" w:rsidRPr="00626646" w:rsidDel="00B35BD9" w:rsidRDefault="0026483C">
      <w:pPr>
        <w:pStyle w:val="20"/>
        <w:tabs>
          <w:tab w:val="left" w:pos="960"/>
        </w:tabs>
        <w:rPr>
          <w:del w:id="204" w:author="Vasy Medov" w:date="2026-02-24T19:55:00Z"/>
          <w:rFonts w:asciiTheme="minorHAnsi" w:eastAsiaTheme="minorEastAsia" w:hAnsiTheme="minorHAnsi" w:cstheme="minorBidi"/>
          <w:noProof/>
          <w:color w:val="000000" w:themeColor="text1"/>
          <w:szCs w:val="22"/>
          <w:rPrChange w:id="205" w:author="Vasy Medov" w:date="2026-02-26T17:30:00Z">
            <w:rPr>
              <w:del w:id="206" w:author="Vasy Medov" w:date="2026-02-24T19:55:00Z"/>
              <w:rFonts w:asciiTheme="minorHAnsi" w:eastAsiaTheme="minorEastAsia" w:hAnsiTheme="minorHAnsi" w:cstheme="minorBidi"/>
              <w:noProof/>
              <w:szCs w:val="22"/>
            </w:rPr>
          </w:rPrChange>
        </w:rPr>
      </w:pPr>
      <w:del w:id="207" w:author="Vasy Medov" w:date="2026-02-24T19:55:00Z">
        <w:r w:rsidRPr="00626646" w:rsidDel="00B35BD9">
          <w:rPr>
            <w:noProof/>
            <w:color w:val="000000" w:themeColor="text1"/>
            <w:rPrChange w:id="208" w:author="Vasy Medov" w:date="2026-02-26T17:30:00Z">
              <w:rPr>
                <w:noProof/>
              </w:rPr>
            </w:rPrChange>
          </w:rPr>
          <w:delText>2.3</w:delText>
        </w:r>
        <w:r w:rsidRPr="00626646" w:rsidDel="00B35BD9">
          <w:rPr>
            <w:rFonts w:asciiTheme="minorHAnsi" w:eastAsiaTheme="minorEastAsia" w:hAnsiTheme="minorHAnsi" w:cstheme="minorBidi"/>
            <w:noProof/>
            <w:color w:val="000000" w:themeColor="text1"/>
            <w:szCs w:val="22"/>
            <w:rPrChange w:id="209"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210" w:author="Vasy Medov" w:date="2026-02-26T17:30:00Z">
              <w:rPr>
                <w:noProof/>
              </w:rPr>
            </w:rPrChange>
          </w:rPr>
          <w:delText>Operating Environment</w:delText>
        </w:r>
        <w:r w:rsidRPr="00626646" w:rsidDel="00B35BD9">
          <w:rPr>
            <w:noProof/>
            <w:color w:val="000000" w:themeColor="text1"/>
            <w:rPrChange w:id="211" w:author="Vasy Medov" w:date="2026-02-26T17:30:00Z">
              <w:rPr>
                <w:noProof/>
              </w:rPr>
            </w:rPrChange>
          </w:rPr>
          <w:tab/>
        </w:r>
        <w:r w:rsidR="004F30EB" w:rsidRPr="00626646" w:rsidDel="00B35BD9">
          <w:rPr>
            <w:noProof/>
            <w:color w:val="000000" w:themeColor="text1"/>
            <w:rPrChange w:id="212" w:author="Vasy Medov" w:date="2026-02-26T17:30:00Z">
              <w:rPr>
                <w:noProof/>
              </w:rPr>
            </w:rPrChange>
          </w:rPr>
          <w:fldChar w:fldCharType="begin"/>
        </w:r>
        <w:r w:rsidRPr="00626646" w:rsidDel="00B35BD9">
          <w:rPr>
            <w:noProof/>
            <w:color w:val="000000" w:themeColor="text1"/>
            <w:rPrChange w:id="213" w:author="Vasy Medov" w:date="2026-02-26T17:30:00Z">
              <w:rPr>
                <w:noProof/>
              </w:rPr>
            </w:rPrChange>
          </w:rPr>
          <w:delInstrText xml:space="preserve"> PAGEREF _Toc352609389 \h </w:delInstrText>
        </w:r>
        <w:r w:rsidR="004F30EB" w:rsidRPr="00774C4A" w:rsidDel="00B35BD9">
          <w:rPr>
            <w:noProof/>
            <w:color w:val="000000" w:themeColor="text1"/>
          </w:rPr>
        </w:r>
        <w:r w:rsidR="004F30EB" w:rsidRPr="00626646" w:rsidDel="00B35BD9">
          <w:rPr>
            <w:noProof/>
            <w:color w:val="000000" w:themeColor="text1"/>
            <w:rPrChange w:id="214" w:author="Vasy Medov" w:date="2026-02-26T17:30:00Z">
              <w:rPr>
                <w:noProof/>
              </w:rPr>
            </w:rPrChange>
          </w:rPr>
          <w:fldChar w:fldCharType="separate"/>
        </w:r>
        <w:r w:rsidR="00F33D2A" w:rsidRPr="00626646" w:rsidDel="00B35BD9">
          <w:rPr>
            <w:noProof/>
            <w:color w:val="000000" w:themeColor="text1"/>
            <w:rPrChange w:id="215" w:author="Vasy Medov" w:date="2026-02-26T17:30:00Z">
              <w:rPr>
                <w:noProof/>
              </w:rPr>
            </w:rPrChange>
          </w:rPr>
          <w:delText>2</w:delText>
        </w:r>
        <w:r w:rsidR="004F30EB" w:rsidRPr="00626646" w:rsidDel="00B35BD9">
          <w:rPr>
            <w:noProof/>
            <w:color w:val="000000" w:themeColor="text1"/>
            <w:rPrChange w:id="216" w:author="Vasy Medov" w:date="2026-02-26T17:30:00Z">
              <w:rPr>
                <w:noProof/>
              </w:rPr>
            </w:rPrChange>
          </w:rPr>
          <w:fldChar w:fldCharType="end"/>
        </w:r>
      </w:del>
    </w:p>
    <w:p w14:paraId="672BA83E" w14:textId="1D7BE9E3" w:rsidR="0026483C" w:rsidRPr="00626646" w:rsidDel="00B35BD9" w:rsidRDefault="0026483C">
      <w:pPr>
        <w:pStyle w:val="20"/>
        <w:tabs>
          <w:tab w:val="left" w:pos="960"/>
        </w:tabs>
        <w:rPr>
          <w:del w:id="217" w:author="Vasy Medov" w:date="2026-02-24T19:55:00Z"/>
          <w:rFonts w:asciiTheme="minorHAnsi" w:eastAsiaTheme="minorEastAsia" w:hAnsiTheme="minorHAnsi" w:cstheme="minorBidi"/>
          <w:noProof/>
          <w:color w:val="000000" w:themeColor="text1"/>
          <w:szCs w:val="22"/>
          <w:rPrChange w:id="218" w:author="Vasy Medov" w:date="2026-02-26T17:30:00Z">
            <w:rPr>
              <w:del w:id="219" w:author="Vasy Medov" w:date="2026-02-24T19:55:00Z"/>
              <w:rFonts w:asciiTheme="minorHAnsi" w:eastAsiaTheme="minorEastAsia" w:hAnsiTheme="minorHAnsi" w:cstheme="minorBidi"/>
              <w:noProof/>
              <w:szCs w:val="22"/>
            </w:rPr>
          </w:rPrChange>
        </w:rPr>
      </w:pPr>
      <w:del w:id="220" w:author="Vasy Medov" w:date="2026-02-24T19:55:00Z">
        <w:r w:rsidRPr="00626646" w:rsidDel="00B35BD9">
          <w:rPr>
            <w:noProof/>
            <w:color w:val="000000" w:themeColor="text1"/>
            <w:rPrChange w:id="221" w:author="Vasy Medov" w:date="2026-02-26T17:30:00Z">
              <w:rPr>
                <w:noProof/>
              </w:rPr>
            </w:rPrChange>
          </w:rPr>
          <w:delText>2.4</w:delText>
        </w:r>
        <w:r w:rsidRPr="00626646" w:rsidDel="00B35BD9">
          <w:rPr>
            <w:rFonts w:asciiTheme="minorHAnsi" w:eastAsiaTheme="minorEastAsia" w:hAnsiTheme="minorHAnsi" w:cstheme="minorBidi"/>
            <w:noProof/>
            <w:color w:val="000000" w:themeColor="text1"/>
            <w:szCs w:val="22"/>
            <w:rPrChange w:id="222"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223" w:author="Vasy Medov" w:date="2026-02-26T17:30:00Z">
              <w:rPr>
                <w:noProof/>
              </w:rPr>
            </w:rPrChange>
          </w:rPr>
          <w:delText>Design and Implementation Constraints</w:delText>
        </w:r>
        <w:r w:rsidRPr="00626646" w:rsidDel="00B35BD9">
          <w:rPr>
            <w:noProof/>
            <w:color w:val="000000" w:themeColor="text1"/>
            <w:rPrChange w:id="224" w:author="Vasy Medov" w:date="2026-02-26T17:30:00Z">
              <w:rPr>
                <w:noProof/>
              </w:rPr>
            </w:rPrChange>
          </w:rPr>
          <w:tab/>
        </w:r>
        <w:r w:rsidR="004F30EB" w:rsidRPr="00626646" w:rsidDel="00B35BD9">
          <w:rPr>
            <w:noProof/>
            <w:color w:val="000000" w:themeColor="text1"/>
            <w:rPrChange w:id="225" w:author="Vasy Medov" w:date="2026-02-26T17:30:00Z">
              <w:rPr>
                <w:noProof/>
              </w:rPr>
            </w:rPrChange>
          </w:rPr>
          <w:fldChar w:fldCharType="begin"/>
        </w:r>
        <w:r w:rsidRPr="00626646" w:rsidDel="00B35BD9">
          <w:rPr>
            <w:noProof/>
            <w:color w:val="000000" w:themeColor="text1"/>
            <w:rPrChange w:id="226" w:author="Vasy Medov" w:date="2026-02-26T17:30:00Z">
              <w:rPr>
                <w:noProof/>
              </w:rPr>
            </w:rPrChange>
          </w:rPr>
          <w:delInstrText xml:space="preserve"> PAGEREF _Toc352609390 \h </w:delInstrText>
        </w:r>
        <w:r w:rsidR="004F30EB" w:rsidRPr="00774C4A" w:rsidDel="00B35BD9">
          <w:rPr>
            <w:noProof/>
            <w:color w:val="000000" w:themeColor="text1"/>
          </w:rPr>
        </w:r>
        <w:r w:rsidR="004F30EB" w:rsidRPr="00626646" w:rsidDel="00B35BD9">
          <w:rPr>
            <w:noProof/>
            <w:color w:val="000000" w:themeColor="text1"/>
            <w:rPrChange w:id="227" w:author="Vasy Medov" w:date="2026-02-26T17:30:00Z">
              <w:rPr>
                <w:noProof/>
              </w:rPr>
            </w:rPrChange>
          </w:rPr>
          <w:fldChar w:fldCharType="separate"/>
        </w:r>
        <w:r w:rsidR="00F33D2A" w:rsidRPr="00626646" w:rsidDel="00B35BD9">
          <w:rPr>
            <w:noProof/>
            <w:color w:val="000000" w:themeColor="text1"/>
            <w:rPrChange w:id="228" w:author="Vasy Medov" w:date="2026-02-26T17:30:00Z">
              <w:rPr>
                <w:noProof/>
              </w:rPr>
            </w:rPrChange>
          </w:rPr>
          <w:delText>2</w:delText>
        </w:r>
        <w:r w:rsidR="004F30EB" w:rsidRPr="00626646" w:rsidDel="00B35BD9">
          <w:rPr>
            <w:noProof/>
            <w:color w:val="000000" w:themeColor="text1"/>
            <w:rPrChange w:id="229" w:author="Vasy Medov" w:date="2026-02-26T17:30:00Z">
              <w:rPr>
                <w:noProof/>
              </w:rPr>
            </w:rPrChange>
          </w:rPr>
          <w:fldChar w:fldCharType="end"/>
        </w:r>
      </w:del>
    </w:p>
    <w:p w14:paraId="10E22E50" w14:textId="535DB9A7" w:rsidR="0026483C" w:rsidRPr="00626646" w:rsidDel="00B35BD9" w:rsidRDefault="0026483C">
      <w:pPr>
        <w:pStyle w:val="20"/>
        <w:tabs>
          <w:tab w:val="left" w:pos="960"/>
        </w:tabs>
        <w:rPr>
          <w:del w:id="230" w:author="Vasy Medov" w:date="2026-02-24T19:55:00Z"/>
          <w:rFonts w:asciiTheme="minorHAnsi" w:eastAsiaTheme="minorEastAsia" w:hAnsiTheme="minorHAnsi" w:cstheme="minorBidi"/>
          <w:noProof/>
          <w:color w:val="000000" w:themeColor="text1"/>
          <w:szCs w:val="22"/>
          <w:rPrChange w:id="231" w:author="Vasy Medov" w:date="2026-02-26T17:30:00Z">
            <w:rPr>
              <w:del w:id="232" w:author="Vasy Medov" w:date="2026-02-24T19:55:00Z"/>
              <w:rFonts w:asciiTheme="minorHAnsi" w:eastAsiaTheme="minorEastAsia" w:hAnsiTheme="minorHAnsi" w:cstheme="minorBidi"/>
              <w:noProof/>
              <w:szCs w:val="22"/>
            </w:rPr>
          </w:rPrChange>
        </w:rPr>
      </w:pPr>
      <w:del w:id="233" w:author="Vasy Medov" w:date="2026-02-24T19:55:00Z">
        <w:r w:rsidRPr="00626646" w:rsidDel="00B35BD9">
          <w:rPr>
            <w:noProof/>
            <w:color w:val="000000" w:themeColor="text1"/>
            <w:rPrChange w:id="234" w:author="Vasy Medov" w:date="2026-02-26T17:30:00Z">
              <w:rPr>
                <w:noProof/>
              </w:rPr>
            </w:rPrChange>
          </w:rPr>
          <w:delText>2.5</w:delText>
        </w:r>
        <w:r w:rsidRPr="00626646" w:rsidDel="00B35BD9">
          <w:rPr>
            <w:rFonts w:asciiTheme="minorHAnsi" w:eastAsiaTheme="minorEastAsia" w:hAnsiTheme="minorHAnsi" w:cstheme="minorBidi"/>
            <w:noProof/>
            <w:color w:val="000000" w:themeColor="text1"/>
            <w:szCs w:val="22"/>
            <w:rPrChange w:id="235"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236" w:author="Vasy Medov" w:date="2026-02-26T17:30:00Z">
              <w:rPr>
                <w:noProof/>
              </w:rPr>
            </w:rPrChange>
          </w:rPr>
          <w:delText>Assumptions and Dependencies</w:delText>
        </w:r>
        <w:r w:rsidRPr="00626646" w:rsidDel="00B35BD9">
          <w:rPr>
            <w:noProof/>
            <w:color w:val="000000" w:themeColor="text1"/>
            <w:rPrChange w:id="237" w:author="Vasy Medov" w:date="2026-02-26T17:30:00Z">
              <w:rPr>
                <w:noProof/>
              </w:rPr>
            </w:rPrChange>
          </w:rPr>
          <w:tab/>
        </w:r>
        <w:r w:rsidR="004F30EB" w:rsidRPr="00626646" w:rsidDel="00B35BD9">
          <w:rPr>
            <w:noProof/>
            <w:color w:val="000000" w:themeColor="text1"/>
            <w:rPrChange w:id="238" w:author="Vasy Medov" w:date="2026-02-26T17:30:00Z">
              <w:rPr>
                <w:noProof/>
              </w:rPr>
            </w:rPrChange>
          </w:rPr>
          <w:fldChar w:fldCharType="begin"/>
        </w:r>
        <w:r w:rsidRPr="00626646" w:rsidDel="00B35BD9">
          <w:rPr>
            <w:noProof/>
            <w:color w:val="000000" w:themeColor="text1"/>
            <w:rPrChange w:id="239" w:author="Vasy Medov" w:date="2026-02-26T17:30:00Z">
              <w:rPr>
                <w:noProof/>
              </w:rPr>
            </w:rPrChange>
          </w:rPr>
          <w:delInstrText xml:space="preserve"> PAGEREF _Toc352609391 \h </w:delInstrText>
        </w:r>
        <w:r w:rsidR="004F30EB" w:rsidRPr="00774C4A" w:rsidDel="00B35BD9">
          <w:rPr>
            <w:noProof/>
            <w:color w:val="000000" w:themeColor="text1"/>
          </w:rPr>
        </w:r>
        <w:r w:rsidR="004F30EB" w:rsidRPr="00626646" w:rsidDel="00B35BD9">
          <w:rPr>
            <w:noProof/>
            <w:color w:val="000000" w:themeColor="text1"/>
            <w:rPrChange w:id="240" w:author="Vasy Medov" w:date="2026-02-26T17:30:00Z">
              <w:rPr>
                <w:noProof/>
              </w:rPr>
            </w:rPrChange>
          </w:rPr>
          <w:fldChar w:fldCharType="separate"/>
        </w:r>
        <w:r w:rsidR="00F33D2A" w:rsidRPr="00626646" w:rsidDel="00B35BD9">
          <w:rPr>
            <w:noProof/>
            <w:color w:val="000000" w:themeColor="text1"/>
            <w:rPrChange w:id="241" w:author="Vasy Medov" w:date="2026-02-26T17:30:00Z">
              <w:rPr>
                <w:noProof/>
              </w:rPr>
            </w:rPrChange>
          </w:rPr>
          <w:delText>2</w:delText>
        </w:r>
        <w:r w:rsidR="004F30EB" w:rsidRPr="00626646" w:rsidDel="00B35BD9">
          <w:rPr>
            <w:noProof/>
            <w:color w:val="000000" w:themeColor="text1"/>
            <w:rPrChange w:id="242" w:author="Vasy Medov" w:date="2026-02-26T17:30:00Z">
              <w:rPr>
                <w:noProof/>
              </w:rPr>
            </w:rPrChange>
          </w:rPr>
          <w:fldChar w:fldCharType="end"/>
        </w:r>
      </w:del>
    </w:p>
    <w:p w14:paraId="50177A18" w14:textId="24F54393" w:rsidR="0026483C" w:rsidRPr="00626646" w:rsidDel="00B35BD9" w:rsidRDefault="0026483C">
      <w:pPr>
        <w:pStyle w:val="10"/>
        <w:rPr>
          <w:del w:id="243" w:author="Vasy Medov" w:date="2026-02-24T19:55:00Z"/>
          <w:rFonts w:asciiTheme="minorHAnsi" w:eastAsiaTheme="minorEastAsia" w:hAnsiTheme="minorHAnsi" w:cstheme="minorBidi"/>
          <w:b w:val="0"/>
          <w:color w:val="000000" w:themeColor="text1"/>
          <w:sz w:val="22"/>
          <w:szCs w:val="22"/>
          <w:rPrChange w:id="244" w:author="Vasy Medov" w:date="2026-02-26T17:30:00Z">
            <w:rPr>
              <w:del w:id="245" w:author="Vasy Medov" w:date="2026-02-24T19:55:00Z"/>
              <w:rFonts w:asciiTheme="minorHAnsi" w:eastAsiaTheme="minorEastAsia" w:hAnsiTheme="minorHAnsi" w:cstheme="minorBidi"/>
              <w:b w:val="0"/>
              <w:sz w:val="22"/>
              <w:szCs w:val="22"/>
            </w:rPr>
          </w:rPrChange>
        </w:rPr>
      </w:pPr>
      <w:del w:id="246" w:author="Vasy Medov" w:date="2026-02-24T19:55:00Z">
        <w:r w:rsidRPr="00626646" w:rsidDel="00B35BD9">
          <w:rPr>
            <w:b w:val="0"/>
            <w:color w:val="000000" w:themeColor="text1"/>
            <w:rPrChange w:id="247" w:author="Vasy Medov" w:date="2026-02-26T17:30:00Z">
              <w:rPr>
                <w:b w:val="0"/>
              </w:rPr>
            </w:rPrChange>
          </w:rPr>
          <w:delText>3.</w:delText>
        </w:r>
        <w:r w:rsidRPr="00626646" w:rsidDel="00B35BD9">
          <w:rPr>
            <w:rFonts w:asciiTheme="minorHAnsi" w:eastAsiaTheme="minorEastAsia" w:hAnsiTheme="minorHAnsi" w:cstheme="minorBidi"/>
            <w:color w:val="000000" w:themeColor="text1"/>
            <w:sz w:val="22"/>
            <w:szCs w:val="22"/>
            <w:rPrChange w:id="248" w:author="Vasy Medov" w:date="2026-02-26T17:30:00Z">
              <w:rPr>
                <w:rFonts w:asciiTheme="minorHAnsi" w:eastAsiaTheme="minorEastAsia" w:hAnsiTheme="minorHAnsi" w:cstheme="minorBidi"/>
                <w:sz w:val="22"/>
                <w:szCs w:val="22"/>
              </w:rPr>
            </w:rPrChange>
          </w:rPr>
          <w:tab/>
        </w:r>
        <w:r w:rsidRPr="00626646" w:rsidDel="00B35BD9">
          <w:rPr>
            <w:b w:val="0"/>
            <w:color w:val="000000" w:themeColor="text1"/>
            <w:rPrChange w:id="249" w:author="Vasy Medov" w:date="2026-02-26T17:30:00Z">
              <w:rPr>
                <w:b w:val="0"/>
              </w:rPr>
            </w:rPrChange>
          </w:rPr>
          <w:delText>System Features</w:delText>
        </w:r>
        <w:r w:rsidRPr="00626646" w:rsidDel="00B35BD9">
          <w:rPr>
            <w:b w:val="0"/>
            <w:color w:val="000000" w:themeColor="text1"/>
            <w:rPrChange w:id="250" w:author="Vasy Medov" w:date="2026-02-26T17:30:00Z">
              <w:rPr>
                <w:b w:val="0"/>
              </w:rPr>
            </w:rPrChange>
          </w:rPr>
          <w:tab/>
        </w:r>
        <w:r w:rsidR="004F30EB" w:rsidRPr="00626646" w:rsidDel="00B35BD9">
          <w:rPr>
            <w:color w:val="000000" w:themeColor="text1"/>
            <w:rPrChange w:id="251" w:author="Vasy Medov" w:date="2026-02-26T17:30:00Z">
              <w:rPr/>
            </w:rPrChange>
          </w:rPr>
          <w:fldChar w:fldCharType="begin"/>
        </w:r>
        <w:r w:rsidRPr="00626646" w:rsidDel="00B35BD9">
          <w:rPr>
            <w:b w:val="0"/>
            <w:color w:val="000000" w:themeColor="text1"/>
            <w:rPrChange w:id="252" w:author="Vasy Medov" w:date="2026-02-26T17:30:00Z">
              <w:rPr>
                <w:b w:val="0"/>
              </w:rPr>
            </w:rPrChange>
          </w:rPr>
          <w:delInstrText xml:space="preserve"> PAGEREF _Toc352609392 \h </w:delInstrText>
        </w:r>
        <w:r w:rsidR="004F30EB" w:rsidRPr="00774C4A" w:rsidDel="00B35BD9">
          <w:rPr>
            <w:color w:val="000000" w:themeColor="text1"/>
          </w:rPr>
        </w:r>
        <w:r w:rsidR="004F30EB" w:rsidRPr="00626646" w:rsidDel="00B35BD9">
          <w:rPr>
            <w:color w:val="000000" w:themeColor="text1"/>
            <w:rPrChange w:id="253" w:author="Vasy Medov" w:date="2026-02-26T17:30:00Z">
              <w:rPr/>
            </w:rPrChange>
          </w:rPr>
          <w:fldChar w:fldCharType="separate"/>
        </w:r>
        <w:r w:rsidR="00F33D2A" w:rsidRPr="00626646" w:rsidDel="00B35BD9">
          <w:rPr>
            <w:b w:val="0"/>
            <w:color w:val="000000" w:themeColor="text1"/>
            <w:rPrChange w:id="254" w:author="Vasy Medov" w:date="2026-02-26T17:30:00Z">
              <w:rPr>
                <w:b w:val="0"/>
              </w:rPr>
            </w:rPrChange>
          </w:rPr>
          <w:delText>2</w:delText>
        </w:r>
        <w:r w:rsidR="004F30EB" w:rsidRPr="00626646" w:rsidDel="00B35BD9">
          <w:rPr>
            <w:color w:val="000000" w:themeColor="text1"/>
            <w:rPrChange w:id="255" w:author="Vasy Medov" w:date="2026-02-26T17:30:00Z">
              <w:rPr/>
            </w:rPrChange>
          </w:rPr>
          <w:fldChar w:fldCharType="end"/>
        </w:r>
      </w:del>
    </w:p>
    <w:p w14:paraId="2FB3CC0D" w14:textId="3C416120" w:rsidR="0026483C" w:rsidRPr="00626646" w:rsidDel="00B35BD9" w:rsidRDefault="0026483C">
      <w:pPr>
        <w:pStyle w:val="20"/>
        <w:tabs>
          <w:tab w:val="left" w:pos="960"/>
        </w:tabs>
        <w:rPr>
          <w:del w:id="256" w:author="Vasy Medov" w:date="2026-02-24T19:55:00Z"/>
          <w:rFonts w:asciiTheme="minorHAnsi" w:eastAsiaTheme="minorEastAsia" w:hAnsiTheme="minorHAnsi" w:cstheme="minorBidi"/>
          <w:noProof/>
          <w:color w:val="000000" w:themeColor="text1"/>
          <w:szCs w:val="22"/>
          <w:rPrChange w:id="257" w:author="Vasy Medov" w:date="2026-02-26T17:30:00Z">
            <w:rPr>
              <w:del w:id="258" w:author="Vasy Medov" w:date="2026-02-24T19:55:00Z"/>
              <w:rFonts w:asciiTheme="minorHAnsi" w:eastAsiaTheme="minorEastAsia" w:hAnsiTheme="minorHAnsi" w:cstheme="minorBidi"/>
              <w:noProof/>
              <w:szCs w:val="22"/>
            </w:rPr>
          </w:rPrChange>
        </w:rPr>
      </w:pPr>
      <w:del w:id="259" w:author="Vasy Medov" w:date="2026-02-24T19:55:00Z">
        <w:r w:rsidRPr="00626646" w:rsidDel="00B35BD9">
          <w:rPr>
            <w:noProof/>
            <w:color w:val="000000" w:themeColor="text1"/>
            <w:rPrChange w:id="260" w:author="Vasy Medov" w:date="2026-02-26T17:30:00Z">
              <w:rPr>
                <w:noProof/>
              </w:rPr>
            </w:rPrChange>
          </w:rPr>
          <w:delText>3.1</w:delText>
        </w:r>
        <w:r w:rsidRPr="00626646" w:rsidDel="00B35BD9">
          <w:rPr>
            <w:rFonts w:asciiTheme="minorHAnsi" w:eastAsiaTheme="minorEastAsia" w:hAnsiTheme="minorHAnsi" w:cstheme="minorBidi"/>
            <w:noProof/>
            <w:color w:val="000000" w:themeColor="text1"/>
            <w:szCs w:val="22"/>
            <w:rPrChange w:id="261"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262" w:author="Vasy Medov" w:date="2026-02-26T17:30:00Z">
              <w:rPr>
                <w:noProof/>
              </w:rPr>
            </w:rPrChange>
          </w:rPr>
          <w:delText>System Feature 1</w:delText>
        </w:r>
        <w:r w:rsidRPr="00626646" w:rsidDel="00B35BD9">
          <w:rPr>
            <w:noProof/>
            <w:color w:val="000000" w:themeColor="text1"/>
            <w:rPrChange w:id="263" w:author="Vasy Medov" w:date="2026-02-26T17:30:00Z">
              <w:rPr>
                <w:noProof/>
              </w:rPr>
            </w:rPrChange>
          </w:rPr>
          <w:tab/>
        </w:r>
        <w:r w:rsidR="004F30EB" w:rsidRPr="00626646" w:rsidDel="00B35BD9">
          <w:rPr>
            <w:noProof/>
            <w:color w:val="000000" w:themeColor="text1"/>
            <w:rPrChange w:id="264" w:author="Vasy Medov" w:date="2026-02-26T17:30:00Z">
              <w:rPr>
                <w:noProof/>
              </w:rPr>
            </w:rPrChange>
          </w:rPr>
          <w:fldChar w:fldCharType="begin"/>
        </w:r>
        <w:r w:rsidRPr="00626646" w:rsidDel="00B35BD9">
          <w:rPr>
            <w:noProof/>
            <w:color w:val="000000" w:themeColor="text1"/>
            <w:rPrChange w:id="265" w:author="Vasy Medov" w:date="2026-02-26T17:30:00Z">
              <w:rPr>
                <w:noProof/>
              </w:rPr>
            </w:rPrChange>
          </w:rPr>
          <w:delInstrText xml:space="preserve"> PAGEREF _Toc352609393 \h </w:delInstrText>
        </w:r>
        <w:r w:rsidR="004F30EB" w:rsidRPr="00774C4A" w:rsidDel="00B35BD9">
          <w:rPr>
            <w:noProof/>
            <w:color w:val="000000" w:themeColor="text1"/>
          </w:rPr>
        </w:r>
        <w:r w:rsidR="004F30EB" w:rsidRPr="00626646" w:rsidDel="00B35BD9">
          <w:rPr>
            <w:noProof/>
            <w:color w:val="000000" w:themeColor="text1"/>
            <w:rPrChange w:id="266" w:author="Vasy Medov" w:date="2026-02-26T17:30:00Z">
              <w:rPr>
                <w:noProof/>
              </w:rPr>
            </w:rPrChange>
          </w:rPr>
          <w:fldChar w:fldCharType="separate"/>
        </w:r>
        <w:r w:rsidR="00F33D2A" w:rsidRPr="00626646" w:rsidDel="00B35BD9">
          <w:rPr>
            <w:noProof/>
            <w:color w:val="000000" w:themeColor="text1"/>
            <w:rPrChange w:id="267" w:author="Vasy Medov" w:date="2026-02-26T17:30:00Z">
              <w:rPr>
                <w:noProof/>
              </w:rPr>
            </w:rPrChange>
          </w:rPr>
          <w:delText>2</w:delText>
        </w:r>
        <w:r w:rsidR="004F30EB" w:rsidRPr="00626646" w:rsidDel="00B35BD9">
          <w:rPr>
            <w:noProof/>
            <w:color w:val="000000" w:themeColor="text1"/>
            <w:rPrChange w:id="268" w:author="Vasy Medov" w:date="2026-02-26T17:30:00Z">
              <w:rPr>
                <w:noProof/>
              </w:rPr>
            </w:rPrChange>
          </w:rPr>
          <w:fldChar w:fldCharType="end"/>
        </w:r>
      </w:del>
    </w:p>
    <w:p w14:paraId="1FA7E6B1" w14:textId="65871014" w:rsidR="0026483C" w:rsidRPr="00626646" w:rsidDel="00B35BD9" w:rsidRDefault="0026483C">
      <w:pPr>
        <w:pStyle w:val="20"/>
        <w:tabs>
          <w:tab w:val="left" w:pos="960"/>
        </w:tabs>
        <w:rPr>
          <w:del w:id="269" w:author="Vasy Medov" w:date="2026-02-24T19:55:00Z"/>
          <w:rFonts w:asciiTheme="minorHAnsi" w:eastAsiaTheme="minorEastAsia" w:hAnsiTheme="minorHAnsi" w:cstheme="minorBidi"/>
          <w:noProof/>
          <w:color w:val="000000" w:themeColor="text1"/>
          <w:szCs w:val="22"/>
          <w:rPrChange w:id="270" w:author="Vasy Medov" w:date="2026-02-26T17:30:00Z">
            <w:rPr>
              <w:del w:id="271" w:author="Vasy Medov" w:date="2026-02-24T19:55:00Z"/>
              <w:rFonts w:asciiTheme="minorHAnsi" w:eastAsiaTheme="minorEastAsia" w:hAnsiTheme="minorHAnsi" w:cstheme="minorBidi"/>
              <w:noProof/>
              <w:szCs w:val="22"/>
            </w:rPr>
          </w:rPrChange>
        </w:rPr>
      </w:pPr>
      <w:del w:id="272" w:author="Vasy Medov" w:date="2026-02-24T19:55:00Z">
        <w:r w:rsidRPr="00626646" w:rsidDel="00B35BD9">
          <w:rPr>
            <w:noProof/>
            <w:color w:val="000000" w:themeColor="text1"/>
            <w:rPrChange w:id="273" w:author="Vasy Medov" w:date="2026-02-26T17:30:00Z">
              <w:rPr>
                <w:noProof/>
              </w:rPr>
            </w:rPrChange>
          </w:rPr>
          <w:delText>3.2</w:delText>
        </w:r>
        <w:r w:rsidRPr="00626646" w:rsidDel="00B35BD9">
          <w:rPr>
            <w:rFonts w:asciiTheme="minorHAnsi" w:eastAsiaTheme="minorEastAsia" w:hAnsiTheme="minorHAnsi" w:cstheme="minorBidi"/>
            <w:noProof/>
            <w:color w:val="000000" w:themeColor="text1"/>
            <w:szCs w:val="22"/>
            <w:rPrChange w:id="274"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275" w:author="Vasy Medov" w:date="2026-02-26T17:30:00Z">
              <w:rPr>
                <w:noProof/>
              </w:rPr>
            </w:rPrChange>
          </w:rPr>
          <w:delText>System Feature 2 (and so on)</w:delText>
        </w:r>
        <w:r w:rsidRPr="00626646" w:rsidDel="00B35BD9">
          <w:rPr>
            <w:noProof/>
            <w:color w:val="000000" w:themeColor="text1"/>
            <w:rPrChange w:id="276" w:author="Vasy Medov" w:date="2026-02-26T17:30:00Z">
              <w:rPr>
                <w:noProof/>
              </w:rPr>
            </w:rPrChange>
          </w:rPr>
          <w:tab/>
        </w:r>
        <w:r w:rsidR="004F30EB" w:rsidRPr="00626646" w:rsidDel="00B35BD9">
          <w:rPr>
            <w:noProof/>
            <w:color w:val="000000" w:themeColor="text1"/>
            <w:rPrChange w:id="277" w:author="Vasy Medov" w:date="2026-02-26T17:30:00Z">
              <w:rPr>
                <w:noProof/>
              </w:rPr>
            </w:rPrChange>
          </w:rPr>
          <w:fldChar w:fldCharType="begin"/>
        </w:r>
        <w:r w:rsidRPr="00626646" w:rsidDel="00B35BD9">
          <w:rPr>
            <w:noProof/>
            <w:color w:val="000000" w:themeColor="text1"/>
            <w:rPrChange w:id="278" w:author="Vasy Medov" w:date="2026-02-26T17:30:00Z">
              <w:rPr>
                <w:noProof/>
              </w:rPr>
            </w:rPrChange>
          </w:rPr>
          <w:delInstrText xml:space="preserve"> PAGEREF _Toc352609394 \h </w:delInstrText>
        </w:r>
        <w:r w:rsidR="004F30EB" w:rsidRPr="00774C4A" w:rsidDel="00B35BD9">
          <w:rPr>
            <w:noProof/>
            <w:color w:val="000000" w:themeColor="text1"/>
          </w:rPr>
        </w:r>
        <w:r w:rsidR="004F30EB" w:rsidRPr="00626646" w:rsidDel="00B35BD9">
          <w:rPr>
            <w:noProof/>
            <w:color w:val="000000" w:themeColor="text1"/>
            <w:rPrChange w:id="279" w:author="Vasy Medov" w:date="2026-02-26T17:30:00Z">
              <w:rPr>
                <w:noProof/>
              </w:rPr>
            </w:rPrChange>
          </w:rPr>
          <w:fldChar w:fldCharType="separate"/>
        </w:r>
        <w:r w:rsidR="00F33D2A" w:rsidRPr="00626646" w:rsidDel="00B35BD9">
          <w:rPr>
            <w:noProof/>
            <w:color w:val="000000" w:themeColor="text1"/>
            <w:rPrChange w:id="280" w:author="Vasy Medov" w:date="2026-02-26T17:30:00Z">
              <w:rPr>
                <w:noProof/>
              </w:rPr>
            </w:rPrChange>
          </w:rPr>
          <w:delText>2</w:delText>
        </w:r>
        <w:r w:rsidR="004F30EB" w:rsidRPr="00626646" w:rsidDel="00B35BD9">
          <w:rPr>
            <w:noProof/>
            <w:color w:val="000000" w:themeColor="text1"/>
            <w:rPrChange w:id="281" w:author="Vasy Medov" w:date="2026-02-26T17:30:00Z">
              <w:rPr>
                <w:noProof/>
              </w:rPr>
            </w:rPrChange>
          </w:rPr>
          <w:fldChar w:fldCharType="end"/>
        </w:r>
      </w:del>
    </w:p>
    <w:p w14:paraId="0749D139" w14:textId="2E966AC2" w:rsidR="0026483C" w:rsidRPr="00626646" w:rsidDel="00B35BD9" w:rsidRDefault="0026483C">
      <w:pPr>
        <w:pStyle w:val="10"/>
        <w:rPr>
          <w:del w:id="282" w:author="Vasy Medov" w:date="2026-02-24T19:55:00Z"/>
          <w:rFonts w:asciiTheme="minorHAnsi" w:eastAsiaTheme="minorEastAsia" w:hAnsiTheme="minorHAnsi" w:cstheme="minorBidi"/>
          <w:b w:val="0"/>
          <w:color w:val="000000" w:themeColor="text1"/>
          <w:sz w:val="22"/>
          <w:szCs w:val="22"/>
          <w:rPrChange w:id="283" w:author="Vasy Medov" w:date="2026-02-26T17:30:00Z">
            <w:rPr>
              <w:del w:id="284" w:author="Vasy Medov" w:date="2026-02-24T19:55:00Z"/>
              <w:rFonts w:asciiTheme="minorHAnsi" w:eastAsiaTheme="minorEastAsia" w:hAnsiTheme="minorHAnsi" w:cstheme="minorBidi"/>
              <w:b w:val="0"/>
              <w:sz w:val="22"/>
              <w:szCs w:val="22"/>
            </w:rPr>
          </w:rPrChange>
        </w:rPr>
      </w:pPr>
      <w:del w:id="285" w:author="Vasy Medov" w:date="2026-02-24T19:55:00Z">
        <w:r w:rsidRPr="00626646" w:rsidDel="00B35BD9">
          <w:rPr>
            <w:b w:val="0"/>
            <w:color w:val="000000" w:themeColor="text1"/>
            <w:rPrChange w:id="286" w:author="Vasy Medov" w:date="2026-02-26T17:30:00Z">
              <w:rPr>
                <w:b w:val="0"/>
              </w:rPr>
            </w:rPrChange>
          </w:rPr>
          <w:delText>4.</w:delText>
        </w:r>
        <w:r w:rsidRPr="00626646" w:rsidDel="00B35BD9">
          <w:rPr>
            <w:rFonts w:asciiTheme="minorHAnsi" w:eastAsiaTheme="minorEastAsia" w:hAnsiTheme="minorHAnsi" w:cstheme="minorBidi"/>
            <w:color w:val="000000" w:themeColor="text1"/>
            <w:sz w:val="22"/>
            <w:szCs w:val="22"/>
            <w:rPrChange w:id="287" w:author="Vasy Medov" w:date="2026-02-26T17:30:00Z">
              <w:rPr>
                <w:rFonts w:asciiTheme="minorHAnsi" w:eastAsiaTheme="minorEastAsia" w:hAnsiTheme="minorHAnsi" w:cstheme="minorBidi"/>
                <w:sz w:val="22"/>
                <w:szCs w:val="22"/>
              </w:rPr>
            </w:rPrChange>
          </w:rPr>
          <w:tab/>
        </w:r>
        <w:r w:rsidRPr="00626646" w:rsidDel="00B35BD9">
          <w:rPr>
            <w:b w:val="0"/>
            <w:color w:val="000000" w:themeColor="text1"/>
            <w:rPrChange w:id="288" w:author="Vasy Medov" w:date="2026-02-26T17:30:00Z">
              <w:rPr>
                <w:b w:val="0"/>
              </w:rPr>
            </w:rPrChange>
          </w:rPr>
          <w:delText>Data Requirements</w:delText>
        </w:r>
        <w:r w:rsidRPr="00626646" w:rsidDel="00B35BD9">
          <w:rPr>
            <w:b w:val="0"/>
            <w:color w:val="000000" w:themeColor="text1"/>
            <w:rPrChange w:id="289" w:author="Vasy Medov" w:date="2026-02-26T17:30:00Z">
              <w:rPr>
                <w:b w:val="0"/>
              </w:rPr>
            </w:rPrChange>
          </w:rPr>
          <w:tab/>
        </w:r>
        <w:r w:rsidR="004F30EB" w:rsidRPr="00626646" w:rsidDel="00B35BD9">
          <w:rPr>
            <w:color w:val="000000" w:themeColor="text1"/>
            <w:rPrChange w:id="290" w:author="Vasy Medov" w:date="2026-02-26T17:30:00Z">
              <w:rPr/>
            </w:rPrChange>
          </w:rPr>
          <w:fldChar w:fldCharType="begin"/>
        </w:r>
        <w:r w:rsidRPr="00626646" w:rsidDel="00B35BD9">
          <w:rPr>
            <w:b w:val="0"/>
            <w:color w:val="000000" w:themeColor="text1"/>
            <w:rPrChange w:id="291" w:author="Vasy Medov" w:date="2026-02-26T17:30:00Z">
              <w:rPr>
                <w:b w:val="0"/>
              </w:rPr>
            </w:rPrChange>
          </w:rPr>
          <w:delInstrText xml:space="preserve"> PAGEREF _Toc352609395 \h </w:delInstrText>
        </w:r>
        <w:r w:rsidR="004F30EB" w:rsidRPr="00774C4A" w:rsidDel="00B35BD9">
          <w:rPr>
            <w:color w:val="000000" w:themeColor="text1"/>
          </w:rPr>
        </w:r>
        <w:r w:rsidR="004F30EB" w:rsidRPr="00626646" w:rsidDel="00B35BD9">
          <w:rPr>
            <w:color w:val="000000" w:themeColor="text1"/>
            <w:rPrChange w:id="292" w:author="Vasy Medov" w:date="2026-02-26T17:30:00Z">
              <w:rPr/>
            </w:rPrChange>
          </w:rPr>
          <w:fldChar w:fldCharType="separate"/>
        </w:r>
        <w:r w:rsidR="00F33D2A" w:rsidRPr="00626646" w:rsidDel="00B35BD9">
          <w:rPr>
            <w:b w:val="0"/>
            <w:color w:val="000000" w:themeColor="text1"/>
            <w:rPrChange w:id="293" w:author="Vasy Medov" w:date="2026-02-26T17:30:00Z">
              <w:rPr>
                <w:b w:val="0"/>
              </w:rPr>
            </w:rPrChange>
          </w:rPr>
          <w:delText>2</w:delText>
        </w:r>
        <w:r w:rsidR="004F30EB" w:rsidRPr="00626646" w:rsidDel="00B35BD9">
          <w:rPr>
            <w:color w:val="000000" w:themeColor="text1"/>
            <w:rPrChange w:id="294" w:author="Vasy Medov" w:date="2026-02-26T17:30:00Z">
              <w:rPr/>
            </w:rPrChange>
          </w:rPr>
          <w:fldChar w:fldCharType="end"/>
        </w:r>
      </w:del>
    </w:p>
    <w:p w14:paraId="35EC1EAC" w14:textId="060DA156" w:rsidR="0026483C" w:rsidRPr="00626646" w:rsidDel="00B35BD9" w:rsidRDefault="0026483C">
      <w:pPr>
        <w:pStyle w:val="20"/>
        <w:tabs>
          <w:tab w:val="left" w:pos="960"/>
        </w:tabs>
        <w:rPr>
          <w:del w:id="295" w:author="Vasy Medov" w:date="2026-02-24T19:55:00Z"/>
          <w:rFonts w:asciiTheme="minorHAnsi" w:eastAsiaTheme="minorEastAsia" w:hAnsiTheme="minorHAnsi" w:cstheme="minorBidi"/>
          <w:noProof/>
          <w:color w:val="000000" w:themeColor="text1"/>
          <w:szCs w:val="22"/>
          <w:rPrChange w:id="296" w:author="Vasy Medov" w:date="2026-02-26T17:30:00Z">
            <w:rPr>
              <w:del w:id="297" w:author="Vasy Medov" w:date="2026-02-24T19:55:00Z"/>
              <w:rFonts w:asciiTheme="minorHAnsi" w:eastAsiaTheme="minorEastAsia" w:hAnsiTheme="minorHAnsi" w:cstheme="minorBidi"/>
              <w:noProof/>
              <w:szCs w:val="22"/>
            </w:rPr>
          </w:rPrChange>
        </w:rPr>
      </w:pPr>
      <w:del w:id="298" w:author="Vasy Medov" w:date="2026-02-24T19:55:00Z">
        <w:r w:rsidRPr="00626646" w:rsidDel="00B35BD9">
          <w:rPr>
            <w:noProof/>
            <w:color w:val="000000" w:themeColor="text1"/>
            <w:rPrChange w:id="299" w:author="Vasy Medov" w:date="2026-02-26T17:30:00Z">
              <w:rPr>
                <w:noProof/>
              </w:rPr>
            </w:rPrChange>
          </w:rPr>
          <w:delText>4.1</w:delText>
        </w:r>
        <w:r w:rsidRPr="00626646" w:rsidDel="00B35BD9">
          <w:rPr>
            <w:rFonts w:asciiTheme="minorHAnsi" w:eastAsiaTheme="minorEastAsia" w:hAnsiTheme="minorHAnsi" w:cstheme="minorBidi"/>
            <w:noProof/>
            <w:color w:val="000000" w:themeColor="text1"/>
            <w:szCs w:val="22"/>
            <w:rPrChange w:id="300"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301" w:author="Vasy Medov" w:date="2026-02-26T17:30:00Z">
              <w:rPr>
                <w:noProof/>
              </w:rPr>
            </w:rPrChange>
          </w:rPr>
          <w:delText>Logical Data Model</w:delText>
        </w:r>
        <w:r w:rsidRPr="00626646" w:rsidDel="00B35BD9">
          <w:rPr>
            <w:noProof/>
            <w:color w:val="000000" w:themeColor="text1"/>
            <w:rPrChange w:id="302" w:author="Vasy Medov" w:date="2026-02-26T17:30:00Z">
              <w:rPr>
                <w:noProof/>
              </w:rPr>
            </w:rPrChange>
          </w:rPr>
          <w:tab/>
        </w:r>
        <w:r w:rsidR="004F30EB" w:rsidRPr="00626646" w:rsidDel="00B35BD9">
          <w:rPr>
            <w:noProof/>
            <w:color w:val="000000" w:themeColor="text1"/>
            <w:rPrChange w:id="303" w:author="Vasy Medov" w:date="2026-02-26T17:30:00Z">
              <w:rPr>
                <w:noProof/>
              </w:rPr>
            </w:rPrChange>
          </w:rPr>
          <w:fldChar w:fldCharType="begin"/>
        </w:r>
        <w:r w:rsidRPr="00626646" w:rsidDel="00B35BD9">
          <w:rPr>
            <w:noProof/>
            <w:color w:val="000000" w:themeColor="text1"/>
            <w:rPrChange w:id="304" w:author="Vasy Medov" w:date="2026-02-26T17:30:00Z">
              <w:rPr>
                <w:noProof/>
              </w:rPr>
            </w:rPrChange>
          </w:rPr>
          <w:delInstrText xml:space="preserve"> PAGEREF _Toc352609396 \h </w:delInstrText>
        </w:r>
        <w:r w:rsidR="004F30EB" w:rsidRPr="00774C4A" w:rsidDel="00B35BD9">
          <w:rPr>
            <w:noProof/>
            <w:color w:val="000000" w:themeColor="text1"/>
          </w:rPr>
        </w:r>
        <w:r w:rsidR="004F30EB" w:rsidRPr="00626646" w:rsidDel="00B35BD9">
          <w:rPr>
            <w:noProof/>
            <w:color w:val="000000" w:themeColor="text1"/>
            <w:rPrChange w:id="305" w:author="Vasy Medov" w:date="2026-02-26T17:30:00Z">
              <w:rPr>
                <w:noProof/>
              </w:rPr>
            </w:rPrChange>
          </w:rPr>
          <w:fldChar w:fldCharType="separate"/>
        </w:r>
        <w:r w:rsidR="00F33D2A" w:rsidRPr="00626646" w:rsidDel="00B35BD9">
          <w:rPr>
            <w:noProof/>
            <w:color w:val="000000" w:themeColor="text1"/>
            <w:rPrChange w:id="306" w:author="Vasy Medov" w:date="2026-02-26T17:30:00Z">
              <w:rPr>
                <w:noProof/>
              </w:rPr>
            </w:rPrChange>
          </w:rPr>
          <w:delText>2</w:delText>
        </w:r>
        <w:r w:rsidR="004F30EB" w:rsidRPr="00626646" w:rsidDel="00B35BD9">
          <w:rPr>
            <w:noProof/>
            <w:color w:val="000000" w:themeColor="text1"/>
            <w:rPrChange w:id="307" w:author="Vasy Medov" w:date="2026-02-26T17:30:00Z">
              <w:rPr>
                <w:noProof/>
              </w:rPr>
            </w:rPrChange>
          </w:rPr>
          <w:fldChar w:fldCharType="end"/>
        </w:r>
      </w:del>
    </w:p>
    <w:p w14:paraId="3E617158" w14:textId="4FEACD42" w:rsidR="0026483C" w:rsidRPr="00626646" w:rsidDel="00B35BD9" w:rsidRDefault="0026483C">
      <w:pPr>
        <w:pStyle w:val="20"/>
        <w:tabs>
          <w:tab w:val="left" w:pos="960"/>
        </w:tabs>
        <w:rPr>
          <w:del w:id="308" w:author="Vasy Medov" w:date="2026-02-24T19:55:00Z"/>
          <w:rFonts w:asciiTheme="minorHAnsi" w:eastAsiaTheme="minorEastAsia" w:hAnsiTheme="minorHAnsi" w:cstheme="minorBidi"/>
          <w:noProof/>
          <w:color w:val="000000" w:themeColor="text1"/>
          <w:szCs w:val="22"/>
          <w:rPrChange w:id="309" w:author="Vasy Medov" w:date="2026-02-26T17:30:00Z">
            <w:rPr>
              <w:del w:id="310" w:author="Vasy Medov" w:date="2026-02-24T19:55:00Z"/>
              <w:rFonts w:asciiTheme="minorHAnsi" w:eastAsiaTheme="minorEastAsia" w:hAnsiTheme="minorHAnsi" w:cstheme="minorBidi"/>
              <w:noProof/>
              <w:szCs w:val="22"/>
            </w:rPr>
          </w:rPrChange>
        </w:rPr>
      </w:pPr>
      <w:del w:id="311" w:author="Vasy Medov" w:date="2026-02-24T19:55:00Z">
        <w:r w:rsidRPr="00626646" w:rsidDel="00B35BD9">
          <w:rPr>
            <w:noProof/>
            <w:color w:val="000000" w:themeColor="text1"/>
            <w:rPrChange w:id="312" w:author="Vasy Medov" w:date="2026-02-26T17:30:00Z">
              <w:rPr>
                <w:noProof/>
              </w:rPr>
            </w:rPrChange>
          </w:rPr>
          <w:delText>4.2</w:delText>
        </w:r>
        <w:r w:rsidRPr="00626646" w:rsidDel="00B35BD9">
          <w:rPr>
            <w:rFonts w:asciiTheme="minorHAnsi" w:eastAsiaTheme="minorEastAsia" w:hAnsiTheme="minorHAnsi" w:cstheme="minorBidi"/>
            <w:noProof/>
            <w:color w:val="000000" w:themeColor="text1"/>
            <w:szCs w:val="22"/>
            <w:rPrChange w:id="313"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314" w:author="Vasy Medov" w:date="2026-02-26T17:30:00Z">
              <w:rPr>
                <w:noProof/>
              </w:rPr>
            </w:rPrChange>
          </w:rPr>
          <w:delText>Data Dictionary</w:delText>
        </w:r>
        <w:r w:rsidRPr="00626646" w:rsidDel="00B35BD9">
          <w:rPr>
            <w:noProof/>
            <w:color w:val="000000" w:themeColor="text1"/>
            <w:rPrChange w:id="315" w:author="Vasy Medov" w:date="2026-02-26T17:30:00Z">
              <w:rPr>
                <w:noProof/>
              </w:rPr>
            </w:rPrChange>
          </w:rPr>
          <w:tab/>
        </w:r>
        <w:r w:rsidR="004F30EB" w:rsidRPr="00626646" w:rsidDel="00B35BD9">
          <w:rPr>
            <w:noProof/>
            <w:color w:val="000000" w:themeColor="text1"/>
            <w:rPrChange w:id="316" w:author="Vasy Medov" w:date="2026-02-26T17:30:00Z">
              <w:rPr>
                <w:noProof/>
              </w:rPr>
            </w:rPrChange>
          </w:rPr>
          <w:fldChar w:fldCharType="begin"/>
        </w:r>
        <w:r w:rsidRPr="00626646" w:rsidDel="00B35BD9">
          <w:rPr>
            <w:noProof/>
            <w:color w:val="000000" w:themeColor="text1"/>
            <w:rPrChange w:id="317" w:author="Vasy Medov" w:date="2026-02-26T17:30:00Z">
              <w:rPr>
                <w:noProof/>
              </w:rPr>
            </w:rPrChange>
          </w:rPr>
          <w:delInstrText xml:space="preserve"> PAGEREF _Toc352609397 \h </w:delInstrText>
        </w:r>
        <w:r w:rsidR="004F30EB" w:rsidRPr="00774C4A" w:rsidDel="00B35BD9">
          <w:rPr>
            <w:noProof/>
            <w:color w:val="000000" w:themeColor="text1"/>
          </w:rPr>
        </w:r>
        <w:r w:rsidR="004F30EB" w:rsidRPr="00626646" w:rsidDel="00B35BD9">
          <w:rPr>
            <w:noProof/>
            <w:color w:val="000000" w:themeColor="text1"/>
            <w:rPrChange w:id="318" w:author="Vasy Medov" w:date="2026-02-26T17:30:00Z">
              <w:rPr>
                <w:noProof/>
              </w:rPr>
            </w:rPrChange>
          </w:rPr>
          <w:fldChar w:fldCharType="separate"/>
        </w:r>
        <w:r w:rsidR="00F33D2A" w:rsidRPr="00626646" w:rsidDel="00B35BD9">
          <w:rPr>
            <w:noProof/>
            <w:color w:val="000000" w:themeColor="text1"/>
            <w:rPrChange w:id="319" w:author="Vasy Medov" w:date="2026-02-26T17:30:00Z">
              <w:rPr>
                <w:noProof/>
              </w:rPr>
            </w:rPrChange>
          </w:rPr>
          <w:delText>2</w:delText>
        </w:r>
        <w:r w:rsidR="004F30EB" w:rsidRPr="00626646" w:rsidDel="00B35BD9">
          <w:rPr>
            <w:noProof/>
            <w:color w:val="000000" w:themeColor="text1"/>
            <w:rPrChange w:id="320" w:author="Vasy Medov" w:date="2026-02-26T17:30:00Z">
              <w:rPr>
                <w:noProof/>
              </w:rPr>
            </w:rPrChange>
          </w:rPr>
          <w:fldChar w:fldCharType="end"/>
        </w:r>
      </w:del>
    </w:p>
    <w:p w14:paraId="3B461409" w14:textId="6F288244" w:rsidR="0026483C" w:rsidRPr="00626646" w:rsidDel="00B35BD9" w:rsidRDefault="0026483C">
      <w:pPr>
        <w:pStyle w:val="20"/>
        <w:tabs>
          <w:tab w:val="left" w:pos="960"/>
        </w:tabs>
        <w:rPr>
          <w:del w:id="321" w:author="Vasy Medov" w:date="2026-02-24T19:55:00Z"/>
          <w:rFonts w:asciiTheme="minorHAnsi" w:eastAsiaTheme="minorEastAsia" w:hAnsiTheme="minorHAnsi" w:cstheme="minorBidi"/>
          <w:noProof/>
          <w:color w:val="000000" w:themeColor="text1"/>
          <w:szCs w:val="22"/>
          <w:rPrChange w:id="322" w:author="Vasy Medov" w:date="2026-02-26T17:30:00Z">
            <w:rPr>
              <w:del w:id="323" w:author="Vasy Medov" w:date="2026-02-24T19:55:00Z"/>
              <w:rFonts w:asciiTheme="minorHAnsi" w:eastAsiaTheme="minorEastAsia" w:hAnsiTheme="minorHAnsi" w:cstheme="minorBidi"/>
              <w:noProof/>
              <w:szCs w:val="22"/>
            </w:rPr>
          </w:rPrChange>
        </w:rPr>
      </w:pPr>
      <w:del w:id="324" w:author="Vasy Medov" w:date="2026-02-24T19:55:00Z">
        <w:r w:rsidRPr="00626646" w:rsidDel="00B35BD9">
          <w:rPr>
            <w:noProof/>
            <w:color w:val="000000" w:themeColor="text1"/>
            <w:rPrChange w:id="325" w:author="Vasy Medov" w:date="2026-02-26T17:30:00Z">
              <w:rPr>
                <w:noProof/>
              </w:rPr>
            </w:rPrChange>
          </w:rPr>
          <w:delText>4.3</w:delText>
        </w:r>
        <w:r w:rsidRPr="00626646" w:rsidDel="00B35BD9">
          <w:rPr>
            <w:rFonts w:asciiTheme="minorHAnsi" w:eastAsiaTheme="minorEastAsia" w:hAnsiTheme="minorHAnsi" w:cstheme="minorBidi"/>
            <w:noProof/>
            <w:color w:val="000000" w:themeColor="text1"/>
            <w:szCs w:val="22"/>
            <w:rPrChange w:id="326"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327" w:author="Vasy Medov" w:date="2026-02-26T17:30:00Z">
              <w:rPr>
                <w:noProof/>
              </w:rPr>
            </w:rPrChange>
          </w:rPr>
          <w:delText>Reports</w:delText>
        </w:r>
        <w:r w:rsidRPr="00626646" w:rsidDel="00B35BD9">
          <w:rPr>
            <w:noProof/>
            <w:color w:val="000000" w:themeColor="text1"/>
            <w:rPrChange w:id="328" w:author="Vasy Medov" w:date="2026-02-26T17:30:00Z">
              <w:rPr>
                <w:noProof/>
              </w:rPr>
            </w:rPrChange>
          </w:rPr>
          <w:tab/>
        </w:r>
        <w:r w:rsidR="004F30EB" w:rsidRPr="00626646" w:rsidDel="00B35BD9">
          <w:rPr>
            <w:noProof/>
            <w:color w:val="000000" w:themeColor="text1"/>
            <w:rPrChange w:id="329" w:author="Vasy Medov" w:date="2026-02-26T17:30:00Z">
              <w:rPr>
                <w:noProof/>
              </w:rPr>
            </w:rPrChange>
          </w:rPr>
          <w:fldChar w:fldCharType="begin"/>
        </w:r>
        <w:r w:rsidRPr="00626646" w:rsidDel="00B35BD9">
          <w:rPr>
            <w:noProof/>
            <w:color w:val="000000" w:themeColor="text1"/>
            <w:rPrChange w:id="330" w:author="Vasy Medov" w:date="2026-02-26T17:30:00Z">
              <w:rPr>
                <w:noProof/>
              </w:rPr>
            </w:rPrChange>
          </w:rPr>
          <w:delInstrText xml:space="preserve"> PAGEREF _Toc352609398 \h </w:delInstrText>
        </w:r>
        <w:r w:rsidR="004F30EB" w:rsidRPr="00774C4A" w:rsidDel="00B35BD9">
          <w:rPr>
            <w:noProof/>
            <w:color w:val="000000" w:themeColor="text1"/>
          </w:rPr>
        </w:r>
        <w:r w:rsidR="004F30EB" w:rsidRPr="00626646" w:rsidDel="00B35BD9">
          <w:rPr>
            <w:noProof/>
            <w:color w:val="000000" w:themeColor="text1"/>
            <w:rPrChange w:id="331" w:author="Vasy Medov" w:date="2026-02-26T17:30:00Z">
              <w:rPr>
                <w:noProof/>
              </w:rPr>
            </w:rPrChange>
          </w:rPr>
          <w:fldChar w:fldCharType="separate"/>
        </w:r>
        <w:r w:rsidR="00F33D2A" w:rsidRPr="00626646" w:rsidDel="00B35BD9">
          <w:rPr>
            <w:noProof/>
            <w:color w:val="000000" w:themeColor="text1"/>
            <w:rPrChange w:id="332" w:author="Vasy Medov" w:date="2026-02-26T17:30:00Z">
              <w:rPr>
                <w:noProof/>
              </w:rPr>
            </w:rPrChange>
          </w:rPr>
          <w:delText>2</w:delText>
        </w:r>
        <w:r w:rsidR="004F30EB" w:rsidRPr="00626646" w:rsidDel="00B35BD9">
          <w:rPr>
            <w:noProof/>
            <w:color w:val="000000" w:themeColor="text1"/>
            <w:rPrChange w:id="333" w:author="Vasy Medov" w:date="2026-02-26T17:30:00Z">
              <w:rPr>
                <w:noProof/>
              </w:rPr>
            </w:rPrChange>
          </w:rPr>
          <w:fldChar w:fldCharType="end"/>
        </w:r>
      </w:del>
    </w:p>
    <w:p w14:paraId="0A7B79A9" w14:textId="55A7FA00" w:rsidR="0026483C" w:rsidRPr="00626646" w:rsidDel="00B35BD9" w:rsidRDefault="0026483C">
      <w:pPr>
        <w:pStyle w:val="20"/>
        <w:tabs>
          <w:tab w:val="left" w:pos="960"/>
        </w:tabs>
        <w:rPr>
          <w:del w:id="334" w:author="Vasy Medov" w:date="2026-02-24T19:55:00Z"/>
          <w:rFonts w:asciiTheme="minorHAnsi" w:eastAsiaTheme="minorEastAsia" w:hAnsiTheme="minorHAnsi" w:cstheme="minorBidi"/>
          <w:noProof/>
          <w:color w:val="000000" w:themeColor="text1"/>
          <w:szCs w:val="22"/>
          <w:rPrChange w:id="335" w:author="Vasy Medov" w:date="2026-02-26T17:30:00Z">
            <w:rPr>
              <w:del w:id="336" w:author="Vasy Medov" w:date="2026-02-24T19:55:00Z"/>
              <w:rFonts w:asciiTheme="minorHAnsi" w:eastAsiaTheme="minorEastAsia" w:hAnsiTheme="minorHAnsi" w:cstheme="minorBidi"/>
              <w:noProof/>
              <w:szCs w:val="22"/>
            </w:rPr>
          </w:rPrChange>
        </w:rPr>
      </w:pPr>
      <w:del w:id="337" w:author="Vasy Medov" w:date="2026-02-24T19:55:00Z">
        <w:r w:rsidRPr="00626646" w:rsidDel="00B35BD9">
          <w:rPr>
            <w:noProof/>
            <w:color w:val="000000" w:themeColor="text1"/>
            <w:rPrChange w:id="338" w:author="Vasy Medov" w:date="2026-02-26T17:30:00Z">
              <w:rPr>
                <w:noProof/>
              </w:rPr>
            </w:rPrChange>
          </w:rPr>
          <w:delText>4.4</w:delText>
        </w:r>
        <w:r w:rsidRPr="00626646" w:rsidDel="00B35BD9">
          <w:rPr>
            <w:rFonts w:asciiTheme="minorHAnsi" w:eastAsiaTheme="minorEastAsia" w:hAnsiTheme="minorHAnsi" w:cstheme="minorBidi"/>
            <w:noProof/>
            <w:color w:val="000000" w:themeColor="text1"/>
            <w:szCs w:val="22"/>
            <w:rPrChange w:id="339"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340" w:author="Vasy Medov" w:date="2026-02-26T17:30:00Z">
              <w:rPr>
                <w:noProof/>
              </w:rPr>
            </w:rPrChange>
          </w:rPr>
          <w:delText>Data Acquisition, Integrity, Retention, and Disposal</w:delText>
        </w:r>
        <w:r w:rsidRPr="00626646" w:rsidDel="00B35BD9">
          <w:rPr>
            <w:noProof/>
            <w:color w:val="000000" w:themeColor="text1"/>
            <w:rPrChange w:id="341" w:author="Vasy Medov" w:date="2026-02-26T17:30:00Z">
              <w:rPr>
                <w:noProof/>
              </w:rPr>
            </w:rPrChange>
          </w:rPr>
          <w:tab/>
        </w:r>
        <w:r w:rsidR="004F30EB" w:rsidRPr="00626646" w:rsidDel="00B35BD9">
          <w:rPr>
            <w:noProof/>
            <w:color w:val="000000" w:themeColor="text1"/>
            <w:rPrChange w:id="342" w:author="Vasy Medov" w:date="2026-02-26T17:30:00Z">
              <w:rPr>
                <w:noProof/>
              </w:rPr>
            </w:rPrChange>
          </w:rPr>
          <w:fldChar w:fldCharType="begin"/>
        </w:r>
        <w:r w:rsidRPr="00626646" w:rsidDel="00B35BD9">
          <w:rPr>
            <w:noProof/>
            <w:color w:val="000000" w:themeColor="text1"/>
            <w:rPrChange w:id="343" w:author="Vasy Medov" w:date="2026-02-26T17:30:00Z">
              <w:rPr>
                <w:noProof/>
              </w:rPr>
            </w:rPrChange>
          </w:rPr>
          <w:delInstrText xml:space="preserve"> PAGEREF _Toc352609399 \h </w:delInstrText>
        </w:r>
        <w:r w:rsidR="004F30EB" w:rsidRPr="00774C4A" w:rsidDel="00B35BD9">
          <w:rPr>
            <w:noProof/>
            <w:color w:val="000000" w:themeColor="text1"/>
          </w:rPr>
        </w:r>
        <w:r w:rsidR="004F30EB" w:rsidRPr="00626646" w:rsidDel="00B35BD9">
          <w:rPr>
            <w:noProof/>
            <w:color w:val="000000" w:themeColor="text1"/>
            <w:rPrChange w:id="344" w:author="Vasy Medov" w:date="2026-02-26T17:30:00Z">
              <w:rPr>
                <w:noProof/>
              </w:rPr>
            </w:rPrChange>
          </w:rPr>
          <w:fldChar w:fldCharType="separate"/>
        </w:r>
        <w:r w:rsidR="00F33D2A" w:rsidRPr="00626646" w:rsidDel="00B35BD9">
          <w:rPr>
            <w:noProof/>
            <w:color w:val="000000" w:themeColor="text1"/>
            <w:rPrChange w:id="345" w:author="Vasy Medov" w:date="2026-02-26T17:30:00Z">
              <w:rPr>
                <w:noProof/>
              </w:rPr>
            </w:rPrChange>
          </w:rPr>
          <w:delText>2</w:delText>
        </w:r>
        <w:r w:rsidR="004F30EB" w:rsidRPr="00626646" w:rsidDel="00B35BD9">
          <w:rPr>
            <w:noProof/>
            <w:color w:val="000000" w:themeColor="text1"/>
            <w:rPrChange w:id="346" w:author="Vasy Medov" w:date="2026-02-26T17:30:00Z">
              <w:rPr>
                <w:noProof/>
              </w:rPr>
            </w:rPrChange>
          </w:rPr>
          <w:fldChar w:fldCharType="end"/>
        </w:r>
      </w:del>
    </w:p>
    <w:p w14:paraId="3DF6FA72" w14:textId="5C65D331" w:rsidR="0026483C" w:rsidRPr="00626646" w:rsidDel="00B35BD9" w:rsidRDefault="0026483C">
      <w:pPr>
        <w:pStyle w:val="10"/>
        <w:rPr>
          <w:del w:id="347" w:author="Vasy Medov" w:date="2026-02-24T19:55:00Z"/>
          <w:rFonts w:asciiTheme="minorHAnsi" w:eastAsiaTheme="minorEastAsia" w:hAnsiTheme="minorHAnsi" w:cstheme="minorBidi"/>
          <w:b w:val="0"/>
          <w:color w:val="000000" w:themeColor="text1"/>
          <w:sz w:val="22"/>
          <w:szCs w:val="22"/>
          <w:rPrChange w:id="348" w:author="Vasy Medov" w:date="2026-02-26T17:30:00Z">
            <w:rPr>
              <w:del w:id="349" w:author="Vasy Medov" w:date="2026-02-24T19:55:00Z"/>
              <w:rFonts w:asciiTheme="minorHAnsi" w:eastAsiaTheme="minorEastAsia" w:hAnsiTheme="minorHAnsi" w:cstheme="minorBidi"/>
              <w:b w:val="0"/>
              <w:sz w:val="22"/>
              <w:szCs w:val="22"/>
            </w:rPr>
          </w:rPrChange>
        </w:rPr>
      </w:pPr>
      <w:del w:id="350" w:author="Vasy Medov" w:date="2026-02-24T19:55:00Z">
        <w:r w:rsidRPr="00626646" w:rsidDel="00B35BD9">
          <w:rPr>
            <w:b w:val="0"/>
            <w:color w:val="000000" w:themeColor="text1"/>
            <w:rPrChange w:id="351" w:author="Vasy Medov" w:date="2026-02-26T17:30:00Z">
              <w:rPr>
                <w:b w:val="0"/>
              </w:rPr>
            </w:rPrChange>
          </w:rPr>
          <w:delText>5.</w:delText>
        </w:r>
        <w:r w:rsidRPr="00626646" w:rsidDel="00B35BD9">
          <w:rPr>
            <w:rFonts w:asciiTheme="minorHAnsi" w:eastAsiaTheme="minorEastAsia" w:hAnsiTheme="minorHAnsi" w:cstheme="minorBidi"/>
            <w:color w:val="000000" w:themeColor="text1"/>
            <w:sz w:val="22"/>
            <w:szCs w:val="22"/>
            <w:rPrChange w:id="352" w:author="Vasy Medov" w:date="2026-02-26T17:30:00Z">
              <w:rPr>
                <w:rFonts w:asciiTheme="minorHAnsi" w:eastAsiaTheme="minorEastAsia" w:hAnsiTheme="minorHAnsi" w:cstheme="minorBidi"/>
                <w:sz w:val="22"/>
                <w:szCs w:val="22"/>
              </w:rPr>
            </w:rPrChange>
          </w:rPr>
          <w:tab/>
        </w:r>
        <w:r w:rsidRPr="00626646" w:rsidDel="00B35BD9">
          <w:rPr>
            <w:b w:val="0"/>
            <w:color w:val="000000" w:themeColor="text1"/>
            <w:rPrChange w:id="353" w:author="Vasy Medov" w:date="2026-02-26T17:30:00Z">
              <w:rPr>
                <w:b w:val="0"/>
              </w:rPr>
            </w:rPrChange>
          </w:rPr>
          <w:delText>External Interface Requirements</w:delText>
        </w:r>
        <w:r w:rsidRPr="00626646" w:rsidDel="00B35BD9">
          <w:rPr>
            <w:b w:val="0"/>
            <w:color w:val="000000" w:themeColor="text1"/>
            <w:rPrChange w:id="354" w:author="Vasy Medov" w:date="2026-02-26T17:30:00Z">
              <w:rPr>
                <w:b w:val="0"/>
              </w:rPr>
            </w:rPrChange>
          </w:rPr>
          <w:tab/>
        </w:r>
        <w:r w:rsidR="004F30EB" w:rsidRPr="00626646" w:rsidDel="00B35BD9">
          <w:rPr>
            <w:color w:val="000000" w:themeColor="text1"/>
            <w:rPrChange w:id="355" w:author="Vasy Medov" w:date="2026-02-26T17:30:00Z">
              <w:rPr/>
            </w:rPrChange>
          </w:rPr>
          <w:fldChar w:fldCharType="begin"/>
        </w:r>
        <w:r w:rsidRPr="00626646" w:rsidDel="00B35BD9">
          <w:rPr>
            <w:b w:val="0"/>
            <w:color w:val="000000" w:themeColor="text1"/>
            <w:rPrChange w:id="356" w:author="Vasy Medov" w:date="2026-02-26T17:30:00Z">
              <w:rPr>
                <w:b w:val="0"/>
              </w:rPr>
            </w:rPrChange>
          </w:rPr>
          <w:delInstrText xml:space="preserve"> PAGEREF _Toc352609400 \h </w:delInstrText>
        </w:r>
        <w:r w:rsidR="004F30EB" w:rsidRPr="00774C4A" w:rsidDel="00B35BD9">
          <w:rPr>
            <w:color w:val="000000" w:themeColor="text1"/>
          </w:rPr>
        </w:r>
        <w:r w:rsidR="004F30EB" w:rsidRPr="00626646" w:rsidDel="00B35BD9">
          <w:rPr>
            <w:color w:val="000000" w:themeColor="text1"/>
            <w:rPrChange w:id="357" w:author="Vasy Medov" w:date="2026-02-26T17:30:00Z">
              <w:rPr/>
            </w:rPrChange>
          </w:rPr>
          <w:fldChar w:fldCharType="separate"/>
        </w:r>
        <w:r w:rsidR="00F33D2A" w:rsidRPr="00626646" w:rsidDel="00B35BD9">
          <w:rPr>
            <w:b w:val="0"/>
            <w:color w:val="000000" w:themeColor="text1"/>
            <w:rPrChange w:id="358" w:author="Vasy Medov" w:date="2026-02-26T17:30:00Z">
              <w:rPr>
                <w:b w:val="0"/>
              </w:rPr>
            </w:rPrChange>
          </w:rPr>
          <w:delText>2</w:delText>
        </w:r>
        <w:r w:rsidR="004F30EB" w:rsidRPr="00626646" w:rsidDel="00B35BD9">
          <w:rPr>
            <w:color w:val="000000" w:themeColor="text1"/>
            <w:rPrChange w:id="359" w:author="Vasy Medov" w:date="2026-02-26T17:30:00Z">
              <w:rPr/>
            </w:rPrChange>
          </w:rPr>
          <w:fldChar w:fldCharType="end"/>
        </w:r>
      </w:del>
    </w:p>
    <w:p w14:paraId="46F2CE24" w14:textId="72C07571" w:rsidR="0026483C" w:rsidRPr="00626646" w:rsidDel="00B35BD9" w:rsidRDefault="0026483C">
      <w:pPr>
        <w:pStyle w:val="20"/>
        <w:tabs>
          <w:tab w:val="left" w:pos="960"/>
        </w:tabs>
        <w:rPr>
          <w:del w:id="360" w:author="Vasy Medov" w:date="2026-02-24T19:55:00Z"/>
          <w:rFonts w:asciiTheme="minorHAnsi" w:eastAsiaTheme="minorEastAsia" w:hAnsiTheme="minorHAnsi" w:cstheme="minorBidi"/>
          <w:noProof/>
          <w:color w:val="000000" w:themeColor="text1"/>
          <w:szCs w:val="22"/>
          <w:rPrChange w:id="361" w:author="Vasy Medov" w:date="2026-02-26T17:30:00Z">
            <w:rPr>
              <w:del w:id="362" w:author="Vasy Medov" w:date="2026-02-24T19:55:00Z"/>
              <w:rFonts w:asciiTheme="minorHAnsi" w:eastAsiaTheme="minorEastAsia" w:hAnsiTheme="minorHAnsi" w:cstheme="minorBidi"/>
              <w:noProof/>
              <w:szCs w:val="22"/>
            </w:rPr>
          </w:rPrChange>
        </w:rPr>
      </w:pPr>
      <w:del w:id="363" w:author="Vasy Medov" w:date="2026-02-24T19:55:00Z">
        <w:r w:rsidRPr="00626646" w:rsidDel="00B35BD9">
          <w:rPr>
            <w:noProof/>
            <w:color w:val="000000" w:themeColor="text1"/>
            <w:rPrChange w:id="364" w:author="Vasy Medov" w:date="2026-02-26T17:30:00Z">
              <w:rPr>
                <w:noProof/>
              </w:rPr>
            </w:rPrChange>
          </w:rPr>
          <w:delText>5.1</w:delText>
        </w:r>
        <w:r w:rsidRPr="00626646" w:rsidDel="00B35BD9">
          <w:rPr>
            <w:rFonts w:asciiTheme="minorHAnsi" w:eastAsiaTheme="minorEastAsia" w:hAnsiTheme="minorHAnsi" w:cstheme="minorBidi"/>
            <w:noProof/>
            <w:color w:val="000000" w:themeColor="text1"/>
            <w:szCs w:val="22"/>
            <w:rPrChange w:id="365"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366" w:author="Vasy Medov" w:date="2026-02-26T17:30:00Z">
              <w:rPr>
                <w:noProof/>
              </w:rPr>
            </w:rPrChange>
          </w:rPr>
          <w:delText>User Interfaces</w:delText>
        </w:r>
        <w:r w:rsidRPr="00626646" w:rsidDel="00B35BD9">
          <w:rPr>
            <w:noProof/>
            <w:color w:val="000000" w:themeColor="text1"/>
            <w:rPrChange w:id="367" w:author="Vasy Medov" w:date="2026-02-26T17:30:00Z">
              <w:rPr>
                <w:noProof/>
              </w:rPr>
            </w:rPrChange>
          </w:rPr>
          <w:tab/>
        </w:r>
        <w:r w:rsidR="004F30EB" w:rsidRPr="00626646" w:rsidDel="00B35BD9">
          <w:rPr>
            <w:noProof/>
            <w:color w:val="000000" w:themeColor="text1"/>
            <w:rPrChange w:id="368" w:author="Vasy Medov" w:date="2026-02-26T17:30:00Z">
              <w:rPr>
                <w:noProof/>
              </w:rPr>
            </w:rPrChange>
          </w:rPr>
          <w:fldChar w:fldCharType="begin"/>
        </w:r>
        <w:r w:rsidRPr="00626646" w:rsidDel="00B35BD9">
          <w:rPr>
            <w:noProof/>
            <w:color w:val="000000" w:themeColor="text1"/>
            <w:rPrChange w:id="369" w:author="Vasy Medov" w:date="2026-02-26T17:30:00Z">
              <w:rPr>
                <w:noProof/>
              </w:rPr>
            </w:rPrChange>
          </w:rPr>
          <w:delInstrText xml:space="preserve"> PAGEREF _Toc352609401 \h </w:delInstrText>
        </w:r>
        <w:r w:rsidR="004F30EB" w:rsidRPr="00774C4A" w:rsidDel="00B35BD9">
          <w:rPr>
            <w:noProof/>
            <w:color w:val="000000" w:themeColor="text1"/>
          </w:rPr>
        </w:r>
        <w:r w:rsidR="004F30EB" w:rsidRPr="00626646" w:rsidDel="00B35BD9">
          <w:rPr>
            <w:noProof/>
            <w:color w:val="000000" w:themeColor="text1"/>
            <w:rPrChange w:id="370" w:author="Vasy Medov" w:date="2026-02-26T17:30:00Z">
              <w:rPr>
                <w:noProof/>
              </w:rPr>
            </w:rPrChange>
          </w:rPr>
          <w:fldChar w:fldCharType="separate"/>
        </w:r>
        <w:r w:rsidR="00F33D2A" w:rsidRPr="00626646" w:rsidDel="00B35BD9">
          <w:rPr>
            <w:noProof/>
            <w:color w:val="000000" w:themeColor="text1"/>
            <w:rPrChange w:id="371" w:author="Vasy Medov" w:date="2026-02-26T17:30:00Z">
              <w:rPr>
                <w:noProof/>
              </w:rPr>
            </w:rPrChange>
          </w:rPr>
          <w:delText>2</w:delText>
        </w:r>
        <w:r w:rsidR="004F30EB" w:rsidRPr="00626646" w:rsidDel="00B35BD9">
          <w:rPr>
            <w:noProof/>
            <w:color w:val="000000" w:themeColor="text1"/>
            <w:rPrChange w:id="372" w:author="Vasy Medov" w:date="2026-02-26T17:30:00Z">
              <w:rPr>
                <w:noProof/>
              </w:rPr>
            </w:rPrChange>
          </w:rPr>
          <w:fldChar w:fldCharType="end"/>
        </w:r>
      </w:del>
    </w:p>
    <w:p w14:paraId="6BDB160A" w14:textId="74E7C3C3" w:rsidR="0026483C" w:rsidRPr="00626646" w:rsidDel="00B35BD9" w:rsidRDefault="0026483C">
      <w:pPr>
        <w:pStyle w:val="20"/>
        <w:tabs>
          <w:tab w:val="left" w:pos="960"/>
        </w:tabs>
        <w:rPr>
          <w:del w:id="373" w:author="Vasy Medov" w:date="2026-02-24T19:55:00Z"/>
          <w:rFonts w:asciiTheme="minorHAnsi" w:eastAsiaTheme="minorEastAsia" w:hAnsiTheme="minorHAnsi" w:cstheme="minorBidi"/>
          <w:noProof/>
          <w:color w:val="000000" w:themeColor="text1"/>
          <w:szCs w:val="22"/>
          <w:rPrChange w:id="374" w:author="Vasy Medov" w:date="2026-02-26T17:30:00Z">
            <w:rPr>
              <w:del w:id="375" w:author="Vasy Medov" w:date="2026-02-24T19:55:00Z"/>
              <w:rFonts w:asciiTheme="minorHAnsi" w:eastAsiaTheme="minorEastAsia" w:hAnsiTheme="minorHAnsi" w:cstheme="minorBidi"/>
              <w:noProof/>
              <w:szCs w:val="22"/>
            </w:rPr>
          </w:rPrChange>
        </w:rPr>
      </w:pPr>
      <w:del w:id="376" w:author="Vasy Medov" w:date="2026-02-24T19:55:00Z">
        <w:r w:rsidRPr="00626646" w:rsidDel="00B35BD9">
          <w:rPr>
            <w:noProof/>
            <w:color w:val="000000" w:themeColor="text1"/>
            <w:rPrChange w:id="377" w:author="Vasy Medov" w:date="2026-02-26T17:30:00Z">
              <w:rPr>
                <w:noProof/>
              </w:rPr>
            </w:rPrChange>
          </w:rPr>
          <w:delText>5.2</w:delText>
        </w:r>
        <w:r w:rsidRPr="00626646" w:rsidDel="00B35BD9">
          <w:rPr>
            <w:rFonts w:asciiTheme="minorHAnsi" w:eastAsiaTheme="minorEastAsia" w:hAnsiTheme="minorHAnsi" w:cstheme="minorBidi"/>
            <w:noProof/>
            <w:color w:val="000000" w:themeColor="text1"/>
            <w:szCs w:val="22"/>
            <w:rPrChange w:id="378"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379" w:author="Vasy Medov" w:date="2026-02-26T17:30:00Z">
              <w:rPr>
                <w:noProof/>
              </w:rPr>
            </w:rPrChange>
          </w:rPr>
          <w:delText>Software Interfaces</w:delText>
        </w:r>
        <w:r w:rsidRPr="00626646" w:rsidDel="00B35BD9">
          <w:rPr>
            <w:noProof/>
            <w:color w:val="000000" w:themeColor="text1"/>
            <w:rPrChange w:id="380" w:author="Vasy Medov" w:date="2026-02-26T17:30:00Z">
              <w:rPr>
                <w:noProof/>
              </w:rPr>
            </w:rPrChange>
          </w:rPr>
          <w:tab/>
        </w:r>
        <w:r w:rsidR="004F30EB" w:rsidRPr="00626646" w:rsidDel="00B35BD9">
          <w:rPr>
            <w:noProof/>
            <w:color w:val="000000" w:themeColor="text1"/>
            <w:rPrChange w:id="381" w:author="Vasy Medov" w:date="2026-02-26T17:30:00Z">
              <w:rPr>
                <w:noProof/>
              </w:rPr>
            </w:rPrChange>
          </w:rPr>
          <w:fldChar w:fldCharType="begin"/>
        </w:r>
        <w:r w:rsidRPr="00626646" w:rsidDel="00B35BD9">
          <w:rPr>
            <w:noProof/>
            <w:color w:val="000000" w:themeColor="text1"/>
            <w:rPrChange w:id="382" w:author="Vasy Medov" w:date="2026-02-26T17:30:00Z">
              <w:rPr>
                <w:noProof/>
              </w:rPr>
            </w:rPrChange>
          </w:rPr>
          <w:delInstrText xml:space="preserve"> PAGEREF _Toc352609402 \h </w:delInstrText>
        </w:r>
        <w:r w:rsidR="004F30EB" w:rsidRPr="00774C4A" w:rsidDel="00B35BD9">
          <w:rPr>
            <w:noProof/>
            <w:color w:val="000000" w:themeColor="text1"/>
          </w:rPr>
        </w:r>
        <w:r w:rsidR="004F30EB" w:rsidRPr="00626646" w:rsidDel="00B35BD9">
          <w:rPr>
            <w:noProof/>
            <w:color w:val="000000" w:themeColor="text1"/>
            <w:rPrChange w:id="383" w:author="Vasy Medov" w:date="2026-02-26T17:30:00Z">
              <w:rPr>
                <w:noProof/>
              </w:rPr>
            </w:rPrChange>
          </w:rPr>
          <w:fldChar w:fldCharType="separate"/>
        </w:r>
        <w:r w:rsidR="00F33D2A" w:rsidRPr="00626646" w:rsidDel="00B35BD9">
          <w:rPr>
            <w:noProof/>
            <w:color w:val="000000" w:themeColor="text1"/>
            <w:rPrChange w:id="384" w:author="Vasy Medov" w:date="2026-02-26T17:30:00Z">
              <w:rPr>
                <w:noProof/>
              </w:rPr>
            </w:rPrChange>
          </w:rPr>
          <w:delText>2</w:delText>
        </w:r>
        <w:r w:rsidR="004F30EB" w:rsidRPr="00626646" w:rsidDel="00B35BD9">
          <w:rPr>
            <w:noProof/>
            <w:color w:val="000000" w:themeColor="text1"/>
            <w:rPrChange w:id="385" w:author="Vasy Medov" w:date="2026-02-26T17:30:00Z">
              <w:rPr>
                <w:noProof/>
              </w:rPr>
            </w:rPrChange>
          </w:rPr>
          <w:fldChar w:fldCharType="end"/>
        </w:r>
      </w:del>
    </w:p>
    <w:p w14:paraId="4EE96B1A" w14:textId="2C3FF03C" w:rsidR="0026483C" w:rsidRPr="00626646" w:rsidDel="00B35BD9" w:rsidRDefault="0026483C">
      <w:pPr>
        <w:pStyle w:val="20"/>
        <w:tabs>
          <w:tab w:val="left" w:pos="960"/>
        </w:tabs>
        <w:rPr>
          <w:del w:id="386" w:author="Vasy Medov" w:date="2026-02-24T19:55:00Z"/>
          <w:rFonts w:asciiTheme="minorHAnsi" w:eastAsiaTheme="minorEastAsia" w:hAnsiTheme="minorHAnsi" w:cstheme="minorBidi"/>
          <w:noProof/>
          <w:color w:val="000000" w:themeColor="text1"/>
          <w:szCs w:val="22"/>
          <w:rPrChange w:id="387" w:author="Vasy Medov" w:date="2026-02-26T17:30:00Z">
            <w:rPr>
              <w:del w:id="388" w:author="Vasy Medov" w:date="2026-02-24T19:55:00Z"/>
              <w:rFonts w:asciiTheme="minorHAnsi" w:eastAsiaTheme="minorEastAsia" w:hAnsiTheme="minorHAnsi" w:cstheme="minorBidi"/>
              <w:noProof/>
              <w:szCs w:val="22"/>
            </w:rPr>
          </w:rPrChange>
        </w:rPr>
      </w:pPr>
      <w:del w:id="389" w:author="Vasy Medov" w:date="2026-02-24T19:55:00Z">
        <w:r w:rsidRPr="00626646" w:rsidDel="00B35BD9">
          <w:rPr>
            <w:noProof/>
            <w:color w:val="000000" w:themeColor="text1"/>
            <w:rPrChange w:id="390" w:author="Vasy Medov" w:date="2026-02-26T17:30:00Z">
              <w:rPr>
                <w:noProof/>
              </w:rPr>
            </w:rPrChange>
          </w:rPr>
          <w:delText>5.3</w:delText>
        </w:r>
        <w:r w:rsidRPr="00626646" w:rsidDel="00B35BD9">
          <w:rPr>
            <w:rFonts w:asciiTheme="minorHAnsi" w:eastAsiaTheme="minorEastAsia" w:hAnsiTheme="minorHAnsi" w:cstheme="minorBidi"/>
            <w:noProof/>
            <w:color w:val="000000" w:themeColor="text1"/>
            <w:szCs w:val="22"/>
            <w:rPrChange w:id="391"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392" w:author="Vasy Medov" w:date="2026-02-26T17:30:00Z">
              <w:rPr>
                <w:noProof/>
              </w:rPr>
            </w:rPrChange>
          </w:rPr>
          <w:delText>Hardware Interfaces</w:delText>
        </w:r>
        <w:r w:rsidRPr="00626646" w:rsidDel="00B35BD9">
          <w:rPr>
            <w:noProof/>
            <w:color w:val="000000" w:themeColor="text1"/>
            <w:rPrChange w:id="393" w:author="Vasy Medov" w:date="2026-02-26T17:30:00Z">
              <w:rPr>
                <w:noProof/>
              </w:rPr>
            </w:rPrChange>
          </w:rPr>
          <w:tab/>
        </w:r>
        <w:r w:rsidR="004F30EB" w:rsidRPr="00626646" w:rsidDel="00B35BD9">
          <w:rPr>
            <w:noProof/>
            <w:color w:val="000000" w:themeColor="text1"/>
            <w:rPrChange w:id="394" w:author="Vasy Medov" w:date="2026-02-26T17:30:00Z">
              <w:rPr>
                <w:noProof/>
              </w:rPr>
            </w:rPrChange>
          </w:rPr>
          <w:fldChar w:fldCharType="begin"/>
        </w:r>
        <w:r w:rsidRPr="00626646" w:rsidDel="00B35BD9">
          <w:rPr>
            <w:noProof/>
            <w:color w:val="000000" w:themeColor="text1"/>
            <w:rPrChange w:id="395" w:author="Vasy Medov" w:date="2026-02-26T17:30:00Z">
              <w:rPr>
                <w:noProof/>
              </w:rPr>
            </w:rPrChange>
          </w:rPr>
          <w:delInstrText xml:space="preserve"> PAGEREF _Toc352609403 \h </w:delInstrText>
        </w:r>
        <w:r w:rsidR="004F30EB" w:rsidRPr="00774C4A" w:rsidDel="00B35BD9">
          <w:rPr>
            <w:noProof/>
            <w:color w:val="000000" w:themeColor="text1"/>
          </w:rPr>
        </w:r>
        <w:r w:rsidR="004F30EB" w:rsidRPr="00626646" w:rsidDel="00B35BD9">
          <w:rPr>
            <w:noProof/>
            <w:color w:val="000000" w:themeColor="text1"/>
            <w:rPrChange w:id="396" w:author="Vasy Medov" w:date="2026-02-26T17:30:00Z">
              <w:rPr>
                <w:noProof/>
              </w:rPr>
            </w:rPrChange>
          </w:rPr>
          <w:fldChar w:fldCharType="separate"/>
        </w:r>
        <w:r w:rsidR="00F33D2A" w:rsidRPr="00626646" w:rsidDel="00B35BD9">
          <w:rPr>
            <w:noProof/>
            <w:color w:val="000000" w:themeColor="text1"/>
            <w:rPrChange w:id="397" w:author="Vasy Medov" w:date="2026-02-26T17:30:00Z">
              <w:rPr>
                <w:noProof/>
              </w:rPr>
            </w:rPrChange>
          </w:rPr>
          <w:delText>2</w:delText>
        </w:r>
        <w:r w:rsidR="004F30EB" w:rsidRPr="00626646" w:rsidDel="00B35BD9">
          <w:rPr>
            <w:noProof/>
            <w:color w:val="000000" w:themeColor="text1"/>
            <w:rPrChange w:id="398" w:author="Vasy Medov" w:date="2026-02-26T17:30:00Z">
              <w:rPr>
                <w:noProof/>
              </w:rPr>
            </w:rPrChange>
          </w:rPr>
          <w:fldChar w:fldCharType="end"/>
        </w:r>
      </w:del>
    </w:p>
    <w:p w14:paraId="6BBEACD1" w14:textId="033D6067" w:rsidR="0026483C" w:rsidRPr="00626646" w:rsidDel="00B35BD9" w:rsidRDefault="0026483C">
      <w:pPr>
        <w:pStyle w:val="20"/>
        <w:tabs>
          <w:tab w:val="left" w:pos="960"/>
        </w:tabs>
        <w:rPr>
          <w:del w:id="399" w:author="Vasy Medov" w:date="2026-02-24T19:55:00Z"/>
          <w:rFonts w:asciiTheme="minorHAnsi" w:eastAsiaTheme="minorEastAsia" w:hAnsiTheme="minorHAnsi" w:cstheme="minorBidi"/>
          <w:noProof/>
          <w:color w:val="000000" w:themeColor="text1"/>
          <w:szCs w:val="22"/>
          <w:rPrChange w:id="400" w:author="Vasy Medov" w:date="2026-02-26T17:30:00Z">
            <w:rPr>
              <w:del w:id="401" w:author="Vasy Medov" w:date="2026-02-24T19:55:00Z"/>
              <w:rFonts w:asciiTheme="minorHAnsi" w:eastAsiaTheme="minorEastAsia" w:hAnsiTheme="minorHAnsi" w:cstheme="minorBidi"/>
              <w:noProof/>
              <w:szCs w:val="22"/>
            </w:rPr>
          </w:rPrChange>
        </w:rPr>
      </w:pPr>
      <w:del w:id="402" w:author="Vasy Medov" w:date="2026-02-24T19:55:00Z">
        <w:r w:rsidRPr="00626646" w:rsidDel="00B35BD9">
          <w:rPr>
            <w:noProof/>
            <w:color w:val="000000" w:themeColor="text1"/>
            <w:rPrChange w:id="403" w:author="Vasy Medov" w:date="2026-02-26T17:30:00Z">
              <w:rPr>
                <w:noProof/>
              </w:rPr>
            </w:rPrChange>
          </w:rPr>
          <w:delText>5.4</w:delText>
        </w:r>
        <w:r w:rsidRPr="00626646" w:rsidDel="00B35BD9">
          <w:rPr>
            <w:rFonts w:asciiTheme="minorHAnsi" w:eastAsiaTheme="minorEastAsia" w:hAnsiTheme="minorHAnsi" w:cstheme="minorBidi"/>
            <w:noProof/>
            <w:color w:val="000000" w:themeColor="text1"/>
            <w:szCs w:val="22"/>
            <w:rPrChange w:id="404"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405" w:author="Vasy Medov" w:date="2026-02-26T17:30:00Z">
              <w:rPr>
                <w:noProof/>
              </w:rPr>
            </w:rPrChange>
          </w:rPr>
          <w:delText>Communications Interfaces</w:delText>
        </w:r>
        <w:r w:rsidRPr="00626646" w:rsidDel="00B35BD9">
          <w:rPr>
            <w:noProof/>
            <w:color w:val="000000" w:themeColor="text1"/>
            <w:rPrChange w:id="406" w:author="Vasy Medov" w:date="2026-02-26T17:30:00Z">
              <w:rPr>
                <w:noProof/>
              </w:rPr>
            </w:rPrChange>
          </w:rPr>
          <w:tab/>
        </w:r>
        <w:r w:rsidR="004F30EB" w:rsidRPr="00626646" w:rsidDel="00B35BD9">
          <w:rPr>
            <w:noProof/>
            <w:color w:val="000000" w:themeColor="text1"/>
            <w:rPrChange w:id="407" w:author="Vasy Medov" w:date="2026-02-26T17:30:00Z">
              <w:rPr>
                <w:noProof/>
              </w:rPr>
            </w:rPrChange>
          </w:rPr>
          <w:fldChar w:fldCharType="begin"/>
        </w:r>
        <w:r w:rsidRPr="00626646" w:rsidDel="00B35BD9">
          <w:rPr>
            <w:noProof/>
            <w:color w:val="000000" w:themeColor="text1"/>
            <w:rPrChange w:id="408" w:author="Vasy Medov" w:date="2026-02-26T17:30:00Z">
              <w:rPr>
                <w:noProof/>
              </w:rPr>
            </w:rPrChange>
          </w:rPr>
          <w:delInstrText xml:space="preserve"> PAGEREF _Toc352609404 \h </w:delInstrText>
        </w:r>
        <w:r w:rsidR="004F30EB" w:rsidRPr="00774C4A" w:rsidDel="00B35BD9">
          <w:rPr>
            <w:noProof/>
            <w:color w:val="000000" w:themeColor="text1"/>
          </w:rPr>
        </w:r>
        <w:r w:rsidR="004F30EB" w:rsidRPr="00626646" w:rsidDel="00B35BD9">
          <w:rPr>
            <w:noProof/>
            <w:color w:val="000000" w:themeColor="text1"/>
            <w:rPrChange w:id="409" w:author="Vasy Medov" w:date="2026-02-26T17:30:00Z">
              <w:rPr>
                <w:noProof/>
              </w:rPr>
            </w:rPrChange>
          </w:rPr>
          <w:fldChar w:fldCharType="separate"/>
        </w:r>
        <w:r w:rsidR="00F33D2A" w:rsidRPr="00626646" w:rsidDel="00B35BD9">
          <w:rPr>
            <w:noProof/>
            <w:color w:val="000000" w:themeColor="text1"/>
            <w:rPrChange w:id="410" w:author="Vasy Medov" w:date="2026-02-26T17:30:00Z">
              <w:rPr>
                <w:noProof/>
              </w:rPr>
            </w:rPrChange>
          </w:rPr>
          <w:delText>2</w:delText>
        </w:r>
        <w:r w:rsidR="004F30EB" w:rsidRPr="00626646" w:rsidDel="00B35BD9">
          <w:rPr>
            <w:noProof/>
            <w:color w:val="000000" w:themeColor="text1"/>
            <w:rPrChange w:id="411" w:author="Vasy Medov" w:date="2026-02-26T17:30:00Z">
              <w:rPr>
                <w:noProof/>
              </w:rPr>
            </w:rPrChange>
          </w:rPr>
          <w:fldChar w:fldCharType="end"/>
        </w:r>
      </w:del>
    </w:p>
    <w:p w14:paraId="0CF8CF1B" w14:textId="5E145EFE" w:rsidR="0026483C" w:rsidRPr="00626646" w:rsidDel="00B35BD9" w:rsidRDefault="0026483C">
      <w:pPr>
        <w:pStyle w:val="10"/>
        <w:rPr>
          <w:del w:id="412" w:author="Vasy Medov" w:date="2026-02-24T19:55:00Z"/>
          <w:rFonts w:asciiTheme="minorHAnsi" w:eastAsiaTheme="minorEastAsia" w:hAnsiTheme="minorHAnsi" w:cstheme="minorBidi"/>
          <w:b w:val="0"/>
          <w:color w:val="000000" w:themeColor="text1"/>
          <w:sz w:val="22"/>
          <w:szCs w:val="22"/>
          <w:rPrChange w:id="413" w:author="Vasy Medov" w:date="2026-02-26T17:30:00Z">
            <w:rPr>
              <w:del w:id="414" w:author="Vasy Medov" w:date="2026-02-24T19:55:00Z"/>
              <w:rFonts w:asciiTheme="minorHAnsi" w:eastAsiaTheme="minorEastAsia" w:hAnsiTheme="minorHAnsi" w:cstheme="minorBidi"/>
              <w:b w:val="0"/>
              <w:sz w:val="22"/>
              <w:szCs w:val="22"/>
            </w:rPr>
          </w:rPrChange>
        </w:rPr>
      </w:pPr>
      <w:del w:id="415" w:author="Vasy Medov" w:date="2026-02-24T19:55:00Z">
        <w:r w:rsidRPr="00626646" w:rsidDel="00B35BD9">
          <w:rPr>
            <w:b w:val="0"/>
            <w:color w:val="000000" w:themeColor="text1"/>
            <w:rPrChange w:id="416" w:author="Vasy Medov" w:date="2026-02-26T17:30:00Z">
              <w:rPr>
                <w:b w:val="0"/>
              </w:rPr>
            </w:rPrChange>
          </w:rPr>
          <w:delText>6.</w:delText>
        </w:r>
        <w:r w:rsidRPr="00626646" w:rsidDel="00B35BD9">
          <w:rPr>
            <w:rFonts w:asciiTheme="minorHAnsi" w:eastAsiaTheme="minorEastAsia" w:hAnsiTheme="minorHAnsi" w:cstheme="minorBidi"/>
            <w:color w:val="000000" w:themeColor="text1"/>
            <w:sz w:val="22"/>
            <w:szCs w:val="22"/>
            <w:rPrChange w:id="417" w:author="Vasy Medov" w:date="2026-02-26T17:30:00Z">
              <w:rPr>
                <w:rFonts w:asciiTheme="minorHAnsi" w:eastAsiaTheme="minorEastAsia" w:hAnsiTheme="minorHAnsi" w:cstheme="minorBidi"/>
                <w:sz w:val="22"/>
                <w:szCs w:val="22"/>
              </w:rPr>
            </w:rPrChange>
          </w:rPr>
          <w:tab/>
        </w:r>
        <w:r w:rsidRPr="00626646" w:rsidDel="00B35BD9">
          <w:rPr>
            <w:b w:val="0"/>
            <w:color w:val="000000" w:themeColor="text1"/>
            <w:rPrChange w:id="418" w:author="Vasy Medov" w:date="2026-02-26T17:30:00Z">
              <w:rPr>
                <w:b w:val="0"/>
              </w:rPr>
            </w:rPrChange>
          </w:rPr>
          <w:delText>Quality Attributes</w:delText>
        </w:r>
        <w:r w:rsidRPr="00626646" w:rsidDel="00B35BD9">
          <w:rPr>
            <w:b w:val="0"/>
            <w:color w:val="000000" w:themeColor="text1"/>
            <w:rPrChange w:id="419" w:author="Vasy Medov" w:date="2026-02-26T17:30:00Z">
              <w:rPr>
                <w:b w:val="0"/>
              </w:rPr>
            </w:rPrChange>
          </w:rPr>
          <w:tab/>
        </w:r>
        <w:r w:rsidR="004F30EB" w:rsidRPr="00626646" w:rsidDel="00B35BD9">
          <w:rPr>
            <w:color w:val="000000" w:themeColor="text1"/>
            <w:rPrChange w:id="420" w:author="Vasy Medov" w:date="2026-02-26T17:30:00Z">
              <w:rPr/>
            </w:rPrChange>
          </w:rPr>
          <w:fldChar w:fldCharType="begin"/>
        </w:r>
        <w:r w:rsidRPr="00626646" w:rsidDel="00B35BD9">
          <w:rPr>
            <w:b w:val="0"/>
            <w:color w:val="000000" w:themeColor="text1"/>
            <w:rPrChange w:id="421" w:author="Vasy Medov" w:date="2026-02-26T17:30:00Z">
              <w:rPr>
                <w:b w:val="0"/>
              </w:rPr>
            </w:rPrChange>
          </w:rPr>
          <w:delInstrText xml:space="preserve"> PAGEREF _Toc352609405 \h </w:delInstrText>
        </w:r>
        <w:r w:rsidR="004F30EB" w:rsidRPr="00774C4A" w:rsidDel="00B35BD9">
          <w:rPr>
            <w:color w:val="000000" w:themeColor="text1"/>
          </w:rPr>
        </w:r>
        <w:r w:rsidR="004F30EB" w:rsidRPr="00626646" w:rsidDel="00B35BD9">
          <w:rPr>
            <w:color w:val="000000" w:themeColor="text1"/>
            <w:rPrChange w:id="422" w:author="Vasy Medov" w:date="2026-02-26T17:30:00Z">
              <w:rPr/>
            </w:rPrChange>
          </w:rPr>
          <w:fldChar w:fldCharType="separate"/>
        </w:r>
        <w:r w:rsidR="00F33D2A" w:rsidRPr="00626646" w:rsidDel="00B35BD9">
          <w:rPr>
            <w:b w:val="0"/>
            <w:color w:val="000000" w:themeColor="text1"/>
            <w:rPrChange w:id="423" w:author="Vasy Medov" w:date="2026-02-26T17:30:00Z">
              <w:rPr>
                <w:b w:val="0"/>
              </w:rPr>
            </w:rPrChange>
          </w:rPr>
          <w:delText>2</w:delText>
        </w:r>
        <w:r w:rsidR="004F30EB" w:rsidRPr="00626646" w:rsidDel="00B35BD9">
          <w:rPr>
            <w:color w:val="000000" w:themeColor="text1"/>
            <w:rPrChange w:id="424" w:author="Vasy Medov" w:date="2026-02-26T17:30:00Z">
              <w:rPr/>
            </w:rPrChange>
          </w:rPr>
          <w:fldChar w:fldCharType="end"/>
        </w:r>
      </w:del>
    </w:p>
    <w:p w14:paraId="402DF7FB" w14:textId="689EF6CD" w:rsidR="0026483C" w:rsidRPr="00626646" w:rsidDel="00B35BD9" w:rsidRDefault="0026483C">
      <w:pPr>
        <w:pStyle w:val="20"/>
        <w:tabs>
          <w:tab w:val="left" w:pos="960"/>
        </w:tabs>
        <w:rPr>
          <w:del w:id="425" w:author="Vasy Medov" w:date="2026-02-24T19:55:00Z"/>
          <w:rFonts w:asciiTheme="minorHAnsi" w:eastAsiaTheme="minorEastAsia" w:hAnsiTheme="minorHAnsi" w:cstheme="minorBidi"/>
          <w:noProof/>
          <w:color w:val="000000" w:themeColor="text1"/>
          <w:szCs w:val="22"/>
          <w:rPrChange w:id="426" w:author="Vasy Medov" w:date="2026-02-26T17:30:00Z">
            <w:rPr>
              <w:del w:id="427" w:author="Vasy Medov" w:date="2026-02-24T19:55:00Z"/>
              <w:rFonts w:asciiTheme="minorHAnsi" w:eastAsiaTheme="minorEastAsia" w:hAnsiTheme="minorHAnsi" w:cstheme="minorBidi"/>
              <w:noProof/>
              <w:szCs w:val="22"/>
            </w:rPr>
          </w:rPrChange>
        </w:rPr>
      </w:pPr>
      <w:del w:id="428" w:author="Vasy Medov" w:date="2026-02-24T19:55:00Z">
        <w:r w:rsidRPr="00626646" w:rsidDel="00B35BD9">
          <w:rPr>
            <w:noProof/>
            <w:color w:val="000000" w:themeColor="text1"/>
            <w:rPrChange w:id="429" w:author="Vasy Medov" w:date="2026-02-26T17:30:00Z">
              <w:rPr>
                <w:noProof/>
              </w:rPr>
            </w:rPrChange>
          </w:rPr>
          <w:delText>6.1</w:delText>
        </w:r>
        <w:r w:rsidRPr="00626646" w:rsidDel="00B35BD9">
          <w:rPr>
            <w:rFonts w:asciiTheme="minorHAnsi" w:eastAsiaTheme="minorEastAsia" w:hAnsiTheme="minorHAnsi" w:cstheme="minorBidi"/>
            <w:noProof/>
            <w:color w:val="000000" w:themeColor="text1"/>
            <w:szCs w:val="22"/>
            <w:rPrChange w:id="430"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431" w:author="Vasy Medov" w:date="2026-02-26T17:30:00Z">
              <w:rPr>
                <w:noProof/>
              </w:rPr>
            </w:rPrChange>
          </w:rPr>
          <w:delText>Usability</w:delText>
        </w:r>
        <w:r w:rsidRPr="00626646" w:rsidDel="00B35BD9">
          <w:rPr>
            <w:noProof/>
            <w:color w:val="000000" w:themeColor="text1"/>
            <w:rPrChange w:id="432" w:author="Vasy Medov" w:date="2026-02-26T17:30:00Z">
              <w:rPr>
                <w:noProof/>
              </w:rPr>
            </w:rPrChange>
          </w:rPr>
          <w:tab/>
        </w:r>
        <w:r w:rsidR="004F30EB" w:rsidRPr="00626646" w:rsidDel="00B35BD9">
          <w:rPr>
            <w:noProof/>
            <w:color w:val="000000" w:themeColor="text1"/>
            <w:rPrChange w:id="433" w:author="Vasy Medov" w:date="2026-02-26T17:30:00Z">
              <w:rPr>
                <w:noProof/>
              </w:rPr>
            </w:rPrChange>
          </w:rPr>
          <w:fldChar w:fldCharType="begin"/>
        </w:r>
        <w:r w:rsidRPr="00626646" w:rsidDel="00B35BD9">
          <w:rPr>
            <w:noProof/>
            <w:color w:val="000000" w:themeColor="text1"/>
            <w:rPrChange w:id="434" w:author="Vasy Medov" w:date="2026-02-26T17:30:00Z">
              <w:rPr>
                <w:noProof/>
              </w:rPr>
            </w:rPrChange>
          </w:rPr>
          <w:delInstrText xml:space="preserve"> PAGEREF _Toc352609406 \h </w:delInstrText>
        </w:r>
        <w:r w:rsidR="004F30EB" w:rsidRPr="00774C4A" w:rsidDel="00B35BD9">
          <w:rPr>
            <w:noProof/>
            <w:color w:val="000000" w:themeColor="text1"/>
          </w:rPr>
        </w:r>
        <w:r w:rsidR="004F30EB" w:rsidRPr="00626646" w:rsidDel="00B35BD9">
          <w:rPr>
            <w:noProof/>
            <w:color w:val="000000" w:themeColor="text1"/>
            <w:rPrChange w:id="435" w:author="Vasy Medov" w:date="2026-02-26T17:30:00Z">
              <w:rPr>
                <w:noProof/>
              </w:rPr>
            </w:rPrChange>
          </w:rPr>
          <w:fldChar w:fldCharType="separate"/>
        </w:r>
        <w:r w:rsidR="00F33D2A" w:rsidRPr="00626646" w:rsidDel="00B35BD9">
          <w:rPr>
            <w:noProof/>
            <w:color w:val="000000" w:themeColor="text1"/>
            <w:rPrChange w:id="436" w:author="Vasy Medov" w:date="2026-02-26T17:30:00Z">
              <w:rPr>
                <w:noProof/>
              </w:rPr>
            </w:rPrChange>
          </w:rPr>
          <w:delText>2</w:delText>
        </w:r>
        <w:r w:rsidR="004F30EB" w:rsidRPr="00626646" w:rsidDel="00B35BD9">
          <w:rPr>
            <w:noProof/>
            <w:color w:val="000000" w:themeColor="text1"/>
            <w:rPrChange w:id="437" w:author="Vasy Medov" w:date="2026-02-26T17:30:00Z">
              <w:rPr>
                <w:noProof/>
              </w:rPr>
            </w:rPrChange>
          </w:rPr>
          <w:fldChar w:fldCharType="end"/>
        </w:r>
      </w:del>
    </w:p>
    <w:p w14:paraId="3E8F225D" w14:textId="41CE521F" w:rsidR="0026483C" w:rsidRPr="00626646" w:rsidDel="00B35BD9" w:rsidRDefault="0026483C">
      <w:pPr>
        <w:pStyle w:val="20"/>
        <w:tabs>
          <w:tab w:val="left" w:pos="960"/>
        </w:tabs>
        <w:rPr>
          <w:del w:id="438" w:author="Vasy Medov" w:date="2026-02-24T19:55:00Z"/>
          <w:rFonts w:asciiTheme="minorHAnsi" w:eastAsiaTheme="minorEastAsia" w:hAnsiTheme="minorHAnsi" w:cstheme="minorBidi"/>
          <w:noProof/>
          <w:color w:val="000000" w:themeColor="text1"/>
          <w:szCs w:val="22"/>
          <w:rPrChange w:id="439" w:author="Vasy Medov" w:date="2026-02-26T17:30:00Z">
            <w:rPr>
              <w:del w:id="440" w:author="Vasy Medov" w:date="2026-02-24T19:55:00Z"/>
              <w:rFonts w:asciiTheme="minorHAnsi" w:eastAsiaTheme="minorEastAsia" w:hAnsiTheme="minorHAnsi" w:cstheme="minorBidi"/>
              <w:noProof/>
              <w:szCs w:val="22"/>
            </w:rPr>
          </w:rPrChange>
        </w:rPr>
      </w:pPr>
      <w:del w:id="441" w:author="Vasy Medov" w:date="2026-02-24T19:55:00Z">
        <w:r w:rsidRPr="00626646" w:rsidDel="00B35BD9">
          <w:rPr>
            <w:noProof/>
            <w:color w:val="000000" w:themeColor="text1"/>
            <w:rPrChange w:id="442" w:author="Vasy Medov" w:date="2026-02-26T17:30:00Z">
              <w:rPr>
                <w:noProof/>
              </w:rPr>
            </w:rPrChange>
          </w:rPr>
          <w:delText>6.2</w:delText>
        </w:r>
        <w:r w:rsidRPr="00626646" w:rsidDel="00B35BD9">
          <w:rPr>
            <w:rFonts w:asciiTheme="minorHAnsi" w:eastAsiaTheme="minorEastAsia" w:hAnsiTheme="minorHAnsi" w:cstheme="minorBidi"/>
            <w:noProof/>
            <w:color w:val="000000" w:themeColor="text1"/>
            <w:szCs w:val="22"/>
            <w:rPrChange w:id="443"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444" w:author="Vasy Medov" w:date="2026-02-26T17:30:00Z">
              <w:rPr>
                <w:noProof/>
              </w:rPr>
            </w:rPrChange>
          </w:rPr>
          <w:delText>Performance</w:delText>
        </w:r>
        <w:r w:rsidRPr="00626646" w:rsidDel="00B35BD9">
          <w:rPr>
            <w:noProof/>
            <w:color w:val="000000" w:themeColor="text1"/>
            <w:rPrChange w:id="445" w:author="Vasy Medov" w:date="2026-02-26T17:30:00Z">
              <w:rPr>
                <w:noProof/>
              </w:rPr>
            </w:rPrChange>
          </w:rPr>
          <w:tab/>
        </w:r>
        <w:r w:rsidR="004F30EB" w:rsidRPr="00626646" w:rsidDel="00B35BD9">
          <w:rPr>
            <w:noProof/>
            <w:color w:val="000000" w:themeColor="text1"/>
            <w:rPrChange w:id="446" w:author="Vasy Medov" w:date="2026-02-26T17:30:00Z">
              <w:rPr>
                <w:noProof/>
              </w:rPr>
            </w:rPrChange>
          </w:rPr>
          <w:fldChar w:fldCharType="begin"/>
        </w:r>
        <w:r w:rsidRPr="00626646" w:rsidDel="00B35BD9">
          <w:rPr>
            <w:noProof/>
            <w:color w:val="000000" w:themeColor="text1"/>
            <w:rPrChange w:id="447" w:author="Vasy Medov" w:date="2026-02-26T17:30:00Z">
              <w:rPr>
                <w:noProof/>
              </w:rPr>
            </w:rPrChange>
          </w:rPr>
          <w:delInstrText xml:space="preserve"> PAGEREF _Toc352609407 \h </w:delInstrText>
        </w:r>
        <w:r w:rsidR="004F30EB" w:rsidRPr="00774C4A" w:rsidDel="00B35BD9">
          <w:rPr>
            <w:noProof/>
            <w:color w:val="000000" w:themeColor="text1"/>
          </w:rPr>
        </w:r>
        <w:r w:rsidR="004F30EB" w:rsidRPr="00626646" w:rsidDel="00B35BD9">
          <w:rPr>
            <w:noProof/>
            <w:color w:val="000000" w:themeColor="text1"/>
            <w:rPrChange w:id="448" w:author="Vasy Medov" w:date="2026-02-26T17:30:00Z">
              <w:rPr>
                <w:noProof/>
              </w:rPr>
            </w:rPrChange>
          </w:rPr>
          <w:fldChar w:fldCharType="separate"/>
        </w:r>
        <w:r w:rsidR="00F33D2A" w:rsidRPr="00626646" w:rsidDel="00B35BD9">
          <w:rPr>
            <w:noProof/>
            <w:color w:val="000000" w:themeColor="text1"/>
            <w:rPrChange w:id="449" w:author="Vasy Medov" w:date="2026-02-26T17:30:00Z">
              <w:rPr>
                <w:noProof/>
              </w:rPr>
            </w:rPrChange>
          </w:rPr>
          <w:delText>2</w:delText>
        </w:r>
        <w:r w:rsidR="004F30EB" w:rsidRPr="00626646" w:rsidDel="00B35BD9">
          <w:rPr>
            <w:noProof/>
            <w:color w:val="000000" w:themeColor="text1"/>
            <w:rPrChange w:id="450" w:author="Vasy Medov" w:date="2026-02-26T17:30:00Z">
              <w:rPr>
                <w:noProof/>
              </w:rPr>
            </w:rPrChange>
          </w:rPr>
          <w:fldChar w:fldCharType="end"/>
        </w:r>
      </w:del>
    </w:p>
    <w:p w14:paraId="14261CE2" w14:textId="67CC757E" w:rsidR="0026483C" w:rsidRPr="00626646" w:rsidDel="00B35BD9" w:rsidRDefault="0026483C">
      <w:pPr>
        <w:pStyle w:val="20"/>
        <w:tabs>
          <w:tab w:val="left" w:pos="960"/>
        </w:tabs>
        <w:rPr>
          <w:del w:id="451" w:author="Vasy Medov" w:date="2026-02-24T19:55:00Z"/>
          <w:rFonts w:asciiTheme="minorHAnsi" w:eastAsiaTheme="minorEastAsia" w:hAnsiTheme="minorHAnsi" w:cstheme="minorBidi"/>
          <w:noProof/>
          <w:color w:val="000000" w:themeColor="text1"/>
          <w:szCs w:val="22"/>
          <w:rPrChange w:id="452" w:author="Vasy Medov" w:date="2026-02-26T17:30:00Z">
            <w:rPr>
              <w:del w:id="453" w:author="Vasy Medov" w:date="2026-02-24T19:55:00Z"/>
              <w:rFonts w:asciiTheme="minorHAnsi" w:eastAsiaTheme="minorEastAsia" w:hAnsiTheme="minorHAnsi" w:cstheme="minorBidi"/>
              <w:noProof/>
              <w:szCs w:val="22"/>
            </w:rPr>
          </w:rPrChange>
        </w:rPr>
      </w:pPr>
      <w:del w:id="454" w:author="Vasy Medov" w:date="2026-02-24T19:55:00Z">
        <w:r w:rsidRPr="00626646" w:rsidDel="00B35BD9">
          <w:rPr>
            <w:noProof/>
            <w:color w:val="000000" w:themeColor="text1"/>
            <w:rPrChange w:id="455" w:author="Vasy Medov" w:date="2026-02-26T17:30:00Z">
              <w:rPr>
                <w:noProof/>
              </w:rPr>
            </w:rPrChange>
          </w:rPr>
          <w:delText>6.3</w:delText>
        </w:r>
        <w:r w:rsidRPr="00626646" w:rsidDel="00B35BD9">
          <w:rPr>
            <w:rFonts w:asciiTheme="minorHAnsi" w:eastAsiaTheme="minorEastAsia" w:hAnsiTheme="minorHAnsi" w:cstheme="minorBidi"/>
            <w:noProof/>
            <w:color w:val="000000" w:themeColor="text1"/>
            <w:szCs w:val="22"/>
            <w:rPrChange w:id="456"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457" w:author="Vasy Medov" w:date="2026-02-26T17:30:00Z">
              <w:rPr>
                <w:noProof/>
              </w:rPr>
            </w:rPrChange>
          </w:rPr>
          <w:delText>Security</w:delText>
        </w:r>
        <w:r w:rsidRPr="00626646" w:rsidDel="00B35BD9">
          <w:rPr>
            <w:noProof/>
            <w:color w:val="000000" w:themeColor="text1"/>
            <w:rPrChange w:id="458" w:author="Vasy Medov" w:date="2026-02-26T17:30:00Z">
              <w:rPr>
                <w:noProof/>
              </w:rPr>
            </w:rPrChange>
          </w:rPr>
          <w:tab/>
        </w:r>
        <w:r w:rsidR="004F30EB" w:rsidRPr="00626646" w:rsidDel="00B35BD9">
          <w:rPr>
            <w:noProof/>
            <w:color w:val="000000" w:themeColor="text1"/>
            <w:rPrChange w:id="459" w:author="Vasy Medov" w:date="2026-02-26T17:30:00Z">
              <w:rPr>
                <w:noProof/>
              </w:rPr>
            </w:rPrChange>
          </w:rPr>
          <w:fldChar w:fldCharType="begin"/>
        </w:r>
        <w:r w:rsidRPr="00626646" w:rsidDel="00B35BD9">
          <w:rPr>
            <w:noProof/>
            <w:color w:val="000000" w:themeColor="text1"/>
            <w:rPrChange w:id="460" w:author="Vasy Medov" w:date="2026-02-26T17:30:00Z">
              <w:rPr>
                <w:noProof/>
              </w:rPr>
            </w:rPrChange>
          </w:rPr>
          <w:delInstrText xml:space="preserve"> PAGEREF _Toc352609408 \h </w:delInstrText>
        </w:r>
        <w:r w:rsidR="004F30EB" w:rsidRPr="00774C4A" w:rsidDel="00B35BD9">
          <w:rPr>
            <w:noProof/>
            <w:color w:val="000000" w:themeColor="text1"/>
          </w:rPr>
        </w:r>
        <w:r w:rsidR="004F30EB" w:rsidRPr="00626646" w:rsidDel="00B35BD9">
          <w:rPr>
            <w:noProof/>
            <w:color w:val="000000" w:themeColor="text1"/>
            <w:rPrChange w:id="461" w:author="Vasy Medov" w:date="2026-02-26T17:30:00Z">
              <w:rPr>
                <w:noProof/>
              </w:rPr>
            </w:rPrChange>
          </w:rPr>
          <w:fldChar w:fldCharType="separate"/>
        </w:r>
        <w:r w:rsidR="00F33D2A" w:rsidRPr="00626646" w:rsidDel="00B35BD9">
          <w:rPr>
            <w:noProof/>
            <w:color w:val="000000" w:themeColor="text1"/>
            <w:rPrChange w:id="462" w:author="Vasy Medov" w:date="2026-02-26T17:30:00Z">
              <w:rPr>
                <w:noProof/>
              </w:rPr>
            </w:rPrChange>
          </w:rPr>
          <w:delText>2</w:delText>
        </w:r>
        <w:r w:rsidR="004F30EB" w:rsidRPr="00626646" w:rsidDel="00B35BD9">
          <w:rPr>
            <w:noProof/>
            <w:color w:val="000000" w:themeColor="text1"/>
            <w:rPrChange w:id="463" w:author="Vasy Medov" w:date="2026-02-26T17:30:00Z">
              <w:rPr>
                <w:noProof/>
              </w:rPr>
            </w:rPrChange>
          </w:rPr>
          <w:fldChar w:fldCharType="end"/>
        </w:r>
      </w:del>
    </w:p>
    <w:p w14:paraId="152ECE70" w14:textId="336A1E61" w:rsidR="0026483C" w:rsidRPr="00626646" w:rsidDel="00B35BD9" w:rsidRDefault="0026483C">
      <w:pPr>
        <w:pStyle w:val="20"/>
        <w:tabs>
          <w:tab w:val="left" w:pos="960"/>
        </w:tabs>
        <w:rPr>
          <w:del w:id="464" w:author="Vasy Medov" w:date="2026-02-24T19:55:00Z"/>
          <w:rFonts w:asciiTheme="minorHAnsi" w:eastAsiaTheme="minorEastAsia" w:hAnsiTheme="minorHAnsi" w:cstheme="minorBidi"/>
          <w:noProof/>
          <w:color w:val="000000" w:themeColor="text1"/>
          <w:szCs w:val="22"/>
          <w:rPrChange w:id="465" w:author="Vasy Medov" w:date="2026-02-26T17:30:00Z">
            <w:rPr>
              <w:del w:id="466" w:author="Vasy Medov" w:date="2026-02-24T19:55:00Z"/>
              <w:rFonts w:asciiTheme="minorHAnsi" w:eastAsiaTheme="minorEastAsia" w:hAnsiTheme="minorHAnsi" w:cstheme="minorBidi"/>
              <w:noProof/>
              <w:szCs w:val="22"/>
            </w:rPr>
          </w:rPrChange>
        </w:rPr>
      </w:pPr>
      <w:del w:id="467" w:author="Vasy Medov" w:date="2026-02-24T19:55:00Z">
        <w:r w:rsidRPr="00626646" w:rsidDel="00B35BD9">
          <w:rPr>
            <w:noProof/>
            <w:color w:val="000000" w:themeColor="text1"/>
            <w:rPrChange w:id="468" w:author="Vasy Medov" w:date="2026-02-26T17:30:00Z">
              <w:rPr>
                <w:noProof/>
              </w:rPr>
            </w:rPrChange>
          </w:rPr>
          <w:delText>6.4</w:delText>
        </w:r>
        <w:r w:rsidRPr="00626646" w:rsidDel="00B35BD9">
          <w:rPr>
            <w:rFonts w:asciiTheme="minorHAnsi" w:eastAsiaTheme="minorEastAsia" w:hAnsiTheme="minorHAnsi" w:cstheme="minorBidi"/>
            <w:noProof/>
            <w:color w:val="000000" w:themeColor="text1"/>
            <w:szCs w:val="22"/>
            <w:rPrChange w:id="469"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470" w:author="Vasy Medov" w:date="2026-02-26T17:30:00Z">
              <w:rPr>
                <w:noProof/>
              </w:rPr>
            </w:rPrChange>
          </w:rPr>
          <w:delText>Safety</w:delText>
        </w:r>
        <w:r w:rsidRPr="00626646" w:rsidDel="00B35BD9">
          <w:rPr>
            <w:noProof/>
            <w:color w:val="000000" w:themeColor="text1"/>
            <w:rPrChange w:id="471" w:author="Vasy Medov" w:date="2026-02-26T17:30:00Z">
              <w:rPr>
                <w:noProof/>
              </w:rPr>
            </w:rPrChange>
          </w:rPr>
          <w:tab/>
        </w:r>
        <w:r w:rsidR="004F30EB" w:rsidRPr="00626646" w:rsidDel="00B35BD9">
          <w:rPr>
            <w:noProof/>
            <w:color w:val="000000" w:themeColor="text1"/>
            <w:rPrChange w:id="472" w:author="Vasy Medov" w:date="2026-02-26T17:30:00Z">
              <w:rPr>
                <w:noProof/>
              </w:rPr>
            </w:rPrChange>
          </w:rPr>
          <w:fldChar w:fldCharType="begin"/>
        </w:r>
        <w:r w:rsidRPr="00626646" w:rsidDel="00B35BD9">
          <w:rPr>
            <w:noProof/>
            <w:color w:val="000000" w:themeColor="text1"/>
            <w:rPrChange w:id="473" w:author="Vasy Medov" w:date="2026-02-26T17:30:00Z">
              <w:rPr>
                <w:noProof/>
              </w:rPr>
            </w:rPrChange>
          </w:rPr>
          <w:delInstrText xml:space="preserve"> PAGEREF _Toc352609409 \h </w:delInstrText>
        </w:r>
        <w:r w:rsidR="004F30EB" w:rsidRPr="00774C4A" w:rsidDel="00B35BD9">
          <w:rPr>
            <w:noProof/>
            <w:color w:val="000000" w:themeColor="text1"/>
          </w:rPr>
        </w:r>
        <w:r w:rsidR="004F30EB" w:rsidRPr="00626646" w:rsidDel="00B35BD9">
          <w:rPr>
            <w:noProof/>
            <w:color w:val="000000" w:themeColor="text1"/>
            <w:rPrChange w:id="474" w:author="Vasy Medov" w:date="2026-02-26T17:30:00Z">
              <w:rPr>
                <w:noProof/>
              </w:rPr>
            </w:rPrChange>
          </w:rPr>
          <w:fldChar w:fldCharType="separate"/>
        </w:r>
        <w:r w:rsidR="00F33D2A" w:rsidRPr="00626646" w:rsidDel="00B35BD9">
          <w:rPr>
            <w:noProof/>
            <w:color w:val="000000" w:themeColor="text1"/>
            <w:rPrChange w:id="475" w:author="Vasy Medov" w:date="2026-02-26T17:30:00Z">
              <w:rPr>
                <w:noProof/>
              </w:rPr>
            </w:rPrChange>
          </w:rPr>
          <w:delText>2</w:delText>
        </w:r>
        <w:r w:rsidR="004F30EB" w:rsidRPr="00626646" w:rsidDel="00B35BD9">
          <w:rPr>
            <w:noProof/>
            <w:color w:val="000000" w:themeColor="text1"/>
            <w:rPrChange w:id="476" w:author="Vasy Medov" w:date="2026-02-26T17:30:00Z">
              <w:rPr>
                <w:noProof/>
              </w:rPr>
            </w:rPrChange>
          </w:rPr>
          <w:fldChar w:fldCharType="end"/>
        </w:r>
      </w:del>
    </w:p>
    <w:p w14:paraId="3FB26B57" w14:textId="26719B06" w:rsidR="0026483C" w:rsidRPr="00626646" w:rsidDel="00B35BD9" w:rsidRDefault="0026483C">
      <w:pPr>
        <w:pStyle w:val="20"/>
        <w:tabs>
          <w:tab w:val="left" w:pos="960"/>
        </w:tabs>
        <w:rPr>
          <w:del w:id="477" w:author="Vasy Medov" w:date="2026-02-24T19:55:00Z"/>
          <w:rFonts w:asciiTheme="minorHAnsi" w:eastAsiaTheme="minorEastAsia" w:hAnsiTheme="minorHAnsi" w:cstheme="minorBidi"/>
          <w:noProof/>
          <w:color w:val="000000" w:themeColor="text1"/>
          <w:szCs w:val="22"/>
          <w:rPrChange w:id="478" w:author="Vasy Medov" w:date="2026-02-26T17:30:00Z">
            <w:rPr>
              <w:del w:id="479" w:author="Vasy Medov" w:date="2026-02-24T19:55:00Z"/>
              <w:rFonts w:asciiTheme="minorHAnsi" w:eastAsiaTheme="minorEastAsia" w:hAnsiTheme="minorHAnsi" w:cstheme="minorBidi"/>
              <w:noProof/>
              <w:szCs w:val="22"/>
            </w:rPr>
          </w:rPrChange>
        </w:rPr>
      </w:pPr>
      <w:del w:id="480" w:author="Vasy Medov" w:date="2026-02-24T19:55:00Z">
        <w:r w:rsidRPr="00626646" w:rsidDel="00B35BD9">
          <w:rPr>
            <w:noProof/>
            <w:color w:val="000000" w:themeColor="text1"/>
            <w:rPrChange w:id="481" w:author="Vasy Medov" w:date="2026-02-26T17:30:00Z">
              <w:rPr>
                <w:noProof/>
              </w:rPr>
            </w:rPrChange>
          </w:rPr>
          <w:delText>6.5</w:delText>
        </w:r>
        <w:r w:rsidRPr="00626646" w:rsidDel="00B35BD9">
          <w:rPr>
            <w:rFonts w:asciiTheme="minorHAnsi" w:eastAsiaTheme="minorEastAsia" w:hAnsiTheme="minorHAnsi" w:cstheme="minorBidi"/>
            <w:noProof/>
            <w:color w:val="000000" w:themeColor="text1"/>
            <w:szCs w:val="22"/>
            <w:rPrChange w:id="482" w:author="Vasy Medov" w:date="2026-02-26T17:30:00Z">
              <w:rPr>
                <w:rFonts w:asciiTheme="minorHAnsi" w:eastAsiaTheme="minorEastAsia" w:hAnsiTheme="minorHAnsi" w:cstheme="minorBidi"/>
                <w:noProof/>
                <w:szCs w:val="22"/>
              </w:rPr>
            </w:rPrChange>
          </w:rPr>
          <w:tab/>
        </w:r>
        <w:r w:rsidRPr="00626646" w:rsidDel="00B35BD9">
          <w:rPr>
            <w:noProof/>
            <w:color w:val="000000" w:themeColor="text1"/>
            <w:rPrChange w:id="483" w:author="Vasy Medov" w:date="2026-02-26T17:30:00Z">
              <w:rPr>
                <w:noProof/>
              </w:rPr>
            </w:rPrChange>
          </w:rPr>
          <w:delText>[Others as relevant]</w:delText>
        </w:r>
        <w:r w:rsidRPr="00626646" w:rsidDel="00B35BD9">
          <w:rPr>
            <w:noProof/>
            <w:color w:val="000000" w:themeColor="text1"/>
            <w:rPrChange w:id="484" w:author="Vasy Medov" w:date="2026-02-26T17:30:00Z">
              <w:rPr>
                <w:noProof/>
              </w:rPr>
            </w:rPrChange>
          </w:rPr>
          <w:tab/>
        </w:r>
        <w:r w:rsidR="004F30EB" w:rsidRPr="00626646" w:rsidDel="00B35BD9">
          <w:rPr>
            <w:noProof/>
            <w:color w:val="000000" w:themeColor="text1"/>
            <w:rPrChange w:id="485" w:author="Vasy Medov" w:date="2026-02-26T17:30:00Z">
              <w:rPr>
                <w:noProof/>
              </w:rPr>
            </w:rPrChange>
          </w:rPr>
          <w:fldChar w:fldCharType="begin"/>
        </w:r>
        <w:r w:rsidRPr="00626646" w:rsidDel="00B35BD9">
          <w:rPr>
            <w:noProof/>
            <w:color w:val="000000" w:themeColor="text1"/>
            <w:rPrChange w:id="486" w:author="Vasy Medov" w:date="2026-02-26T17:30:00Z">
              <w:rPr>
                <w:noProof/>
              </w:rPr>
            </w:rPrChange>
          </w:rPr>
          <w:delInstrText xml:space="preserve"> PAGEREF _Toc352609410 \h </w:delInstrText>
        </w:r>
        <w:r w:rsidR="004F30EB" w:rsidRPr="00774C4A" w:rsidDel="00B35BD9">
          <w:rPr>
            <w:noProof/>
            <w:color w:val="000000" w:themeColor="text1"/>
          </w:rPr>
        </w:r>
        <w:r w:rsidR="004F30EB" w:rsidRPr="00626646" w:rsidDel="00B35BD9">
          <w:rPr>
            <w:noProof/>
            <w:color w:val="000000" w:themeColor="text1"/>
            <w:rPrChange w:id="487" w:author="Vasy Medov" w:date="2026-02-26T17:30:00Z">
              <w:rPr>
                <w:noProof/>
              </w:rPr>
            </w:rPrChange>
          </w:rPr>
          <w:fldChar w:fldCharType="separate"/>
        </w:r>
        <w:r w:rsidR="00F33D2A" w:rsidRPr="00626646" w:rsidDel="00B35BD9">
          <w:rPr>
            <w:noProof/>
            <w:color w:val="000000" w:themeColor="text1"/>
            <w:rPrChange w:id="488" w:author="Vasy Medov" w:date="2026-02-26T17:30:00Z">
              <w:rPr>
                <w:noProof/>
              </w:rPr>
            </w:rPrChange>
          </w:rPr>
          <w:delText>2</w:delText>
        </w:r>
        <w:r w:rsidR="004F30EB" w:rsidRPr="00626646" w:rsidDel="00B35BD9">
          <w:rPr>
            <w:noProof/>
            <w:color w:val="000000" w:themeColor="text1"/>
            <w:rPrChange w:id="489" w:author="Vasy Medov" w:date="2026-02-26T17:30:00Z">
              <w:rPr>
                <w:noProof/>
              </w:rPr>
            </w:rPrChange>
          </w:rPr>
          <w:fldChar w:fldCharType="end"/>
        </w:r>
      </w:del>
    </w:p>
    <w:p w14:paraId="3ACCBB7A" w14:textId="1C88B016" w:rsidR="0026483C" w:rsidRPr="00626646" w:rsidDel="00B35BD9" w:rsidRDefault="0026483C">
      <w:pPr>
        <w:pStyle w:val="10"/>
        <w:rPr>
          <w:del w:id="490" w:author="Vasy Medov" w:date="2026-02-24T19:55:00Z"/>
          <w:rFonts w:asciiTheme="minorHAnsi" w:eastAsiaTheme="minorEastAsia" w:hAnsiTheme="minorHAnsi" w:cstheme="minorBidi"/>
          <w:b w:val="0"/>
          <w:color w:val="000000" w:themeColor="text1"/>
          <w:sz w:val="22"/>
          <w:szCs w:val="22"/>
          <w:rPrChange w:id="491" w:author="Vasy Medov" w:date="2026-02-26T17:30:00Z">
            <w:rPr>
              <w:del w:id="492" w:author="Vasy Medov" w:date="2026-02-24T19:55:00Z"/>
              <w:rFonts w:asciiTheme="minorHAnsi" w:eastAsiaTheme="minorEastAsia" w:hAnsiTheme="minorHAnsi" w:cstheme="minorBidi"/>
              <w:b w:val="0"/>
              <w:sz w:val="22"/>
              <w:szCs w:val="22"/>
            </w:rPr>
          </w:rPrChange>
        </w:rPr>
      </w:pPr>
      <w:del w:id="493" w:author="Vasy Medov" w:date="2026-02-24T19:55:00Z">
        <w:r w:rsidRPr="00626646" w:rsidDel="00B35BD9">
          <w:rPr>
            <w:b w:val="0"/>
            <w:color w:val="000000" w:themeColor="text1"/>
            <w:rPrChange w:id="494" w:author="Vasy Medov" w:date="2026-02-26T17:30:00Z">
              <w:rPr>
                <w:b w:val="0"/>
              </w:rPr>
            </w:rPrChange>
          </w:rPr>
          <w:delText>7.</w:delText>
        </w:r>
        <w:r w:rsidRPr="00626646" w:rsidDel="00B35BD9">
          <w:rPr>
            <w:rFonts w:asciiTheme="minorHAnsi" w:eastAsiaTheme="minorEastAsia" w:hAnsiTheme="minorHAnsi" w:cstheme="minorBidi"/>
            <w:color w:val="000000" w:themeColor="text1"/>
            <w:sz w:val="22"/>
            <w:szCs w:val="22"/>
            <w:rPrChange w:id="495" w:author="Vasy Medov" w:date="2026-02-26T17:30:00Z">
              <w:rPr>
                <w:rFonts w:asciiTheme="minorHAnsi" w:eastAsiaTheme="minorEastAsia" w:hAnsiTheme="minorHAnsi" w:cstheme="minorBidi"/>
                <w:sz w:val="22"/>
                <w:szCs w:val="22"/>
              </w:rPr>
            </w:rPrChange>
          </w:rPr>
          <w:tab/>
        </w:r>
        <w:r w:rsidRPr="00626646" w:rsidDel="00B35BD9">
          <w:rPr>
            <w:b w:val="0"/>
            <w:color w:val="000000" w:themeColor="text1"/>
            <w:rPrChange w:id="496" w:author="Vasy Medov" w:date="2026-02-26T17:30:00Z">
              <w:rPr>
                <w:b w:val="0"/>
              </w:rPr>
            </w:rPrChange>
          </w:rPr>
          <w:delText>Internationalization and Localization Requirements</w:delText>
        </w:r>
        <w:r w:rsidRPr="00626646" w:rsidDel="00B35BD9">
          <w:rPr>
            <w:b w:val="0"/>
            <w:color w:val="000000" w:themeColor="text1"/>
            <w:rPrChange w:id="497" w:author="Vasy Medov" w:date="2026-02-26T17:30:00Z">
              <w:rPr>
                <w:b w:val="0"/>
              </w:rPr>
            </w:rPrChange>
          </w:rPr>
          <w:tab/>
        </w:r>
        <w:r w:rsidR="004F30EB" w:rsidRPr="00626646" w:rsidDel="00B35BD9">
          <w:rPr>
            <w:color w:val="000000" w:themeColor="text1"/>
            <w:rPrChange w:id="498" w:author="Vasy Medov" w:date="2026-02-26T17:30:00Z">
              <w:rPr/>
            </w:rPrChange>
          </w:rPr>
          <w:fldChar w:fldCharType="begin"/>
        </w:r>
        <w:r w:rsidRPr="00626646" w:rsidDel="00B35BD9">
          <w:rPr>
            <w:b w:val="0"/>
            <w:color w:val="000000" w:themeColor="text1"/>
            <w:rPrChange w:id="499" w:author="Vasy Medov" w:date="2026-02-26T17:30:00Z">
              <w:rPr>
                <w:b w:val="0"/>
              </w:rPr>
            </w:rPrChange>
          </w:rPr>
          <w:delInstrText xml:space="preserve"> PAGEREF _Toc352609411 \h </w:delInstrText>
        </w:r>
        <w:r w:rsidR="004F30EB" w:rsidRPr="00774C4A" w:rsidDel="00B35BD9">
          <w:rPr>
            <w:color w:val="000000" w:themeColor="text1"/>
          </w:rPr>
        </w:r>
        <w:r w:rsidR="004F30EB" w:rsidRPr="00626646" w:rsidDel="00B35BD9">
          <w:rPr>
            <w:color w:val="000000" w:themeColor="text1"/>
            <w:rPrChange w:id="500" w:author="Vasy Medov" w:date="2026-02-26T17:30:00Z">
              <w:rPr/>
            </w:rPrChange>
          </w:rPr>
          <w:fldChar w:fldCharType="separate"/>
        </w:r>
        <w:r w:rsidR="00F33D2A" w:rsidRPr="00626646" w:rsidDel="00B35BD9">
          <w:rPr>
            <w:b w:val="0"/>
            <w:color w:val="000000" w:themeColor="text1"/>
            <w:rPrChange w:id="501" w:author="Vasy Medov" w:date="2026-02-26T17:30:00Z">
              <w:rPr>
                <w:b w:val="0"/>
              </w:rPr>
            </w:rPrChange>
          </w:rPr>
          <w:delText>2</w:delText>
        </w:r>
        <w:r w:rsidR="004F30EB" w:rsidRPr="00626646" w:rsidDel="00B35BD9">
          <w:rPr>
            <w:color w:val="000000" w:themeColor="text1"/>
            <w:rPrChange w:id="502" w:author="Vasy Medov" w:date="2026-02-26T17:30:00Z">
              <w:rPr/>
            </w:rPrChange>
          </w:rPr>
          <w:fldChar w:fldCharType="end"/>
        </w:r>
      </w:del>
    </w:p>
    <w:p w14:paraId="5B410D1D" w14:textId="29D0DAB7" w:rsidR="0026483C" w:rsidRPr="00626646" w:rsidDel="00B35BD9" w:rsidRDefault="0026483C">
      <w:pPr>
        <w:pStyle w:val="10"/>
        <w:rPr>
          <w:del w:id="503" w:author="Vasy Medov" w:date="2026-02-24T19:55:00Z"/>
          <w:rFonts w:asciiTheme="minorHAnsi" w:eastAsiaTheme="minorEastAsia" w:hAnsiTheme="minorHAnsi" w:cstheme="minorBidi"/>
          <w:b w:val="0"/>
          <w:color w:val="000000" w:themeColor="text1"/>
          <w:sz w:val="22"/>
          <w:szCs w:val="22"/>
          <w:rPrChange w:id="504" w:author="Vasy Medov" w:date="2026-02-26T17:30:00Z">
            <w:rPr>
              <w:del w:id="505" w:author="Vasy Medov" w:date="2026-02-24T19:55:00Z"/>
              <w:rFonts w:asciiTheme="minorHAnsi" w:eastAsiaTheme="minorEastAsia" w:hAnsiTheme="minorHAnsi" w:cstheme="minorBidi"/>
              <w:b w:val="0"/>
              <w:sz w:val="22"/>
              <w:szCs w:val="22"/>
            </w:rPr>
          </w:rPrChange>
        </w:rPr>
      </w:pPr>
      <w:del w:id="506" w:author="Vasy Medov" w:date="2026-02-24T19:55:00Z">
        <w:r w:rsidRPr="00626646" w:rsidDel="00B35BD9">
          <w:rPr>
            <w:b w:val="0"/>
            <w:color w:val="000000" w:themeColor="text1"/>
            <w:rPrChange w:id="507" w:author="Vasy Medov" w:date="2026-02-26T17:30:00Z">
              <w:rPr>
                <w:b w:val="0"/>
              </w:rPr>
            </w:rPrChange>
          </w:rPr>
          <w:delText>8.</w:delText>
        </w:r>
        <w:r w:rsidRPr="00626646" w:rsidDel="00B35BD9">
          <w:rPr>
            <w:rFonts w:asciiTheme="minorHAnsi" w:eastAsiaTheme="minorEastAsia" w:hAnsiTheme="minorHAnsi" w:cstheme="minorBidi"/>
            <w:color w:val="000000" w:themeColor="text1"/>
            <w:sz w:val="22"/>
            <w:szCs w:val="22"/>
            <w:rPrChange w:id="508" w:author="Vasy Medov" w:date="2026-02-26T17:30:00Z">
              <w:rPr>
                <w:rFonts w:asciiTheme="minorHAnsi" w:eastAsiaTheme="minorEastAsia" w:hAnsiTheme="minorHAnsi" w:cstheme="minorBidi"/>
                <w:sz w:val="22"/>
                <w:szCs w:val="22"/>
              </w:rPr>
            </w:rPrChange>
          </w:rPr>
          <w:tab/>
        </w:r>
        <w:r w:rsidRPr="00626646" w:rsidDel="00B35BD9">
          <w:rPr>
            <w:b w:val="0"/>
            <w:color w:val="000000" w:themeColor="text1"/>
            <w:rPrChange w:id="509" w:author="Vasy Medov" w:date="2026-02-26T17:30:00Z">
              <w:rPr>
                <w:b w:val="0"/>
              </w:rPr>
            </w:rPrChange>
          </w:rPr>
          <w:delText>Other Requirements</w:delText>
        </w:r>
        <w:r w:rsidRPr="00626646" w:rsidDel="00B35BD9">
          <w:rPr>
            <w:b w:val="0"/>
            <w:color w:val="000000" w:themeColor="text1"/>
            <w:rPrChange w:id="510" w:author="Vasy Medov" w:date="2026-02-26T17:30:00Z">
              <w:rPr>
                <w:b w:val="0"/>
              </w:rPr>
            </w:rPrChange>
          </w:rPr>
          <w:tab/>
        </w:r>
        <w:r w:rsidR="004F30EB" w:rsidRPr="00626646" w:rsidDel="00B35BD9">
          <w:rPr>
            <w:color w:val="000000" w:themeColor="text1"/>
            <w:rPrChange w:id="511" w:author="Vasy Medov" w:date="2026-02-26T17:30:00Z">
              <w:rPr/>
            </w:rPrChange>
          </w:rPr>
          <w:fldChar w:fldCharType="begin"/>
        </w:r>
        <w:r w:rsidRPr="00626646" w:rsidDel="00B35BD9">
          <w:rPr>
            <w:b w:val="0"/>
            <w:color w:val="000000" w:themeColor="text1"/>
            <w:rPrChange w:id="512" w:author="Vasy Medov" w:date="2026-02-26T17:30:00Z">
              <w:rPr>
                <w:b w:val="0"/>
              </w:rPr>
            </w:rPrChange>
          </w:rPr>
          <w:delInstrText xml:space="preserve"> PAGEREF _Toc352609412 \h </w:delInstrText>
        </w:r>
        <w:r w:rsidR="004F30EB" w:rsidRPr="00774C4A" w:rsidDel="00B35BD9">
          <w:rPr>
            <w:color w:val="000000" w:themeColor="text1"/>
          </w:rPr>
        </w:r>
        <w:r w:rsidR="004F30EB" w:rsidRPr="00626646" w:rsidDel="00B35BD9">
          <w:rPr>
            <w:color w:val="000000" w:themeColor="text1"/>
            <w:rPrChange w:id="513" w:author="Vasy Medov" w:date="2026-02-26T17:30:00Z">
              <w:rPr/>
            </w:rPrChange>
          </w:rPr>
          <w:fldChar w:fldCharType="separate"/>
        </w:r>
        <w:r w:rsidR="00F33D2A" w:rsidRPr="00626646" w:rsidDel="00B35BD9">
          <w:rPr>
            <w:b w:val="0"/>
            <w:color w:val="000000" w:themeColor="text1"/>
            <w:rPrChange w:id="514" w:author="Vasy Medov" w:date="2026-02-26T17:30:00Z">
              <w:rPr>
                <w:b w:val="0"/>
              </w:rPr>
            </w:rPrChange>
          </w:rPr>
          <w:delText>2</w:delText>
        </w:r>
        <w:r w:rsidR="004F30EB" w:rsidRPr="00626646" w:rsidDel="00B35BD9">
          <w:rPr>
            <w:color w:val="000000" w:themeColor="text1"/>
            <w:rPrChange w:id="515" w:author="Vasy Medov" w:date="2026-02-26T17:30:00Z">
              <w:rPr/>
            </w:rPrChange>
          </w:rPr>
          <w:fldChar w:fldCharType="end"/>
        </w:r>
      </w:del>
    </w:p>
    <w:p w14:paraId="69A0EA8C" w14:textId="5CFAF5D0" w:rsidR="0026483C" w:rsidRPr="00626646" w:rsidDel="00B35BD9" w:rsidRDefault="0026483C">
      <w:pPr>
        <w:pStyle w:val="10"/>
        <w:rPr>
          <w:del w:id="516" w:author="Vasy Medov" w:date="2026-02-24T19:55:00Z"/>
          <w:rFonts w:asciiTheme="minorHAnsi" w:eastAsiaTheme="minorEastAsia" w:hAnsiTheme="minorHAnsi" w:cstheme="minorBidi"/>
          <w:b w:val="0"/>
          <w:color w:val="000000" w:themeColor="text1"/>
          <w:sz w:val="22"/>
          <w:szCs w:val="22"/>
          <w:rPrChange w:id="517" w:author="Vasy Medov" w:date="2026-02-26T17:30:00Z">
            <w:rPr>
              <w:del w:id="518" w:author="Vasy Medov" w:date="2026-02-24T19:55:00Z"/>
              <w:rFonts w:asciiTheme="minorHAnsi" w:eastAsiaTheme="minorEastAsia" w:hAnsiTheme="minorHAnsi" w:cstheme="minorBidi"/>
              <w:b w:val="0"/>
              <w:sz w:val="22"/>
              <w:szCs w:val="22"/>
            </w:rPr>
          </w:rPrChange>
        </w:rPr>
      </w:pPr>
      <w:del w:id="519" w:author="Vasy Medov" w:date="2026-02-24T19:55:00Z">
        <w:r w:rsidRPr="00626646" w:rsidDel="00B35BD9">
          <w:rPr>
            <w:b w:val="0"/>
            <w:color w:val="000000" w:themeColor="text1"/>
            <w:rPrChange w:id="520" w:author="Vasy Medov" w:date="2026-02-26T17:30:00Z">
              <w:rPr>
                <w:b w:val="0"/>
              </w:rPr>
            </w:rPrChange>
          </w:rPr>
          <w:delText>Appendix A: Glossary</w:delText>
        </w:r>
        <w:r w:rsidRPr="00626646" w:rsidDel="00B35BD9">
          <w:rPr>
            <w:b w:val="0"/>
            <w:color w:val="000000" w:themeColor="text1"/>
            <w:rPrChange w:id="521" w:author="Vasy Medov" w:date="2026-02-26T17:30:00Z">
              <w:rPr>
                <w:b w:val="0"/>
              </w:rPr>
            </w:rPrChange>
          </w:rPr>
          <w:tab/>
        </w:r>
        <w:r w:rsidR="004F30EB" w:rsidRPr="00626646" w:rsidDel="00B35BD9">
          <w:rPr>
            <w:color w:val="000000" w:themeColor="text1"/>
            <w:rPrChange w:id="522" w:author="Vasy Medov" w:date="2026-02-26T17:30:00Z">
              <w:rPr/>
            </w:rPrChange>
          </w:rPr>
          <w:fldChar w:fldCharType="begin"/>
        </w:r>
        <w:r w:rsidRPr="00626646" w:rsidDel="00B35BD9">
          <w:rPr>
            <w:b w:val="0"/>
            <w:color w:val="000000" w:themeColor="text1"/>
            <w:rPrChange w:id="523" w:author="Vasy Medov" w:date="2026-02-26T17:30:00Z">
              <w:rPr>
                <w:b w:val="0"/>
              </w:rPr>
            </w:rPrChange>
          </w:rPr>
          <w:delInstrText xml:space="preserve"> PAGEREF _Toc352609413 \h </w:delInstrText>
        </w:r>
        <w:r w:rsidR="004F30EB" w:rsidRPr="00774C4A" w:rsidDel="00B35BD9">
          <w:rPr>
            <w:color w:val="000000" w:themeColor="text1"/>
          </w:rPr>
        </w:r>
        <w:r w:rsidR="004F30EB" w:rsidRPr="00626646" w:rsidDel="00B35BD9">
          <w:rPr>
            <w:color w:val="000000" w:themeColor="text1"/>
            <w:rPrChange w:id="524" w:author="Vasy Medov" w:date="2026-02-26T17:30:00Z">
              <w:rPr/>
            </w:rPrChange>
          </w:rPr>
          <w:fldChar w:fldCharType="separate"/>
        </w:r>
        <w:r w:rsidR="00F33D2A" w:rsidRPr="00626646" w:rsidDel="00B35BD9">
          <w:rPr>
            <w:b w:val="0"/>
            <w:color w:val="000000" w:themeColor="text1"/>
            <w:rPrChange w:id="525" w:author="Vasy Medov" w:date="2026-02-26T17:30:00Z">
              <w:rPr>
                <w:b w:val="0"/>
              </w:rPr>
            </w:rPrChange>
          </w:rPr>
          <w:delText>2</w:delText>
        </w:r>
        <w:r w:rsidR="004F30EB" w:rsidRPr="00626646" w:rsidDel="00B35BD9">
          <w:rPr>
            <w:color w:val="000000" w:themeColor="text1"/>
            <w:rPrChange w:id="526" w:author="Vasy Medov" w:date="2026-02-26T17:30:00Z">
              <w:rPr/>
            </w:rPrChange>
          </w:rPr>
          <w:fldChar w:fldCharType="end"/>
        </w:r>
      </w:del>
    </w:p>
    <w:p w14:paraId="5D52F4F8" w14:textId="7B3AF4BA" w:rsidR="0026483C" w:rsidRPr="00626646" w:rsidDel="00B35BD9" w:rsidRDefault="0026483C">
      <w:pPr>
        <w:pStyle w:val="10"/>
        <w:rPr>
          <w:del w:id="527" w:author="Vasy Medov" w:date="2026-02-24T19:55:00Z"/>
          <w:rFonts w:asciiTheme="minorHAnsi" w:eastAsiaTheme="minorEastAsia" w:hAnsiTheme="minorHAnsi" w:cstheme="minorBidi"/>
          <w:b w:val="0"/>
          <w:color w:val="000000" w:themeColor="text1"/>
          <w:sz w:val="22"/>
          <w:szCs w:val="22"/>
          <w:rPrChange w:id="528" w:author="Vasy Medov" w:date="2026-02-26T17:30:00Z">
            <w:rPr>
              <w:del w:id="529" w:author="Vasy Medov" w:date="2026-02-24T19:55:00Z"/>
              <w:rFonts w:asciiTheme="minorHAnsi" w:eastAsiaTheme="minorEastAsia" w:hAnsiTheme="minorHAnsi" w:cstheme="minorBidi"/>
              <w:b w:val="0"/>
              <w:sz w:val="22"/>
              <w:szCs w:val="22"/>
            </w:rPr>
          </w:rPrChange>
        </w:rPr>
      </w:pPr>
      <w:del w:id="530" w:author="Vasy Medov" w:date="2026-02-24T19:55:00Z">
        <w:r w:rsidRPr="00626646" w:rsidDel="00B35BD9">
          <w:rPr>
            <w:b w:val="0"/>
            <w:color w:val="000000" w:themeColor="text1"/>
            <w:rPrChange w:id="531" w:author="Vasy Medov" w:date="2026-02-26T17:30:00Z">
              <w:rPr>
                <w:b w:val="0"/>
              </w:rPr>
            </w:rPrChange>
          </w:rPr>
          <w:delText>Appendix B: Analysis Models</w:delText>
        </w:r>
        <w:r w:rsidRPr="00626646" w:rsidDel="00B35BD9">
          <w:rPr>
            <w:b w:val="0"/>
            <w:color w:val="000000" w:themeColor="text1"/>
            <w:rPrChange w:id="532" w:author="Vasy Medov" w:date="2026-02-26T17:30:00Z">
              <w:rPr>
                <w:b w:val="0"/>
              </w:rPr>
            </w:rPrChange>
          </w:rPr>
          <w:tab/>
        </w:r>
        <w:r w:rsidR="004F30EB" w:rsidRPr="00626646" w:rsidDel="00B35BD9">
          <w:rPr>
            <w:color w:val="000000" w:themeColor="text1"/>
            <w:rPrChange w:id="533" w:author="Vasy Medov" w:date="2026-02-26T17:30:00Z">
              <w:rPr/>
            </w:rPrChange>
          </w:rPr>
          <w:fldChar w:fldCharType="begin"/>
        </w:r>
        <w:r w:rsidRPr="00626646" w:rsidDel="00B35BD9">
          <w:rPr>
            <w:b w:val="0"/>
            <w:color w:val="000000" w:themeColor="text1"/>
            <w:rPrChange w:id="534" w:author="Vasy Medov" w:date="2026-02-26T17:30:00Z">
              <w:rPr>
                <w:b w:val="0"/>
              </w:rPr>
            </w:rPrChange>
          </w:rPr>
          <w:delInstrText xml:space="preserve"> PAGEREF _Toc352609414 \h </w:delInstrText>
        </w:r>
        <w:r w:rsidR="004F30EB" w:rsidRPr="00774C4A" w:rsidDel="00B35BD9">
          <w:rPr>
            <w:color w:val="000000" w:themeColor="text1"/>
          </w:rPr>
        </w:r>
        <w:r w:rsidR="004F30EB" w:rsidRPr="00626646" w:rsidDel="00B35BD9">
          <w:rPr>
            <w:color w:val="000000" w:themeColor="text1"/>
            <w:rPrChange w:id="535" w:author="Vasy Medov" w:date="2026-02-26T17:30:00Z">
              <w:rPr/>
            </w:rPrChange>
          </w:rPr>
          <w:fldChar w:fldCharType="separate"/>
        </w:r>
        <w:r w:rsidR="00F33D2A" w:rsidRPr="00626646" w:rsidDel="00B35BD9">
          <w:rPr>
            <w:b w:val="0"/>
            <w:color w:val="000000" w:themeColor="text1"/>
            <w:rPrChange w:id="536" w:author="Vasy Medov" w:date="2026-02-26T17:30:00Z">
              <w:rPr>
                <w:b w:val="0"/>
              </w:rPr>
            </w:rPrChange>
          </w:rPr>
          <w:delText>2</w:delText>
        </w:r>
        <w:r w:rsidR="004F30EB" w:rsidRPr="00626646" w:rsidDel="00B35BD9">
          <w:rPr>
            <w:color w:val="000000" w:themeColor="text1"/>
            <w:rPrChange w:id="537" w:author="Vasy Medov" w:date="2026-02-26T17:30:00Z">
              <w:rPr/>
            </w:rPrChange>
          </w:rPr>
          <w:fldChar w:fldCharType="end"/>
        </w:r>
      </w:del>
    </w:p>
    <w:p w14:paraId="528CAE73" w14:textId="5DC771E2" w:rsidR="00310C4B" w:rsidRPr="00626646" w:rsidDel="00B35BD9" w:rsidRDefault="004F30EB">
      <w:pPr>
        <w:rPr>
          <w:del w:id="538" w:author="Vasy Medov" w:date="2026-02-24T19:55:00Z"/>
          <w:color w:val="000000" w:themeColor="text1"/>
          <w:rPrChange w:id="539" w:author="Vasy Medov" w:date="2026-02-26T17:30:00Z">
            <w:rPr>
              <w:del w:id="540" w:author="Vasy Medov" w:date="2026-02-24T19:55:00Z"/>
            </w:rPr>
          </w:rPrChange>
        </w:rPr>
      </w:pPr>
      <w:del w:id="541" w:author="Vasy Medov" w:date="2026-02-24T19:55:00Z">
        <w:r w:rsidRPr="00626646" w:rsidDel="00B35BD9">
          <w:rPr>
            <w:noProof/>
            <w:color w:val="000000" w:themeColor="text1"/>
            <w:rPrChange w:id="542" w:author="Vasy Medov" w:date="2026-02-26T17:30:00Z">
              <w:rPr>
                <w:noProof/>
              </w:rPr>
            </w:rPrChange>
          </w:rPr>
          <w:fldChar w:fldCharType="end"/>
        </w:r>
      </w:del>
    </w:p>
    <w:p w14:paraId="7A0D623E" w14:textId="4768E10A" w:rsidR="00310C4B" w:rsidRPr="00626646" w:rsidDel="00B35BD9" w:rsidRDefault="00310C4B">
      <w:pPr>
        <w:rPr>
          <w:del w:id="543" w:author="Vasy Medov" w:date="2026-02-24T19:55:00Z"/>
          <w:color w:val="000000" w:themeColor="text1"/>
          <w:rPrChange w:id="544" w:author="Vasy Medov" w:date="2026-02-26T17:30:00Z">
            <w:rPr>
              <w:del w:id="545" w:author="Vasy Medov" w:date="2026-02-24T19:55:00Z"/>
            </w:rPr>
          </w:rPrChange>
        </w:rPr>
      </w:pPr>
    </w:p>
    <w:p w14:paraId="6E7ED703" w14:textId="049825E8" w:rsidR="00310C4B" w:rsidRPr="00626646" w:rsidDel="00B35BD9" w:rsidRDefault="00310C4B">
      <w:pPr>
        <w:pStyle w:val="TOCEntry"/>
        <w:rPr>
          <w:del w:id="546" w:author="Vasy Medov" w:date="2026-02-24T19:55:00Z"/>
          <w:color w:val="000000" w:themeColor="text1"/>
          <w:rPrChange w:id="547" w:author="Vasy Medov" w:date="2026-02-26T17:30:00Z">
            <w:rPr>
              <w:del w:id="548" w:author="Vasy Medov" w:date="2026-02-24T19:55:00Z"/>
            </w:rPr>
          </w:rPrChange>
        </w:rPr>
      </w:pPr>
      <w:bookmarkStart w:id="549" w:name="_Toc352609380"/>
      <w:del w:id="550" w:author="Vasy Medov" w:date="2026-02-24T19:55:00Z">
        <w:r w:rsidRPr="00626646" w:rsidDel="00B35BD9">
          <w:rPr>
            <w:b w:val="0"/>
            <w:color w:val="000000" w:themeColor="text1"/>
            <w:rPrChange w:id="551" w:author="Vasy Medov" w:date="2026-02-26T17:30:00Z">
              <w:rPr>
                <w:b w:val="0"/>
              </w:rPr>
            </w:rPrChange>
          </w:rPr>
          <w:delText>Revision History</w:delText>
        </w:r>
        <w:bookmarkEnd w:id="549"/>
      </w:del>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310C4B" w:rsidRPr="00626646" w:rsidDel="00B35BD9" w14:paraId="4B6CC987" w14:textId="2B84AE34">
        <w:trPr>
          <w:del w:id="552" w:author="Vasy Medov" w:date="2026-02-24T19:55:00Z"/>
        </w:trPr>
        <w:tc>
          <w:tcPr>
            <w:tcW w:w="2160" w:type="dxa"/>
            <w:tcBorders>
              <w:top w:val="single" w:sz="12" w:space="0" w:color="auto"/>
              <w:bottom w:val="double" w:sz="12" w:space="0" w:color="auto"/>
            </w:tcBorders>
          </w:tcPr>
          <w:p w14:paraId="130B7CE9" w14:textId="13171249" w:rsidR="00310C4B" w:rsidRPr="00626646" w:rsidDel="00B35BD9" w:rsidRDefault="00310C4B" w:rsidP="00F33D2A">
            <w:pPr>
              <w:rPr>
                <w:del w:id="553" w:author="Vasy Medov" w:date="2026-02-24T19:55:00Z"/>
                <w:b/>
                <w:color w:val="000000" w:themeColor="text1"/>
                <w:rPrChange w:id="554" w:author="Vasy Medov" w:date="2026-02-26T17:30:00Z">
                  <w:rPr>
                    <w:del w:id="555" w:author="Vasy Medov" w:date="2026-02-24T19:55:00Z"/>
                    <w:b/>
                  </w:rPr>
                </w:rPrChange>
              </w:rPr>
            </w:pPr>
            <w:del w:id="556" w:author="Vasy Medov" w:date="2026-02-24T19:55:00Z">
              <w:r w:rsidRPr="00626646" w:rsidDel="00B35BD9">
                <w:rPr>
                  <w:b/>
                  <w:color w:val="000000" w:themeColor="text1"/>
                  <w:rPrChange w:id="557" w:author="Vasy Medov" w:date="2026-02-26T17:30:00Z">
                    <w:rPr>
                      <w:b/>
                    </w:rPr>
                  </w:rPrChange>
                </w:rPr>
                <w:delText>Name</w:delText>
              </w:r>
            </w:del>
          </w:p>
        </w:tc>
        <w:tc>
          <w:tcPr>
            <w:tcW w:w="1170" w:type="dxa"/>
            <w:tcBorders>
              <w:top w:val="single" w:sz="12" w:space="0" w:color="auto"/>
              <w:bottom w:val="double" w:sz="12" w:space="0" w:color="auto"/>
            </w:tcBorders>
          </w:tcPr>
          <w:p w14:paraId="3AC3C2FF" w14:textId="6B47FFF1" w:rsidR="00310C4B" w:rsidRPr="00626646" w:rsidDel="00B35BD9" w:rsidRDefault="00310C4B" w:rsidP="00F33D2A">
            <w:pPr>
              <w:rPr>
                <w:del w:id="558" w:author="Vasy Medov" w:date="2026-02-24T19:55:00Z"/>
                <w:b/>
                <w:color w:val="000000" w:themeColor="text1"/>
                <w:rPrChange w:id="559" w:author="Vasy Medov" w:date="2026-02-26T17:30:00Z">
                  <w:rPr>
                    <w:del w:id="560" w:author="Vasy Medov" w:date="2026-02-24T19:55:00Z"/>
                    <w:b/>
                  </w:rPr>
                </w:rPrChange>
              </w:rPr>
            </w:pPr>
            <w:del w:id="561" w:author="Vasy Medov" w:date="2026-02-24T19:55:00Z">
              <w:r w:rsidRPr="00626646" w:rsidDel="00B35BD9">
                <w:rPr>
                  <w:b/>
                  <w:color w:val="000000" w:themeColor="text1"/>
                  <w:rPrChange w:id="562" w:author="Vasy Medov" w:date="2026-02-26T17:30:00Z">
                    <w:rPr>
                      <w:b/>
                    </w:rPr>
                  </w:rPrChange>
                </w:rPr>
                <w:delText>Date</w:delText>
              </w:r>
            </w:del>
          </w:p>
        </w:tc>
        <w:tc>
          <w:tcPr>
            <w:tcW w:w="4954" w:type="dxa"/>
            <w:tcBorders>
              <w:top w:val="single" w:sz="12" w:space="0" w:color="auto"/>
              <w:bottom w:val="double" w:sz="12" w:space="0" w:color="auto"/>
            </w:tcBorders>
          </w:tcPr>
          <w:p w14:paraId="031C8E00" w14:textId="65EC2DF8" w:rsidR="00310C4B" w:rsidRPr="00626646" w:rsidDel="00B35BD9" w:rsidRDefault="00310C4B" w:rsidP="00F33D2A">
            <w:pPr>
              <w:rPr>
                <w:del w:id="563" w:author="Vasy Medov" w:date="2026-02-24T19:55:00Z"/>
                <w:b/>
                <w:color w:val="000000" w:themeColor="text1"/>
                <w:rPrChange w:id="564" w:author="Vasy Medov" w:date="2026-02-26T17:30:00Z">
                  <w:rPr>
                    <w:del w:id="565" w:author="Vasy Medov" w:date="2026-02-24T19:55:00Z"/>
                    <w:b/>
                  </w:rPr>
                </w:rPrChange>
              </w:rPr>
            </w:pPr>
            <w:del w:id="566" w:author="Vasy Medov" w:date="2026-02-24T19:55:00Z">
              <w:r w:rsidRPr="00626646" w:rsidDel="00B35BD9">
                <w:rPr>
                  <w:b/>
                  <w:color w:val="000000" w:themeColor="text1"/>
                  <w:rPrChange w:id="567" w:author="Vasy Medov" w:date="2026-02-26T17:30:00Z">
                    <w:rPr>
                      <w:b/>
                    </w:rPr>
                  </w:rPrChange>
                </w:rPr>
                <w:delText>Reason For Changes</w:delText>
              </w:r>
            </w:del>
          </w:p>
        </w:tc>
        <w:tc>
          <w:tcPr>
            <w:tcW w:w="1584" w:type="dxa"/>
            <w:tcBorders>
              <w:top w:val="single" w:sz="12" w:space="0" w:color="auto"/>
              <w:bottom w:val="double" w:sz="12" w:space="0" w:color="auto"/>
            </w:tcBorders>
          </w:tcPr>
          <w:p w14:paraId="798055E9" w14:textId="6036A5D4" w:rsidR="00310C4B" w:rsidRPr="00626646" w:rsidDel="00B35BD9" w:rsidRDefault="00310C4B" w:rsidP="00F33D2A">
            <w:pPr>
              <w:rPr>
                <w:del w:id="568" w:author="Vasy Medov" w:date="2026-02-24T19:55:00Z"/>
                <w:b/>
                <w:color w:val="000000" w:themeColor="text1"/>
                <w:rPrChange w:id="569" w:author="Vasy Medov" w:date="2026-02-26T17:30:00Z">
                  <w:rPr>
                    <w:del w:id="570" w:author="Vasy Medov" w:date="2026-02-24T19:55:00Z"/>
                    <w:b/>
                  </w:rPr>
                </w:rPrChange>
              </w:rPr>
            </w:pPr>
            <w:del w:id="571" w:author="Vasy Medov" w:date="2026-02-24T19:55:00Z">
              <w:r w:rsidRPr="00626646" w:rsidDel="00B35BD9">
                <w:rPr>
                  <w:b/>
                  <w:color w:val="000000" w:themeColor="text1"/>
                  <w:rPrChange w:id="572" w:author="Vasy Medov" w:date="2026-02-26T17:30:00Z">
                    <w:rPr>
                      <w:b/>
                    </w:rPr>
                  </w:rPrChange>
                </w:rPr>
                <w:delText>Version</w:delText>
              </w:r>
            </w:del>
          </w:p>
        </w:tc>
      </w:tr>
      <w:tr w:rsidR="00310C4B" w:rsidRPr="00626646" w:rsidDel="00B35BD9" w14:paraId="72670C73" w14:textId="6C5EAFBA">
        <w:trPr>
          <w:del w:id="573" w:author="Vasy Medov" w:date="2026-02-24T19:55:00Z"/>
        </w:trPr>
        <w:tc>
          <w:tcPr>
            <w:tcW w:w="2160" w:type="dxa"/>
            <w:tcBorders>
              <w:top w:val="nil"/>
            </w:tcBorders>
          </w:tcPr>
          <w:p w14:paraId="277C1098" w14:textId="1C1BC1DB" w:rsidR="00310C4B" w:rsidRPr="00626646" w:rsidDel="00B35BD9" w:rsidRDefault="00310C4B">
            <w:pPr>
              <w:spacing w:before="40" w:after="40"/>
              <w:rPr>
                <w:del w:id="574" w:author="Vasy Medov" w:date="2026-02-24T19:55:00Z"/>
                <w:color w:val="000000" w:themeColor="text1"/>
                <w:rPrChange w:id="575" w:author="Vasy Medov" w:date="2026-02-26T17:30:00Z">
                  <w:rPr>
                    <w:del w:id="576" w:author="Vasy Medov" w:date="2026-02-24T19:55:00Z"/>
                  </w:rPr>
                </w:rPrChange>
              </w:rPr>
            </w:pPr>
          </w:p>
        </w:tc>
        <w:tc>
          <w:tcPr>
            <w:tcW w:w="1170" w:type="dxa"/>
            <w:tcBorders>
              <w:top w:val="nil"/>
            </w:tcBorders>
          </w:tcPr>
          <w:p w14:paraId="5D9554CF" w14:textId="6FE8B48A" w:rsidR="00310C4B" w:rsidRPr="00626646" w:rsidDel="00B35BD9" w:rsidRDefault="00310C4B">
            <w:pPr>
              <w:spacing w:before="40" w:after="40"/>
              <w:rPr>
                <w:del w:id="577" w:author="Vasy Medov" w:date="2026-02-24T19:55:00Z"/>
                <w:color w:val="000000" w:themeColor="text1"/>
                <w:rPrChange w:id="578" w:author="Vasy Medov" w:date="2026-02-26T17:30:00Z">
                  <w:rPr>
                    <w:del w:id="579" w:author="Vasy Medov" w:date="2026-02-24T19:55:00Z"/>
                  </w:rPr>
                </w:rPrChange>
              </w:rPr>
            </w:pPr>
          </w:p>
        </w:tc>
        <w:tc>
          <w:tcPr>
            <w:tcW w:w="4954" w:type="dxa"/>
            <w:tcBorders>
              <w:top w:val="nil"/>
            </w:tcBorders>
          </w:tcPr>
          <w:p w14:paraId="44E36EE0" w14:textId="4D6304FF" w:rsidR="00310C4B" w:rsidRPr="00626646" w:rsidDel="00B35BD9" w:rsidRDefault="00310C4B">
            <w:pPr>
              <w:spacing w:before="40" w:after="40"/>
              <w:rPr>
                <w:del w:id="580" w:author="Vasy Medov" w:date="2026-02-24T19:55:00Z"/>
                <w:color w:val="000000" w:themeColor="text1"/>
                <w:rPrChange w:id="581" w:author="Vasy Medov" w:date="2026-02-26T17:30:00Z">
                  <w:rPr>
                    <w:del w:id="582" w:author="Vasy Medov" w:date="2026-02-24T19:55:00Z"/>
                  </w:rPr>
                </w:rPrChange>
              </w:rPr>
            </w:pPr>
          </w:p>
        </w:tc>
        <w:tc>
          <w:tcPr>
            <w:tcW w:w="1584" w:type="dxa"/>
            <w:tcBorders>
              <w:top w:val="nil"/>
            </w:tcBorders>
          </w:tcPr>
          <w:p w14:paraId="642173DF" w14:textId="6AC39602" w:rsidR="00310C4B" w:rsidRPr="00626646" w:rsidDel="00B35BD9" w:rsidRDefault="00310C4B">
            <w:pPr>
              <w:spacing w:before="40" w:after="40"/>
              <w:rPr>
                <w:del w:id="583" w:author="Vasy Medov" w:date="2026-02-24T19:55:00Z"/>
                <w:color w:val="000000" w:themeColor="text1"/>
                <w:rPrChange w:id="584" w:author="Vasy Medov" w:date="2026-02-26T17:30:00Z">
                  <w:rPr>
                    <w:del w:id="585" w:author="Vasy Medov" w:date="2026-02-24T19:55:00Z"/>
                  </w:rPr>
                </w:rPrChange>
              </w:rPr>
            </w:pPr>
          </w:p>
        </w:tc>
      </w:tr>
      <w:tr w:rsidR="00310C4B" w:rsidRPr="00626646" w:rsidDel="00B35BD9" w14:paraId="13B32760" w14:textId="04340C82">
        <w:trPr>
          <w:del w:id="586" w:author="Vasy Medov" w:date="2026-02-24T19:55:00Z"/>
        </w:trPr>
        <w:tc>
          <w:tcPr>
            <w:tcW w:w="2160" w:type="dxa"/>
            <w:tcBorders>
              <w:bottom w:val="single" w:sz="12" w:space="0" w:color="auto"/>
            </w:tcBorders>
          </w:tcPr>
          <w:p w14:paraId="76557AD4" w14:textId="07886D15" w:rsidR="00310C4B" w:rsidRPr="00626646" w:rsidDel="00B35BD9" w:rsidRDefault="00310C4B">
            <w:pPr>
              <w:spacing w:before="40" w:after="40"/>
              <w:rPr>
                <w:del w:id="587" w:author="Vasy Medov" w:date="2026-02-24T19:55:00Z"/>
                <w:color w:val="000000" w:themeColor="text1"/>
                <w:rPrChange w:id="588" w:author="Vasy Medov" w:date="2026-02-26T17:30:00Z">
                  <w:rPr>
                    <w:del w:id="589" w:author="Vasy Medov" w:date="2026-02-24T19:55:00Z"/>
                  </w:rPr>
                </w:rPrChange>
              </w:rPr>
            </w:pPr>
          </w:p>
        </w:tc>
        <w:tc>
          <w:tcPr>
            <w:tcW w:w="1170" w:type="dxa"/>
            <w:tcBorders>
              <w:bottom w:val="single" w:sz="12" w:space="0" w:color="auto"/>
            </w:tcBorders>
          </w:tcPr>
          <w:p w14:paraId="48561C50" w14:textId="17CD7182" w:rsidR="00310C4B" w:rsidRPr="00626646" w:rsidDel="00B35BD9" w:rsidRDefault="00310C4B">
            <w:pPr>
              <w:spacing w:before="40" w:after="40"/>
              <w:rPr>
                <w:del w:id="590" w:author="Vasy Medov" w:date="2026-02-24T19:55:00Z"/>
                <w:color w:val="000000" w:themeColor="text1"/>
                <w:rPrChange w:id="591" w:author="Vasy Medov" w:date="2026-02-26T17:30:00Z">
                  <w:rPr>
                    <w:del w:id="592" w:author="Vasy Medov" w:date="2026-02-24T19:55:00Z"/>
                  </w:rPr>
                </w:rPrChange>
              </w:rPr>
            </w:pPr>
          </w:p>
        </w:tc>
        <w:tc>
          <w:tcPr>
            <w:tcW w:w="4954" w:type="dxa"/>
            <w:tcBorders>
              <w:bottom w:val="single" w:sz="12" w:space="0" w:color="auto"/>
            </w:tcBorders>
          </w:tcPr>
          <w:p w14:paraId="2A89084C" w14:textId="3F884884" w:rsidR="00310C4B" w:rsidRPr="00626646" w:rsidDel="00B35BD9" w:rsidRDefault="00310C4B">
            <w:pPr>
              <w:spacing w:before="40" w:after="40"/>
              <w:rPr>
                <w:del w:id="593" w:author="Vasy Medov" w:date="2026-02-24T19:55:00Z"/>
                <w:color w:val="000000" w:themeColor="text1"/>
                <w:rPrChange w:id="594" w:author="Vasy Medov" w:date="2026-02-26T17:30:00Z">
                  <w:rPr>
                    <w:del w:id="595" w:author="Vasy Medov" w:date="2026-02-24T19:55:00Z"/>
                  </w:rPr>
                </w:rPrChange>
              </w:rPr>
            </w:pPr>
          </w:p>
        </w:tc>
        <w:tc>
          <w:tcPr>
            <w:tcW w:w="1584" w:type="dxa"/>
            <w:tcBorders>
              <w:bottom w:val="single" w:sz="12" w:space="0" w:color="auto"/>
            </w:tcBorders>
          </w:tcPr>
          <w:p w14:paraId="66102047" w14:textId="6A52C3F2" w:rsidR="00310C4B" w:rsidRPr="00626646" w:rsidDel="00B35BD9" w:rsidRDefault="00310C4B">
            <w:pPr>
              <w:spacing w:before="40" w:after="40"/>
              <w:rPr>
                <w:del w:id="596" w:author="Vasy Medov" w:date="2026-02-24T19:55:00Z"/>
                <w:color w:val="000000" w:themeColor="text1"/>
                <w:rPrChange w:id="597" w:author="Vasy Medov" w:date="2026-02-26T17:30:00Z">
                  <w:rPr>
                    <w:del w:id="598" w:author="Vasy Medov" w:date="2026-02-24T19:55:00Z"/>
                  </w:rPr>
                </w:rPrChange>
              </w:rPr>
            </w:pPr>
          </w:p>
        </w:tc>
      </w:tr>
    </w:tbl>
    <w:p w14:paraId="5AFA50B6" w14:textId="5BD098CA" w:rsidR="00310C4B" w:rsidRPr="00626646" w:rsidRDefault="00310C4B">
      <w:pPr>
        <w:rPr>
          <w:color w:val="000000" w:themeColor="text1"/>
          <w:lang w:val="ru-RU"/>
          <w:rPrChange w:id="599" w:author="Vasy Medov" w:date="2026-02-26T17:30:00Z">
            <w:rPr>
              <w:lang w:val="ru-RU"/>
            </w:rPr>
          </w:rPrChange>
        </w:rPr>
      </w:pPr>
    </w:p>
    <w:p w14:paraId="7E0DDCD0" w14:textId="2B08C190" w:rsidR="00C939DE" w:rsidRDefault="00C939DE">
      <w:pPr>
        <w:rPr>
          <w:color w:val="000000" w:themeColor="text1"/>
          <w:lang w:val="ru-RU"/>
        </w:rPr>
      </w:pPr>
    </w:p>
    <w:p w14:paraId="74EF4597" w14:textId="77777777" w:rsidR="00330471" w:rsidRDefault="00330471">
      <w:pPr>
        <w:rPr>
          <w:color w:val="000000" w:themeColor="text1"/>
          <w:lang w:val="ru-RU"/>
        </w:rPr>
      </w:pPr>
    </w:p>
    <w:p w14:paraId="3CBC2A2B" w14:textId="77777777" w:rsidR="00330471" w:rsidRDefault="00330471">
      <w:pPr>
        <w:rPr>
          <w:color w:val="000000" w:themeColor="text1"/>
          <w:lang w:val="ru-RU"/>
        </w:rPr>
      </w:pPr>
    </w:p>
    <w:p w14:paraId="1DA7AE05" w14:textId="77777777" w:rsidR="00330471" w:rsidRDefault="00330471">
      <w:pPr>
        <w:rPr>
          <w:color w:val="000000" w:themeColor="text1"/>
          <w:lang w:val="ru-RU"/>
        </w:rPr>
      </w:pPr>
    </w:p>
    <w:p w14:paraId="337DA1F4" w14:textId="77777777" w:rsidR="00330471" w:rsidRDefault="00330471">
      <w:pPr>
        <w:rPr>
          <w:color w:val="000000" w:themeColor="text1"/>
          <w:lang w:val="ru-RU"/>
        </w:rPr>
      </w:pPr>
    </w:p>
    <w:p w14:paraId="74A96881" w14:textId="77777777" w:rsidR="00330471" w:rsidRDefault="00330471">
      <w:pPr>
        <w:rPr>
          <w:color w:val="000000" w:themeColor="text1"/>
          <w:lang w:val="ru-RU"/>
        </w:rPr>
      </w:pPr>
    </w:p>
    <w:p w14:paraId="42467E77" w14:textId="77777777" w:rsidR="00330471" w:rsidRDefault="00330471">
      <w:pPr>
        <w:rPr>
          <w:color w:val="000000" w:themeColor="text1"/>
          <w:lang w:val="ru-RU"/>
        </w:rPr>
      </w:pPr>
    </w:p>
    <w:p w14:paraId="768EE479" w14:textId="77777777" w:rsidR="00330471" w:rsidRDefault="00330471">
      <w:pPr>
        <w:rPr>
          <w:color w:val="000000" w:themeColor="text1"/>
          <w:lang w:val="ru-RU"/>
        </w:rPr>
      </w:pPr>
    </w:p>
    <w:p w14:paraId="3520E2A0" w14:textId="77777777" w:rsidR="00330471" w:rsidRDefault="00330471">
      <w:pPr>
        <w:rPr>
          <w:color w:val="000000" w:themeColor="text1"/>
          <w:lang w:val="ru-RU"/>
        </w:rPr>
      </w:pPr>
    </w:p>
    <w:p w14:paraId="697DDCDA" w14:textId="77777777" w:rsidR="00330471" w:rsidRDefault="00330471">
      <w:pPr>
        <w:rPr>
          <w:color w:val="000000" w:themeColor="text1"/>
          <w:lang w:val="ru-RU"/>
        </w:rPr>
      </w:pPr>
    </w:p>
    <w:p w14:paraId="45B101DF" w14:textId="77777777" w:rsidR="00330471" w:rsidRDefault="00330471">
      <w:pPr>
        <w:rPr>
          <w:color w:val="000000" w:themeColor="text1"/>
          <w:lang w:val="ru-RU"/>
        </w:rPr>
      </w:pPr>
    </w:p>
    <w:p w14:paraId="0207C9F1" w14:textId="77777777" w:rsidR="00330471" w:rsidRPr="00626646" w:rsidDel="00C939DE" w:rsidRDefault="00330471">
      <w:pPr>
        <w:rPr>
          <w:del w:id="600" w:author="Vasy Medov" w:date="2026-02-25T19:07:00Z"/>
          <w:color w:val="000000" w:themeColor="text1"/>
          <w:lang w:val="ru-RU"/>
          <w:rPrChange w:id="601" w:author="Vasy Medov" w:date="2026-02-26T17:30:00Z">
            <w:rPr>
              <w:del w:id="602" w:author="Vasy Medov" w:date="2026-02-25T19:07:00Z"/>
              <w:lang w:val="ru-RU"/>
            </w:rPr>
          </w:rPrChange>
        </w:rPr>
      </w:pPr>
    </w:p>
    <w:p w14:paraId="7D9CB999" w14:textId="77777777" w:rsidR="00C939DE" w:rsidRPr="00626646" w:rsidRDefault="00C939DE">
      <w:pPr>
        <w:rPr>
          <w:color w:val="000000" w:themeColor="text1"/>
          <w:lang w:val="ru-RU"/>
          <w:rPrChange w:id="603" w:author="Vasy Medov" w:date="2026-02-26T17:30:00Z">
            <w:rPr>
              <w:lang w:val="ru-RU"/>
            </w:rPr>
          </w:rPrChange>
        </w:rPr>
      </w:pPr>
    </w:p>
    <w:p w14:paraId="57E07DFB" w14:textId="7B8E3E05" w:rsidR="00C939DE" w:rsidRDefault="00C939DE" w:rsidP="00C939DE">
      <w:pPr>
        <w:pStyle w:val="1"/>
        <w:numPr>
          <w:ilvl w:val="0"/>
          <w:numId w:val="0"/>
        </w:numPr>
        <w:rPr>
          <w:ins w:id="604" w:author="Vasy Medov" w:date="2026-02-26T22:17:00Z"/>
          <w:color w:val="000000" w:themeColor="text1"/>
          <w:lang w:val="ru-RU"/>
        </w:rPr>
      </w:pPr>
      <w:bookmarkStart w:id="605" w:name="_Toc223093379"/>
      <w:r w:rsidRPr="00626646">
        <w:rPr>
          <w:color w:val="000000" w:themeColor="text1"/>
          <w:lang w:val="ru-RU"/>
          <w:rPrChange w:id="606" w:author="Vasy Medov" w:date="2026-02-26T17:30:00Z">
            <w:rPr>
              <w:lang w:val="ru-RU"/>
            </w:rPr>
          </w:rPrChange>
        </w:rPr>
        <w:lastRenderedPageBreak/>
        <w:t>Задание</w:t>
      </w:r>
      <w:bookmarkEnd w:id="605"/>
    </w:p>
    <w:p w14:paraId="2BBF9D77" w14:textId="5F11C1B1" w:rsidR="00BD27F6" w:rsidRPr="00BD27F6" w:rsidRDefault="00BD27F6">
      <w:pPr>
        <w:rPr>
          <w:lang w:val="ru-RU"/>
        </w:rPr>
        <w:pPrChange w:id="607" w:author="Vasy Medov" w:date="2026-02-26T22:17:00Z">
          <w:pPr>
            <w:pStyle w:val="1"/>
            <w:numPr>
              <w:numId w:val="0"/>
            </w:numPr>
          </w:pPr>
        </w:pPrChange>
      </w:pPr>
      <w:ins w:id="608" w:author="Vasy Medov" w:date="2026-02-26T22:17:00Z">
        <w:r w:rsidRPr="00626646">
          <w:rPr>
            <w:noProof/>
            <w:color w:val="000000" w:themeColor="text1"/>
            <w:lang w:val="ru-RU"/>
            <w:rPrChange w:id="609" w:author="Vasy Medov" w:date="2026-02-26T17:30:00Z">
              <w:rPr>
                <w:b w:val="0"/>
                <w:noProof/>
                <w:lang w:val="ru-RU"/>
              </w:rPr>
            </w:rPrChange>
          </w:rPr>
          <w:drawing>
            <wp:anchor distT="0" distB="0" distL="114300" distR="114300" simplePos="0" relativeHeight="251659264" behindDoc="1" locked="0" layoutInCell="1" allowOverlap="1" wp14:anchorId="47408322" wp14:editId="10F39568">
              <wp:simplePos x="0" y="0"/>
              <wp:positionH relativeFrom="margin">
                <wp:posOffset>0</wp:posOffset>
              </wp:positionH>
              <wp:positionV relativeFrom="paragraph">
                <wp:posOffset>154940</wp:posOffset>
              </wp:positionV>
              <wp:extent cx="5943600" cy="5424170"/>
              <wp:effectExtent l="0" t="0" r="0" b="5080"/>
              <wp:wrapTight wrapText="bothSides">
                <wp:wrapPolygon edited="0">
                  <wp:start x="0" y="0"/>
                  <wp:lineTo x="0" y="21544"/>
                  <wp:lineTo x="21531" y="21544"/>
                  <wp:lineTo x="21531"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424170"/>
                      </a:xfrm>
                      <a:prstGeom prst="rect">
                        <a:avLst/>
                      </a:prstGeom>
                      <a:noFill/>
                    </pic:spPr>
                  </pic:pic>
                </a:graphicData>
              </a:graphic>
              <wp14:sizeRelH relativeFrom="page">
                <wp14:pctWidth>0</wp14:pctWidth>
              </wp14:sizeRelH>
              <wp14:sizeRelV relativeFrom="page">
                <wp14:pctHeight>0</wp14:pctHeight>
              </wp14:sizeRelV>
            </wp:anchor>
          </w:drawing>
        </w:r>
      </w:ins>
    </w:p>
    <w:p w14:paraId="16D500D0" w14:textId="1B5A7358" w:rsidR="00C939DE" w:rsidRPr="00626646" w:rsidDel="00C939DE" w:rsidRDefault="00C939DE">
      <w:pPr>
        <w:rPr>
          <w:del w:id="610" w:author="Vasy Medov" w:date="2026-02-24T19:55:00Z"/>
          <w:color w:val="000000" w:themeColor="text1"/>
          <w:rPrChange w:id="611" w:author="Vasy Medov" w:date="2026-02-26T17:30:00Z">
            <w:rPr>
              <w:del w:id="612" w:author="Vasy Medov" w:date="2026-02-24T19:55:00Z"/>
              <w:lang w:val="ru-RU"/>
            </w:rPr>
          </w:rPrChange>
        </w:rPr>
      </w:pPr>
    </w:p>
    <w:p w14:paraId="1B010394" w14:textId="0745E7DD" w:rsidR="00C939DE" w:rsidRPr="00626646" w:rsidRDefault="00C939DE">
      <w:pPr>
        <w:rPr>
          <w:ins w:id="613" w:author="Vasy Medov" w:date="2026-02-25T19:07:00Z"/>
          <w:color w:val="000000" w:themeColor="text1"/>
          <w:rPrChange w:id="614" w:author="Vasy Medov" w:date="2026-02-26T17:30:00Z">
            <w:rPr>
              <w:ins w:id="615" w:author="Vasy Medov" w:date="2026-02-25T19:07:00Z"/>
              <w:lang w:val="ru-RU"/>
            </w:rPr>
          </w:rPrChange>
        </w:rPr>
      </w:pPr>
    </w:p>
    <w:p w14:paraId="4FF730DB" w14:textId="5AD95BFB" w:rsidR="00310C4B" w:rsidRPr="00626646" w:rsidDel="00B35BD9" w:rsidRDefault="00310C4B">
      <w:pPr>
        <w:rPr>
          <w:del w:id="616" w:author="Vasy Medov" w:date="2026-02-24T19:55:00Z"/>
          <w:color w:val="000000" w:themeColor="text1"/>
          <w:rPrChange w:id="617" w:author="Vasy Medov" w:date="2026-02-26T17:30:00Z">
            <w:rPr>
              <w:del w:id="618" w:author="Vasy Medov" w:date="2026-02-24T19:55:00Z"/>
            </w:rPr>
          </w:rPrChange>
        </w:rPr>
      </w:pPr>
    </w:p>
    <w:p w14:paraId="591A1A1F" w14:textId="77777777" w:rsidR="00310C4B" w:rsidRPr="00626646" w:rsidRDefault="00310C4B">
      <w:pPr>
        <w:rPr>
          <w:color w:val="000000" w:themeColor="text1"/>
          <w:rPrChange w:id="619" w:author="Vasy Medov" w:date="2026-02-26T17:30:00Z">
            <w:rPr/>
          </w:rPrChange>
        </w:rPr>
        <w:sectPr w:rsidR="00310C4B" w:rsidRPr="00626646" w:rsidSect="00A51382">
          <w:headerReference w:type="default" r:id="rId10"/>
          <w:footerReference w:type="default" r:id="rId11"/>
          <w:pgSz w:w="12240" w:h="15840" w:code="1"/>
          <w:pgMar w:top="709" w:right="1440" w:bottom="1440" w:left="1440" w:header="720" w:footer="720" w:gutter="0"/>
          <w:pgNumType w:fmt="lowerRoman"/>
          <w:cols w:space="720"/>
          <w:docGrid w:linePitch="326"/>
          <w:sectPrChange w:id="623" w:author="Vasy Medov" w:date="2026-02-24T19:59:00Z">
            <w:sectPr w:rsidR="00310C4B" w:rsidRPr="00626646" w:rsidSect="00A51382">
              <w:pgMar w:top="1440" w:right="1440" w:bottom="1440" w:left="1440" w:header="720" w:footer="720" w:gutter="0"/>
              <w:docGrid w:linePitch="0"/>
            </w:sectPr>
          </w:sectPrChange>
        </w:sectPr>
      </w:pPr>
    </w:p>
    <w:p w14:paraId="59690BED" w14:textId="77777777" w:rsidR="00310C4B" w:rsidRPr="00626646" w:rsidDel="004C3303" w:rsidRDefault="00310C4B" w:rsidP="00C939DE">
      <w:pPr>
        <w:pStyle w:val="1"/>
        <w:rPr>
          <w:del w:id="624" w:author="Vasy Medov" w:date="2026-02-25T23:40:00Z"/>
          <w:color w:val="000000" w:themeColor="text1"/>
          <w:rPrChange w:id="625" w:author="Vasy Medov" w:date="2026-02-26T17:30:00Z">
            <w:rPr>
              <w:del w:id="626" w:author="Vasy Medov" w:date="2026-02-25T23:40:00Z"/>
            </w:rPr>
          </w:rPrChange>
        </w:rPr>
      </w:pPr>
      <w:bookmarkStart w:id="627" w:name="_Toc439994665"/>
      <w:bookmarkStart w:id="628" w:name="_Toc352609381"/>
      <w:bookmarkStart w:id="629" w:name="_Toc223093380"/>
      <w:r w:rsidRPr="00626646">
        <w:rPr>
          <w:b w:val="0"/>
          <w:color w:val="000000" w:themeColor="text1"/>
          <w:rPrChange w:id="630" w:author="Vasy Medov" w:date="2026-02-26T17:30:00Z">
            <w:rPr>
              <w:b w:val="0"/>
            </w:rPr>
          </w:rPrChange>
        </w:rPr>
        <w:lastRenderedPageBreak/>
        <w:t>Introduction</w:t>
      </w:r>
      <w:bookmarkEnd w:id="627"/>
      <w:bookmarkEnd w:id="628"/>
      <w:bookmarkEnd w:id="629"/>
    </w:p>
    <w:p w14:paraId="4936FCBF" w14:textId="674B81F3" w:rsidR="00B35BD9" w:rsidRPr="00626646" w:rsidRDefault="00CA2467">
      <w:pPr>
        <w:pStyle w:val="1"/>
        <w:rPr>
          <w:color w:val="000000" w:themeColor="text1"/>
          <w:rPrChange w:id="631" w:author="Vasy Medov" w:date="2026-02-26T17:30:00Z">
            <w:rPr/>
          </w:rPrChange>
        </w:rPr>
        <w:pPrChange w:id="632" w:author="Vasy Medov" w:date="2026-02-24T19:56:00Z">
          <w:pPr>
            <w:pStyle w:val="template"/>
          </w:pPr>
        </w:pPrChange>
      </w:pPr>
      <w:bookmarkStart w:id="633" w:name="_Toc439994667"/>
      <w:del w:id="634" w:author="Vasy Medov" w:date="2026-02-25T23:40:00Z">
        <w:r w:rsidRPr="00626646" w:rsidDel="004C3303">
          <w:rPr>
            <w:color w:val="000000" w:themeColor="text1"/>
            <w:rPrChange w:id="635" w:author="Vasy Medov" w:date="2026-02-26T17:30:00Z">
              <w:rPr>
                <w:b/>
                <w:i w:val="0"/>
              </w:rPr>
            </w:rPrChange>
          </w:rPr>
          <w:delText>&lt;The introduction presents an overview to help the reader understand how the SRS is organized and how to use it.&gt;</w:delText>
        </w:r>
      </w:del>
      <w:bookmarkStart w:id="636" w:name="_Toc223093381"/>
      <w:bookmarkEnd w:id="636"/>
    </w:p>
    <w:p w14:paraId="1E182126" w14:textId="77777777" w:rsidR="00310C4B" w:rsidRPr="00626646" w:rsidRDefault="00310C4B">
      <w:pPr>
        <w:pStyle w:val="2"/>
        <w:rPr>
          <w:color w:val="000000" w:themeColor="text1"/>
          <w:rPrChange w:id="637" w:author="Vasy Medov" w:date="2026-02-26T17:30:00Z">
            <w:rPr/>
          </w:rPrChange>
        </w:rPr>
      </w:pPr>
      <w:bookmarkStart w:id="638" w:name="_Toc352609382"/>
      <w:bookmarkStart w:id="639" w:name="_Toc223093382"/>
      <w:r w:rsidRPr="00626646">
        <w:rPr>
          <w:color w:val="000000" w:themeColor="text1"/>
          <w:rPrChange w:id="640" w:author="Vasy Medov" w:date="2026-02-26T17:30:00Z">
            <w:rPr/>
          </w:rPrChange>
        </w:rPr>
        <w:t>Purpose</w:t>
      </w:r>
      <w:bookmarkEnd w:id="633"/>
      <w:bookmarkEnd w:id="638"/>
      <w:bookmarkEnd w:id="639"/>
      <w:r w:rsidRPr="00626646">
        <w:rPr>
          <w:color w:val="000000" w:themeColor="text1"/>
          <w:rPrChange w:id="641" w:author="Vasy Medov" w:date="2026-02-26T17:30:00Z">
            <w:rPr/>
          </w:rPrChange>
        </w:rPr>
        <w:t xml:space="preserve"> </w:t>
      </w:r>
    </w:p>
    <w:p w14:paraId="263C96B3" w14:textId="77777777" w:rsidR="009B367E" w:rsidRDefault="003B07AD">
      <w:pPr>
        <w:pStyle w:val="Normalunindented"/>
      </w:pPr>
      <w:ins w:id="642" w:author="Vasy Medov" w:date="2026-02-26T23:03:00Z">
        <w:r w:rsidRPr="003B07AD">
          <w:t>Настоящий документ предназначен для описания функциональных и нефункциональных требований к веб-сайту «Fanfics.me»</w:t>
        </w:r>
      </w:ins>
      <w:ins w:id="643" w:author="Vasy Medov" w:date="2026-02-26T23:07:00Z">
        <w:r w:rsidR="00B0053E" w:rsidRPr="00B0053E">
          <w:t xml:space="preserve">, </w:t>
        </w:r>
        <w:r w:rsidR="00B0053E">
          <w:t>разде</w:t>
        </w:r>
      </w:ins>
      <w:ins w:id="644" w:author="Vasy Medov" w:date="2026-02-26T23:08:00Z">
        <w:r w:rsidR="00B0053E">
          <w:t>лу фанфиков о Гарри Поттере «</w:t>
        </w:r>
        <w:r w:rsidR="00B0053E">
          <w:fldChar w:fldCharType="begin"/>
        </w:r>
        <w:r w:rsidR="00B0053E">
          <w:instrText>HYPERLINK "</w:instrText>
        </w:r>
        <w:r w:rsidR="00B0053E" w:rsidRPr="00B0053E">
          <w:instrText>https://fanfics.me/fandom2/fics</w:instrText>
        </w:r>
        <w:r w:rsidR="00B0053E">
          <w:instrText>"</w:instrText>
        </w:r>
        <w:r w:rsidR="00B0053E">
          <w:fldChar w:fldCharType="separate"/>
        </w:r>
        <w:r w:rsidR="00B0053E" w:rsidRPr="00D86E5D">
          <w:rPr>
            <w:rStyle w:val="aa"/>
          </w:rPr>
          <w:t>fanfics.me/fandom2/fics</w:t>
        </w:r>
        <w:r w:rsidR="00B0053E">
          <w:fldChar w:fldCharType="end"/>
        </w:r>
        <w:r w:rsidR="00B0053E">
          <w:t>»</w:t>
        </w:r>
      </w:ins>
      <w:ins w:id="645" w:author="Vasy Medov" w:date="2026-02-26T23:03:00Z">
        <w:r w:rsidRPr="003B07AD">
          <w:t xml:space="preserve">. Основной целью создания системы является предоставление русскоязычному сообществу авторов, переводчиков, бета-ридеров и читателей многофункциональной платформы для публикации, чтения и обсуждения фанфиков и оригинальных произведений. </w:t>
        </w:r>
      </w:ins>
    </w:p>
    <w:p w14:paraId="7A7292CD" w14:textId="40841594" w:rsidR="003B07AD" w:rsidRPr="003B07AD" w:rsidRDefault="003B07AD" w:rsidP="009B367E">
      <w:pPr>
        <w:pStyle w:val="Normalunindented"/>
        <w:rPr>
          <w:ins w:id="646" w:author="Vasy Medov" w:date="2026-02-26T23:03:00Z"/>
        </w:rPr>
      </w:pPr>
      <w:ins w:id="647" w:author="Vasy Medov" w:date="2026-02-26T23:03:00Z">
        <w:r w:rsidRPr="003B07AD">
          <w:t>Разрабатываемая система продолжает традиции портала, основанного в 2004 году, и призвана обеспечить высокое качество контента за счет премодерации, структурированность за счет энциклопедий фандомов, и вовлеченность пользователей за счет развитых социальных инструментов.</w:t>
        </w:r>
      </w:ins>
    </w:p>
    <w:p w14:paraId="00A6E894" w14:textId="0AFBD6F8" w:rsidR="00BD27F6" w:rsidRPr="00006036" w:rsidDel="003B07AD" w:rsidRDefault="00310C4B">
      <w:pPr>
        <w:pStyle w:val="Normalunindented"/>
        <w:rPr>
          <w:del w:id="648" w:author="Vasy Medov" w:date="2026-02-26T23:00:00Z"/>
        </w:rPr>
        <w:pPrChange w:id="649" w:author="Vasy Medov" w:date="2026-02-26T22:51:00Z">
          <w:pPr>
            <w:pStyle w:val="template"/>
          </w:pPr>
        </w:pPrChange>
      </w:pPr>
      <w:del w:id="650" w:author="Vasy Medov" w:date="2026-02-26T22:28:00Z">
        <w:r w:rsidRPr="00006036" w:rsidDel="00006036">
          <w:delText xml:space="preserve">&lt;Identify the product whose software requirements are specified in this document, including the revision or release number. </w:delText>
        </w:r>
        <w:r w:rsidR="00CA2467" w:rsidRPr="00006036" w:rsidDel="00006036">
          <w:delText>Describe the different types of reader that the document is intended for, such as developers, project managers, marketing staff, users, testers, and documentation writers.</w:delText>
        </w:r>
        <w:r w:rsidRPr="00006036" w:rsidDel="00006036">
          <w:delText>&gt;</w:delText>
        </w:r>
      </w:del>
      <w:bookmarkStart w:id="651" w:name="_Toc223089886"/>
      <w:bookmarkStart w:id="652" w:name="_Toc223093383"/>
      <w:bookmarkEnd w:id="651"/>
      <w:bookmarkEnd w:id="652"/>
    </w:p>
    <w:p w14:paraId="3D2FC906" w14:textId="77777777" w:rsidR="00310C4B" w:rsidRPr="00626646" w:rsidRDefault="00310C4B">
      <w:pPr>
        <w:pStyle w:val="2"/>
        <w:rPr>
          <w:color w:val="000000" w:themeColor="text1"/>
          <w:rPrChange w:id="653" w:author="Vasy Medov" w:date="2026-02-26T17:30:00Z">
            <w:rPr/>
          </w:rPrChange>
        </w:rPr>
      </w:pPr>
      <w:bookmarkStart w:id="654" w:name="_Toc439994668"/>
      <w:bookmarkStart w:id="655" w:name="_Toc352609383"/>
      <w:bookmarkStart w:id="656" w:name="_Toc223093384"/>
      <w:r w:rsidRPr="00626646">
        <w:rPr>
          <w:color w:val="000000" w:themeColor="text1"/>
          <w:rPrChange w:id="657" w:author="Vasy Medov" w:date="2026-02-26T17:30:00Z">
            <w:rPr/>
          </w:rPrChange>
        </w:rPr>
        <w:t>Document Conventions</w:t>
      </w:r>
      <w:bookmarkEnd w:id="654"/>
      <w:bookmarkEnd w:id="655"/>
      <w:bookmarkEnd w:id="656"/>
    </w:p>
    <w:p w14:paraId="11E9BC3C" w14:textId="558F38A6" w:rsidR="003B07AD" w:rsidRDefault="003B07AD" w:rsidP="003B07AD">
      <w:pPr>
        <w:pStyle w:val="Normalunindented"/>
        <w:numPr>
          <w:ilvl w:val="0"/>
          <w:numId w:val="6"/>
        </w:numPr>
        <w:rPr>
          <w:ins w:id="658" w:author="Vasy Medov" w:date="2026-02-26T23:08:00Z"/>
        </w:rPr>
      </w:pPr>
      <w:ins w:id="659" w:author="Vasy Medov" w:date="2026-02-26T23:04:00Z">
        <w:r>
          <w:t>Слова «должен», «следует», «необходимо» обозначают обязательные требования.</w:t>
        </w:r>
      </w:ins>
    </w:p>
    <w:p w14:paraId="19A69843" w14:textId="2689DCD6" w:rsidR="00321F2B" w:rsidRDefault="00310C4B" w:rsidP="003B07AD">
      <w:pPr>
        <w:pStyle w:val="Normalunindented"/>
        <w:numPr>
          <w:ilvl w:val="0"/>
          <w:numId w:val="6"/>
        </w:numPr>
        <w:rPr>
          <w:ins w:id="660" w:author="Vasy Medov" w:date="2026-02-26T22:57:00Z"/>
        </w:rPr>
      </w:pPr>
      <w:del w:id="661" w:author="Vasy Medov" w:date="2026-02-26T23:00:00Z">
        <w:r w:rsidRPr="00006036" w:rsidDel="003B07AD">
          <w:delText>&lt;</w:delText>
        </w:r>
        <w:r w:rsidR="00CA2467" w:rsidRPr="00006036" w:rsidDel="003B07AD">
          <w:delText>Describe any standards or typographical conventions used, including the meaning of specific text styles, highlighting, or notations. If you are manually labeling unique requirement identifiers, you might specify the format here for anyone who needs to add one later.</w:delText>
        </w:r>
        <w:r w:rsidRPr="00006036" w:rsidDel="003B07AD">
          <w:delText>&gt;</w:delText>
        </w:r>
      </w:del>
      <w:ins w:id="662" w:author="Vasy Medov" w:date="2026-02-26T22:48:00Z">
        <w:r w:rsidR="00321F2B" w:rsidRPr="00321F2B">
          <w:t>Фанфикшен - литературный жанр, в котором авторы пишут произведения, основанные на персонажах, сюжетах или мирах, созданных другими авторам</w:t>
        </w:r>
      </w:ins>
    </w:p>
    <w:p w14:paraId="025E50D7" w14:textId="77777777" w:rsidR="00245620" w:rsidRDefault="00245620" w:rsidP="00F524AC">
      <w:pPr>
        <w:pStyle w:val="Normalunindented"/>
        <w:numPr>
          <w:ilvl w:val="0"/>
          <w:numId w:val="6"/>
        </w:numPr>
      </w:pPr>
      <w:r>
        <w:t xml:space="preserve">Фанарт - </w:t>
      </w:r>
      <w:r w:rsidRPr="00245620">
        <w:t>разновидность творчества поклонников популярных произведений искусства, производное произведение, основанное на каком-либо оригинальном произведении, использующее его идеи сюжета и (или) персонажей.</w:t>
      </w:r>
    </w:p>
    <w:p w14:paraId="0E201DCD" w14:textId="50905ADB" w:rsidR="00321F2B" w:rsidRDefault="003B07AD" w:rsidP="00245620">
      <w:pPr>
        <w:pStyle w:val="Normalunindented"/>
        <w:numPr>
          <w:ilvl w:val="0"/>
          <w:numId w:val="6"/>
        </w:numPr>
      </w:pPr>
      <w:ins w:id="663" w:author="Vasy Medov" w:date="2026-02-26T22:59:00Z">
        <w:r>
          <w:t>Б</w:t>
        </w:r>
        <w:r w:rsidRPr="003B07AD">
          <w:t xml:space="preserve">ета-ридер </w:t>
        </w:r>
      </w:ins>
      <w:proofErr w:type="gramStart"/>
      <w:r w:rsidR="00245620">
        <w:t>-</w:t>
      </w:r>
      <w:ins w:id="664" w:author="Vasy Medov" w:date="2026-02-26T22:59:00Z">
        <w:r w:rsidRPr="003B07AD">
          <w:t xml:space="preserve"> это</w:t>
        </w:r>
        <w:proofErr w:type="gramEnd"/>
        <w:r w:rsidRPr="003B07AD">
          <w:t xml:space="preserve"> человек, который просматривает рассказ перед тем, как автор опубликует его, проверяя на наличие орфографических, грамматических, связных, логических нестыковок, сюжетных дыр, характеристик персонажей и т.</w:t>
        </w:r>
      </w:ins>
      <w:r w:rsidR="00B21C11">
        <w:t>д.</w:t>
      </w:r>
    </w:p>
    <w:p w14:paraId="784904BF" w14:textId="3D8720A9" w:rsidR="00B21C11" w:rsidRDefault="00B21C11" w:rsidP="00B21C11">
      <w:pPr>
        <w:pStyle w:val="Normalunindented"/>
        <w:numPr>
          <w:ilvl w:val="0"/>
          <w:numId w:val="6"/>
        </w:numPr>
      </w:pPr>
      <w:r>
        <w:t xml:space="preserve">Фанфик (Fanfic) </w:t>
      </w:r>
      <w:r w:rsidR="00500997">
        <w:t>-</w:t>
      </w:r>
      <w:r>
        <w:t xml:space="preserve"> литературное произведение, порожденное заинтересованностью автора каноном. Автор фанфика не выдумывает для своего произведения мир и персонажей, а берет готовых из какого-либо произведения.</w:t>
      </w:r>
    </w:p>
    <w:p w14:paraId="2447F9E4" w14:textId="77777777" w:rsidR="00B21C11" w:rsidRDefault="00B21C11" w:rsidP="00B21C11">
      <w:pPr>
        <w:pStyle w:val="Normalunindented"/>
        <w:numPr>
          <w:ilvl w:val="0"/>
          <w:numId w:val="6"/>
        </w:numPr>
      </w:pPr>
      <w:r>
        <w:t>Канон - оригинальное произведение (книга, фильм, сериал, комикс, телешоу), мир и герои которого используются для написания фанфика.</w:t>
      </w:r>
    </w:p>
    <w:p w14:paraId="29192027" w14:textId="1B0F1175" w:rsidR="00B21C11" w:rsidRDefault="00B21C11" w:rsidP="00B21C11">
      <w:pPr>
        <w:pStyle w:val="Normalunindented"/>
        <w:numPr>
          <w:ilvl w:val="0"/>
          <w:numId w:val="6"/>
        </w:numPr>
      </w:pPr>
      <w:r>
        <w:t>Фандом (фэндом, фендом, fandom) - сообщество поклонников одного художественного произведения и вся информация об этом произведении, включая фанфики, фанарт, косплей, новости и обсуждения.</w:t>
      </w:r>
    </w:p>
    <w:p w14:paraId="3F15518A" w14:textId="43F33E27" w:rsidR="00B21C11" w:rsidRPr="003B07AD" w:rsidRDefault="00B21C11" w:rsidP="00B21C11">
      <w:pPr>
        <w:pStyle w:val="Normalunindented"/>
        <w:numPr>
          <w:ilvl w:val="0"/>
          <w:numId w:val="6"/>
        </w:numPr>
      </w:pPr>
      <w:r>
        <w:t>Ориджинал - оригинальное произведение, которое автор написал из своего воображения или на основе своего (чужого) жизненного опыта. Любое художественное литературное произведение, не являющееся фанфиком, является ориджиналом. В отличие от фанфика, авторские права на ориджинал принадлежат автору в полной мере.</w:t>
      </w:r>
    </w:p>
    <w:p w14:paraId="447E6B15" w14:textId="77777777" w:rsidR="00310C4B" w:rsidRPr="00626646" w:rsidRDefault="00310C4B">
      <w:pPr>
        <w:pStyle w:val="2"/>
        <w:rPr>
          <w:color w:val="000000" w:themeColor="text1"/>
          <w:rPrChange w:id="665" w:author="Vasy Medov" w:date="2026-02-26T17:30:00Z">
            <w:rPr/>
          </w:rPrChange>
        </w:rPr>
      </w:pPr>
      <w:bookmarkStart w:id="666" w:name="_Toc439994670"/>
      <w:bookmarkStart w:id="667" w:name="_Toc352609384"/>
      <w:bookmarkStart w:id="668" w:name="_Toc223093385"/>
      <w:r w:rsidRPr="00626646">
        <w:rPr>
          <w:color w:val="000000" w:themeColor="text1"/>
          <w:rPrChange w:id="669" w:author="Vasy Medov" w:date="2026-02-26T17:30:00Z">
            <w:rPr/>
          </w:rPrChange>
        </w:rPr>
        <w:lastRenderedPageBreak/>
        <w:t>Project Scope</w:t>
      </w:r>
      <w:bookmarkEnd w:id="666"/>
      <w:bookmarkEnd w:id="667"/>
      <w:bookmarkEnd w:id="668"/>
    </w:p>
    <w:p w14:paraId="0D0203AF" w14:textId="77777777" w:rsidR="00245620" w:rsidRDefault="00245620" w:rsidP="00245620">
      <w:pPr>
        <w:pStyle w:val="Normalunindented"/>
      </w:pPr>
      <w:r w:rsidRPr="00245620">
        <w:t>Проект подразумевает разработку веб-сайта</w:t>
      </w:r>
      <w:r w:rsidRPr="00245620">
        <w:rPr>
          <w:lang w:val="en-US"/>
        </w:rPr>
        <w:t> </w:t>
      </w:r>
      <w:r w:rsidRPr="00245620">
        <w:t>«</w:t>
      </w:r>
      <w:r w:rsidRPr="00182A54">
        <w:rPr>
          <w:lang w:val="en-US"/>
        </w:rPr>
        <w:t>fanfics</w:t>
      </w:r>
      <w:r w:rsidRPr="00245620">
        <w:t>.</w:t>
      </w:r>
      <w:r w:rsidRPr="00182A54">
        <w:rPr>
          <w:lang w:val="en-US"/>
        </w:rPr>
        <w:t>me</w:t>
      </w:r>
      <w:r w:rsidRPr="00245620">
        <w:t>/</w:t>
      </w:r>
      <w:r w:rsidRPr="00182A54">
        <w:rPr>
          <w:lang w:val="en-US"/>
        </w:rPr>
        <w:t>fandom</w:t>
      </w:r>
      <w:proofErr w:type="gramStart"/>
      <w:r w:rsidRPr="00245620">
        <w:t>2»</w:t>
      </w:r>
      <w:r>
        <w:t xml:space="preserve"> </w:t>
      </w:r>
      <w:r w:rsidRPr="00245620">
        <w:t xml:space="preserve"> (</w:t>
      </w:r>
      <w:proofErr w:type="gramEnd"/>
      <w:r w:rsidRPr="00245620">
        <w:t>далее — «Система»)</w:t>
      </w:r>
      <w:r>
        <w:t xml:space="preserve">. Далее данный домен используется как исходный, чей функционал и документируется. </w:t>
      </w:r>
    </w:p>
    <w:p w14:paraId="6CF4958E" w14:textId="5156E0FC" w:rsidR="00245620" w:rsidRDefault="00245620" w:rsidP="00182A54">
      <w:pPr>
        <w:pStyle w:val="Normalunindented"/>
      </w:pPr>
      <w:r>
        <w:t xml:space="preserve">Система представляет собой </w:t>
      </w:r>
      <w:r w:rsidRPr="00182A54">
        <w:t>специализированн</w:t>
      </w:r>
      <w:r>
        <w:t>ую</w:t>
      </w:r>
      <w:r w:rsidRPr="00182A54">
        <w:t xml:space="preserve"> платформ</w:t>
      </w:r>
      <w:r>
        <w:t>у</w:t>
      </w:r>
      <w:r w:rsidRPr="00182A54">
        <w:t xml:space="preserve"> для публикации, каталогизации, чтения и обсуждения фанфиков и оригинальных произведений</w:t>
      </w:r>
      <w:r>
        <w:t xml:space="preserve"> фандома по Гарри Поттеру</w:t>
      </w:r>
      <w:r w:rsidRPr="00182A54">
        <w:t>.</w:t>
      </w:r>
    </w:p>
    <w:p w14:paraId="47652E87" w14:textId="1A9BFAE3" w:rsidR="003B07AD" w:rsidRDefault="00182A54" w:rsidP="00182A54">
      <w:pPr>
        <w:pStyle w:val="Normalunindented"/>
      </w:pPr>
      <w:r>
        <w:t xml:space="preserve">Система </w:t>
      </w:r>
      <w:r w:rsidR="00E41AC7">
        <w:t>включает</w:t>
      </w:r>
      <w:r>
        <w:t xml:space="preserve"> </w:t>
      </w:r>
      <w:r w:rsidR="00245620">
        <w:t>реализации следующих</w:t>
      </w:r>
      <w:r>
        <w:t xml:space="preserve"> </w:t>
      </w:r>
      <w:r w:rsidR="00E41AC7">
        <w:t>функци</w:t>
      </w:r>
      <w:r w:rsidR="00245620">
        <w:t>й</w:t>
      </w:r>
      <w:r w:rsidR="00E41AC7">
        <w:t>:</w:t>
      </w:r>
    </w:p>
    <w:p w14:paraId="12772721" w14:textId="38A333DA" w:rsidR="00E41AC7" w:rsidRDefault="00E41AC7" w:rsidP="00E41AC7">
      <w:pPr>
        <w:pStyle w:val="Normalunindented"/>
        <w:numPr>
          <w:ilvl w:val="0"/>
          <w:numId w:val="7"/>
        </w:numPr>
      </w:pPr>
      <w:r>
        <w:t>Премодерация фанфиков</w:t>
      </w:r>
    </w:p>
    <w:p w14:paraId="2611CC2C" w14:textId="6BD07D43" w:rsidR="00E41AC7" w:rsidRDefault="00E41AC7" w:rsidP="00E41AC7">
      <w:pPr>
        <w:pStyle w:val="Normalunindented"/>
        <w:numPr>
          <w:ilvl w:val="0"/>
          <w:numId w:val="7"/>
        </w:numPr>
      </w:pPr>
      <w:r>
        <w:t>Энциклопедия фандомов</w:t>
      </w:r>
    </w:p>
    <w:p w14:paraId="1EBBCE34" w14:textId="7E9F651F" w:rsidR="00E41AC7" w:rsidRDefault="00E41AC7" w:rsidP="00E41AC7">
      <w:pPr>
        <w:pStyle w:val="Normalunindented"/>
        <w:numPr>
          <w:ilvl w:val="0"/>
          <w:numId w:val="7"/>
        </w:numPr>
      </w:pPr>
      <w:r>
        <w:t>Аудиоверсии</w:t>
      </w:r>
    </w:p>
    <w:p w14:paraId="1D7F0878" w14:textId="0EF9414A" w:rsidR="00E41AC7" w:rsidRDefault="00245620" w:rsidP="00E41AC7">
      <w:pPr>
        <w:pStyle w:val="Normalunindented"/>
        <w:numPr>
          <w:ilvl w:val="0"/>
          <w:numId w:val="7"/>
        </w:numPr>
      </w:pPr>
      <w:r>
        <w:t>Иллюстрации</w:t>
      </w:r>
      <w:r w:rsidR="00E41AC7">
        <w:t xml:space="preserve"> и фанарт</w:t>
      </w:r>
    </w:p>
    <w:p w14:paraId="6E81E3D0" w14:textId="32A2A4CD" w:rsidR="00E41AC7" w:rsidRDefault="00E41AC7" w:rsidP="00E41AC7">
      <w:pPr>
        <w:pStyle w:val="Normalunindented"/>
        <w:numPr>
          <w:ilvl w:val="0"/>
          <w:numId w:val="7"/>
        </w:numPr>
      </w:pPr>
      <w:r>
        <w:t>Подписки, метки, закл</w:t>
      </w:r>
      <w:r w:rsidR="00245620">
        <w:t>а</w:t>
      </w:r>
      <w:r>
        <w:t>дки, коллекции</w:t>
      </w:r>
    </w:p>
    <w:p w14:paraId="016AF66C" w14:textId="0271D5EF" w:rsidR="00E41AC7" w:rsidRDefault="00E41AC7" w:rsidP="00E41AC7">
      <w:pPr>
        <w:pStyle w:val="Normalunindented"/>
        <w:numPr>
          <w:ilvl w:val="0"/>
          <w:numId w:val="7"/>
        </w:numPr>
      </w:pPr>
      <w:r>
        <w:t>Блог</w:t>
      </w:r>
    </w:p>
    <w:p w14:paraId="5211B92E" w14:textId="5307935B" w:rsidR="00E41AC7" w:rsidRDefault="00E41AC7" w:rsidP="00E41AC7">
      <w:pPr>
        <w:pStyle w:val="Normalunindented"/>
        <w:numPr>
          <w:ilvl w:val="0"/>
          <w:numId w:val="7"/>
        </w:numPr>
      </w:pPr>
      <w:r>
        <w:t>Конкурсы</w:t>
      </w:r>
    </w:p>
    <w:p w14:paraId="3C1E63C0" w14:textId="26E8F069" w:rsidR="00E41AC7" w:rsidRDefault="00E41AC7" w:rsidP="00E41AC7">
      <w:pPr>
        <w:pStyle w:val="Normalunindented"/>
        <w:numPr>
          <w:ilvl w:val="0"/>
          <w:numId w:val="7"/>
        </w:numPr>
      </w:pPr>
      <w:r>
        <w:t>Подробная статистика действий пользователя на сайте</w:t>
      </w:r>
    </w:p>
    <w:p w14:paraId="13397A55" w14:textId="3FB16F81" w:rsidR="00E41AC7" w:rsidRDefault="00E41AC7" w:rsidP="00E41AC7">
      <w:pPr>
        <w:pStyle w:val="Normalunindented"/>
        <w:numPr>
          <w:ilvl w:val="0"/>
          <w:numId w:val="7"/>
        </w:numPr>
      </w:pPr>
      <w:r>
        <w:t>Полноценная совместная работа над фанфиком/переводом</w:t>
      </w:r>
    </w:p>
    <w:p w14:paraId="4D2E1BFC" w14:textId="75C484D2" w:rsidR="00E41AC7" w:rsidRDefault="00E41AC7" w:rsidP="00F524AC">
      <w:pPr>
        <w:pStyle w:val="Normalunindented"/>
        <w:numPr>
          <w:ilvl w:val="0"/>
          <w:numId w:val="7"/>
        </w:numPr>
      </w:pPr>
      <w:r>
        <w:t xml:space="preserve">Скачивание архивов </w:t>
      </w:r>
      <w:r w:rsidRPr="00E41AC7">
        <w:rPr>
          <w:lang w:val="en-US"/>
        </w:rPr>
        <w:t>ePub\fb2</w:t>
      </w:r>
    </w:p>
    <w:p w14:paraId="2CBFD077" w14:textId="218DFC69" w:rsidR="00E41AC7" w:rsidRDefault="00E41AC7" w:rsidP="00E41AC7">
      <w:pPr>
        <w:pStyle w:val="Normalunindented"/>
        <w:numPr>
          <w:ilvl w:val="0"/>
          <w:numId w:val="7"/>
        </w:numPr>
      </w:pPr>
      <w:r>
        <w:t>Персональный фильтр категорий</w:t>
      </w:r>
    </w:p>
    <w:p w14:paraId="6930B228" w14:textId="75C7C52A" w:rsidR="00E41AC7" w:rsidRDefault="00E41AC7" w:rsidP="00F524AC">
      <w:pPr>
        <w:pStyle w:val="Normalunindented"/>
        <w:numPr>
          <w:ilvl w:val="0"/>
          <w:numId w:val="7"/>
        </w:numPr>
      </w:pPr>
      <w:r>
        <w:t>Возможность подарить фанфик</w:t>
      </w:r>
    </w:p>
    <w:p w14:paraId="0C2F855F" w14:textId="77777777" w:rsidR="00E41AC7" w:rsidRDefault="00E41AC7" w:rsidP="00E41AC7">
      <w:pPr>
        <w:pStyle w:val="Normalunindented"/>
        <w:numPr>
          <w:ilvl w:val="0"/>
          <w:numId w:val="7"/>
        </w:numPr>
      </w:pPr>
      <w:r>
        <w:t>Подробная статистика фанфика</w:t>
      </w:r>
    </w:p>
    <w:p w14:paraId="1D2E8792" w14:textId="77777777" w:rsidR="00E41AC7" w:rsidRDefault="00E41AC7" w:rsidP="00E41AC7">
      <w:pPr>
        <w:pStyle w:val="Normalunindented"/>
        <w:numPr>
          <w:ilvl w:val="0"/>
          <w:numId w:val="7"/>
        </w:numPr>
      </w:pPr>
      <w:r>
        <w:t>Анонимная публикация</w:t>
      </w:r>
    </w:p>
    <w:p w14:paraId="20FCF9B4" w14:textId="77777777" w:rsidR="00E41AC7" w:rsidRDefault="00E41AC7" w:rsidP="00E41AC7">
      <w:pPr>
        <w:pStyle w:val="Normalunindented"/>
        <w:numPr>
          <w:ilvl w:val="0"/>
          <w:numId w:val="7"/>
        </w:numPr>
      </w:pPr>
      <w:r>
        <w:t>Таблица переводов</w:t>
      </w:r>
    </w:p>
    <w:p w14:paraId="5A2A262B" w14:textId="79665813" w:rsidR="00E41AC7" w:rsidRDefault="00E41AC7" w:rsidP="00E41AC7">
      <w:pPr>
        <w:pStyle w:val="Normalunindented"/>
        <w:numPr>
          <w:ilvl w:val="0"/>
          <w:numId w:val="7"/>
        </w:numPr>
      </w:pPr>
      <w:r>
        <w:t>Серии фанфиков</w:t>
      </w:r>
    </w:p>
    <w:p w14:paraId="3BF3C1A8" w14:textId="5EE6614E" w:rsidR="00E41AC7" w:rsidRDefault="00E41AC7" w:rsidP="00E41AC7">
      <w:pPr>
        <w:pStyle w:val="Normalunindented"/>
      </w:pPr>
      <w:r>
        <w:t>Система не реализует:</w:t>
      </w:r>
    </w:p>
    <w:p w14:paraId="42F6B62A" w14:textId="79119B94" w:rsidR="00E41AC7" w:rsidRPr="00E41AC7" w:rsidRDefault="00F524AC" w:rsidP="00E41AC7">
      <w:pPr>
        <w:pStyle w:val="Normalunindented"/>
        <w:numPr>
          <w:ilvl w:val="0"/>
          <w:numId w:val="8"/>
        </w:numPr>
      </w:pPr>
      <w:r>
        <w:t>М</w:t>
      </w:r>
      <w:r w:rsidR="00E41AC7">
        <w:t>обильн</w:t>
      </w:r>
      <w:r>
        <w:t>ая</w:t>
      </w:r>
      <w:r w:rsidR="00E41AC7">
        <w:t xml:space="preserve"> верси</w:t>
      </w:r>
      <w:r>
        <w:t>я</w:t>
      </w:r>
      <w:r w:rsidR="00E41AC7">
        <w:t xml:space="preserve"> для </w:t>
      </w:r>
      <w:r w:rsidR="00E41AC7">
        <w:rPr>
          <w:lang w:val="en-US"/>
        </w:rPr>
        <w:t>Android</w:t>
      </w:r>
      <w:r w:rsidR="00E41AC7" w:rsidRPr="00E41AC7">
        <w:t xml:space="preserve"> \ </w:t>
      </w:r>
      <w:r w:rsidR="00E41AC7">
        <w:rPr>
          <w:lang w:val="en-US"/>
        </w:rPr>
        <w:t>IOS</w:t>
      </w:r>
    </w:p>
    <w:p w14:paraId="673CCE6E" w14:textId="07A1B189" w:rsidR="00E41AC7" w:rsidRDefault="00E41AC7" w:rsidP="00E41AC7">
      <w:pPr>
        <w:pStyle w:val="Normalunindented"/>
        <w:numPr>
          <w:ilvl w:val="0"/>
          <w:numId w:val="8"/>
        </w:numPr>
      </w:pPr>
      <w:r>
        <w:t xml:space="preserve">Видео хостинг \ стриминг </w:t>
      </w:r>
    </w:p>
    <w:p w14:paraId="3FE85CB6" w14:textId="7D68FA50" w:rsidR="00182A54" w:rsidRDefault="00182A54" w:rsidP="00182A54">
      <w:pPr>
        <w:pStyle w:val="Normalunindented"/>
        <w:numPr>
          <w:ilvl w:val="0"/>
          <w:numId w:val="8"/>
        </w:numPr>
      </w:pPr>
      <w:r>
        <w:t>Интеграция с платежными системами и внедрение платного контента.</w:t>
      </w:r>
    </w:p>
    <w:p w14:paraId="2F2478AD" w14:textId="65838E30" w:rsidR="00C0103F" w:rsidRPr="00E41AC7" w:rsidRDefault="00C0103F" w:rsidP="00182A54">
      <w:pPr>
        <w:pStyle w:val="Normalunindented"/>
        <w:numPr>
          <w:ilvl w:val="0"/>
          <w:numId w:val="8"/>
        </w:numPr>
      </w:pPr>
      <w:r>
        <w:t>Функционал авторизации пользователя, его личный кабинет и функции, доступные авторизованному пользователю; шапка с навигацией, глобальный поиск, афиша, обсуждения – являются функционалом родительского сайта, а не целевого раздела</w:t>
      </w:r>
    </w:p>
    <w:p w14:paraId="3E6E9145" w14:textId="77777777" w:rsidR="00310C4B" w:rsidRPr="00626646" w:rsidRDefault="00310C4B">
      <w:pPr>
        <w:pStyle w:val="2"/>
        <w:rPr>
          <w:color w:val="000000" w:themeColor="text1"/>
          <w:rPrChange w:id="670" w:author="Vasy Medov" w:date="2026-02-26T17:30:00Z">
            <w:rPr/>
          </w:rPrChange>
        </w:rPr>
      </w:pPr>
      <w:bookmarkStart w:id="671" w:name="_Toc439994672"/>
      <w:bookmarkStart w:id="672" w:name="_Toc352609385"/>
      <w:bookmarkStart w:id="673" w:name="_Toc223093386"/>
      <w:r w:rsidRPr="00626646">
        <w:rPr>
          <w:color w:val="000000" w:themeColor="text1"/>
          <w:rPrChange w:id="674" w:author="Vasy Medov" w:date="2026-02-26T17:30:00Z">
            <w:rPr/>
          </w:rPrChange>
        </w:rPr>
        <w:lastRenderedPageBreak/>
        <w:t>References</w:t>
      </w:r>
      <w:bookmarkEnd w:id="671"/>
      <w:bookmarkEnd w:id="672"/>
      <w:bookmarkEnd w:id="673"/>
    </w:p>
    <w:p w14:paraId="4D1447EB" w14:textId="038BD5D0" w:rsidR="0065350A" w:rsidRDefault="00CA2467" w:rsidP="0065350A">
      <w:pPr>
        <w:pStyle w:val="Normalunindented"/>
        <w:numPr>
          <w:ilvl w:val="0"/>
          <w:numId w:val="12"/>
        </w:numPr>
      </w:pPr>
      <w:del w:id="675" w:author="Vasy Medov" w:date="2026-02-26T23:11:00Z">
        <w:r w:rsidRPr="00006036" w:rsidDel="00B0053E">
          <w:delText>&lt;List any documents or other resources to which this SRS refers. Include hyperlinks to them if they are in a persistent location. These might include user interface style guides, contracts, standards, system requirements specifications, interface specifications, or the SRS for a related product. Provide enough information so that the reader can access each reference, including its title, author, version number, date, and source, storage location, or URL.</w:delText>
        </w:r>
        <w:r w:rsidR="00310C4B" w:rsidRPr="00006036" w:rsidDel="00B0053E">
          <w:delText>&gt;</w:delText>
        </w:r>
      </w:del>
      <w:ins w:id="676" w:author="Vasy Medov" w:date="2026-02-26T23:09:00Z">
        <w:r w:rsidR="00B0053E">
          <w:rPr>
            <w:lang w:val="en-US"/>
          </w:rPr>
          <w:fldChar w:fldCharType="begin"/>
        </w:r>
        <w:r w:rsidR="00B0053E">
          <w:rPr>
            <w:lang w:val="en-US"/>
          </w:rPr>
          <w:instrText>HYPERLINK</w:instrText>
        </w:r>
        <w:r w:rsidR="00B0053E" w:rsidRPr="00E41AC7">
          <w:instrText xml:space="preserve"> "</w:instrText>
        </w:r>
        <w:r w:rsidR="00B0053E" w:rsidRPr="00B0053E">
          <w:rPr>
            <w:lang w:val="en-US"/>
          </w:rPr>
          <w:instrText>https</w:instrText>
        </w:r>
        <w:r w:rsidR="00B0053E" w:rsidRPr="00E41AC7">
          <w:instrText>://</w:instrText>
        </w:r>
        <w:r w:rsidR="00B0053E" w:rsidRPr="00B0053E">
          <w:rPr>
            <w:lang w:val="en-US"/>
          </w:rPr>
          <w:instrText>fanfics</w:instrText>
        </w:r>
        <w:r w:rsidR="00B0053E" w:rsidRPr="00E41AC7">
          <w:instrText>.</w:instrText>
        </w:r>
        <w:r w:rsidR="00B0053E" w:rsidRPr="00B0053E">
          <w:rPr>
            <w:lang w:val="en-US"/>
          </w:rPr>
          <w:instrText>me</w:instrText>
        </w:r>
        <w:r w:rsidR="00B0053E" w:rsidRPr="00E41AC7">
          <w:instrText>/</w:instrText>
        </w:r>
        <w:r w:rsidR="00B0053E" w:rsidRPr="00B0053E">
          <w:rPr>
            <w:lang w:val="en-US"/>
          </w:rPr>
          <w:instrText>fandom</w:instrText>
        </w:r>
        <w:r w:rsidR="00B0053E" w:rsidRPr="00E41AC7">
          <w:instrText>2/</w:instrText>
        </w:r>
        <w:r w:rsidR="00B0053E" w:rsidRPr="00B0053E">
          <w:rPr>
            <w:lang w:val="en-US"/>
          </w:rPr>
          <w:instrText>fics</w:instrText>
        </w:r>
        <w:r w:rsidR="00B0053E" w:rsidRPr="00E41AC7">
          <w:instrText>"</w:instrText>
        </w:r>
        <w:r w:rsidR="00B0053E">
          <w:rPr>
            <w:lang w:val="en-US"/>
          </w:rPr>
        </w:r>
        <w:r w:rsidR="00B0053E">
          <w:rPr>
            <w:lang w:val="en-US"/>
          </w:rPr>
          <w:fldChar w:fldCharType="separate"/>
        </w:r>
        <w:r w:rsidR="00B0053E" w:rsidRPr="00D86E5D">
          <w:rPr>
            <w:rStyle w:val="aa"/>
            <w:lang w:val="en-US"/>
          </w:rPr>
          <w:t>fanfics</w:t>
        </w:r>
        <w:r w:rsidR="00B0053E" w:rsidRPr="00B0053E">
          <w:rPr>
            <w:rStyle w:val="aa"/>
          </w:rPr>
          <w:t>.</w:t>
        </w:r>
        <w:r w:rsidR="00B0053E" w:rsidRPr="00D86E5D">
          <w:rPr>
            <w:rStyle w:val="aa"/>
            <w:lang w:val="en-US"/>
          </w:rPr>
          <w:t>me</w:t>
        </w:r>
        <w:r w:rsidR="00B0053E" w:rsidRPr="00B0053E">
          <w:rPr>
            <w:rStyle w:val="aa"/>
          </w:rPr>
          <w:t>/</w:t>
        </w:r>
        <w:r w:rsidR="00B0053E" w:rsidRPr="00D86E5D">
          <w:rPr>
            <w:rStyle w:val="aa"/>
            <w:lang w:val="en-US"/>
          </w:rPr>
          <w:t>fandom</w:t>
        </w:r>
        <w:r w:rsidR="00B0053E" w:rsidRPr="00B0053E">
          <w:rPr>
            <w:rStyle w:val="aa"/>
          </w:rPr>
          <w:t>2/</w:t>
        </w:r>
        <w:r w:rsidR="00B0053E" w:rsidRPr="00D86E5D">
          <w:rPr>
            <w:rStyle w:val="aa"/>
            <w:lang w:val="en-US"/>
          </w:rPr>
          <w:t>fics</w:t>
        </w:r>
        <w:r w:rsidR="00B0053E">
          <w:rPr>
            <w:lang w:val="en-US"/>
          </w:rPr>
          <w:fldChar w:fldCharType="end"/>
        </w:r>
        <w:r w:rsidR="00B0053E" w:rsidRPr="00B0053E">
          <w:t xml:space="preserve"> </w:t>
        </w:r>
      </w:ins>
      <w:r w:rsidR="00DB78B8">
        <w:t>–</w:t>
      </w:r>
      <w:r w:rsidR="00245620">
        <w:t xml:space="preserve"> </w:t>
      </w:r>
      <w:r w:rsidR="00DB78B8">
        <w:t>разрабатываемый веб сайт</w:t>
      </w:r>
      <w:r w:rsidR="00245620">
        <w:t xml:space="preserve">, </w:t>
      </w:r>
      <w:ins w:id="677" w:author="Vasy Medov" w:date="2026-02-26T23:09:00Z">
        <w:r w:rsidR="00B0053E">
          <w:t>раздел фанфиков о Гарри Поттере</w:t>
        </w:r>
      </w:ins>
      <w:ins w:id="678" w:author="Vasy Medov" w:date="2026-02-26T23:10:00Z">
        <w:r w:rsidR="00B0053E">
          <w:t>.</w:t>
        </w:r>
      </w:ins>
    </w:p>
    <w:p w14:paraId="6EA58E15" w14:textId="5992040D" w:rsidR="0065350A" w:rsidRPr="00B0053E" w:rsidRDefault="0065350A" w:rsidP="0065350A">
      <w:pPr>
        <w:pStyle w:val="Normalunindented"/>
        <w:numPr>
          <w:ilvl w:val="0"/>
          <w:numId w:val="12"/>
        </w:numPr>
      </w:pPr>
      <w:ins w:id="679" w:author="Vasy Medov" w:date="2026-02-26T23:09:00Z">
        <w:r>
          <w:rPr>
            <w:lang w:val="en-US"/>
          </w:rPr>
          <w:fldChar w:fldCharType="begin"/>
        </w:r>
        <w:r>
          <w:rPr>
            <w:lang w:val="en-US"/>
          </w:rPr>
          <w:instrText>HYPERLINK</w:instrText>
        </w:r>
        <w:r w:rsidRPr="00E41AC7">
          <w:instrText xml:space="preserve"> "</w:instrText>
        </w:r>
        <w:r w:rsidRPr="00B0053E">
          <w:rPr>
            <w:lang w:val="en-US"/>
          </w:rPr>
          <w:instrText>https</w:instrText>
        </w:r>
        <w:r w:rsidRPr="00E41AC7">
          <w:instrText>://</w:instrText>
        </w:r>
        <w:r w:rsidRPr="00B0053E">
          <w:rPr>
            <w:lang w:val="en-US"/>
          </w:rPr>
          <w:instrText>fanfics</w:instrText>
        </w:r>
        <w:r w:rsidRPr="00E41AC7">
          <w:instrText>.</w:instrText>
        </w:r>
        <w:r w:rsidRPr="00B0053E">
          <w:rPr>
            <w:lang w:val="en-US"/>
          </w:rPr>
          <w:instrText>me</w:instrText>
        </w:r>
        <w:r w:rsidRPr="00E41AC7">
          <w:instrText>/</w:instrText>
        </w:r>
        <w:r w:rsidRPr="00B0053E">
          <w:rPr>
            <w:lang w:val="en-US"/>
          </w:rPr>
          <w:instrText>fandom</w:instrText>
        </w:r>
        <w:r w:rsidRPr="00E41AC7">
          <w:instrText>2/</w:instrText>
        </w:r>
        <w:r w:rsidRPr="00B0053E">
          <w:rPr>
            <w:lang w:val="en-US"/>
          </w:rPr>
          <w:instrText>fics</w:instrText>
        </w:r>
        <w:r w:rsidRPr="00E41AC7">
          <w:instrText>"</w:instrText>
        </w:r>
        <w:r>
          <w:rPr>
            <w:lang w:val="en-US"/>
          </w:rPr>
        </w:r>
        <w:r>
          <w:rPr>
            <w:lang w:val="en-US"/>
          </w:rPr>
          <w:fldChar w:fldCharType="separate"/>
        </w:r>
        <w:r w:rsidRPr="00D86E5D">
          <w:rPr>
            <w:rStyle w:val="aa"/>
            <w:lang w:val="en-US"/>
          </w:rPr>
          <w:t>fanfics</w:t>
        </w:r>
        <w:r w:rsidRPr="00B0053E">
          <w:rPr>
            <w:rStyle w:val="aa"/>
          </w:rPr>
          <w:t>.</w:t>
        </w:r>
        <w:r w:rsidRPr="00D86E5D">
          <w:rPr>
            <w:rStyle w:val="aa"/>
            <w:lang w:val="en-US"/>
          </w:rPr>
          <w:t>me</w:t>
        </w:r>
        <w:r>
          <w:rPr>
            <w:lang w:val="en-US"/>
          </w:rPr>
          <w:fldChar w:fldCharType="end"/>
        </w:r>
        <w:r w:rsidRPr="00B0053E">
          <w:t xml:space="preserve"> </w:t>
        </w:r>
      </w:ins>
      <w:r>
        <w:t>– родительский сайт, общий портал.</w:t>
      </w:r>
    </w:p>
    <w:p w14:paraId="3814A4E7" w14:textId="77777777" w:rsidR="00310C4B" w:rsidRDefault="00310C4B" w:rsidP="00C939DE">
      <w:pPr>
        <w:pStyle w:val="1"/>
        <w:rPr>
          <w:color w:val="000000" w:themeColor="text1"/>
          <w:lang w:val="ru-RU"/>
        </w:rPr>
      </w:pPr>
      <w:bookmarkStart w:id="680" w:name="_Toc439994673"/>
      <w:bookmarkStart w:id="681" w:name="_Toc352609386"/>
      <w:bookmarkStart w:id="682" w:name="_Toc223093387"/>
      <w:r w:rsidRPr="00626646">
        <w:rPr>
          <w:color w:val="000000" w:themeColor="text1"/>
          <w:rPrChange w:id="683" w:author="Vasy Medov" w:date="2026-02-26T17:30:00Z">
            <w:rPr/>
          </w:rPrChange>
        </w:rPr>
        <w:t>Overall Description</w:t>
      </w:r>
      <w:bookmarkEnd w:id="680"/>
      <w:bookmarkEnd w:id="681"/>
      <w:bookmarkEnd w:id="682"/>
    </w:p>
    <w:p w14:paraId="73A22334" w14:textId="4255A76F" w:rsidR="00A62102" w:rsidRPr="00A62102" w:rsidRDefault="00A62102" w:rsidP="00A62102">
      <w:pPr>
        <w:pStyle w:val="Normalunindented"/>
      </w:pPr>
      <w:r w:rsidRPr="00A62102">
        <w:t xml:space="preserve">Система «Fanfics.me/fandom2» разрабатывается как тематический </w:t>
      </w:r>
      <w:proofErr w:type="gramStart"/>
      <w:r w:rsidRPr="00A62102">
        <w:t>подраздел(</w:t>
      </w:r>
      <w:proofErr w:type="gramEnd"/>
      <w:r w:rsidRPr="00A62102">
        <w:t>дочерний проект</w:t>
      </w:r>
      <w:r>
        <w:t xml:space="preserve"> о конкретном фандоме</w:t>
      </w:r>
      <w:r w:rsidRPr="00A62102">
        <w:t>) в составе родительского литературного портала Fanfics.me</w:t>
      </w:r>
      <w:r>
        <w:t>.</w:t>
      </w:r>
    </w:p>
    <w:p w14:paraId="27F367CE" w14:textId="77777777" w:rsidR="00310C4B" w:rsidRPr="00626646" w:rsidRDefault="00310C4B">
      <w:pPr>
        <w:pStyle w:val="2"/>
        <w:rPr>
          <w:color w:val="000000" w:themeColor="text1"/>
          <w:rPrChange w:id="684" w:author="Vasy Medov" w:date="2026-02-26T17:30:00Z">
            <w:rPr/>
          </w:rPrChange>
        </w:rPr>
      </w:pPr>
      <w:bookmarkStart w:id="685" w:name="_Toc439994674"/>
      <w:bookmarkStart w:id="686" w:name="_Toc352609387"/>
      <w:bookmarkStart w:id="687" w:name="_Toc223093388"/>
      <w:r w:rsidRPr="00626646">
        <w:rPr>
          <w:color w:val="000000" w:themeColor="text1"/>
          <w:rPrChange w:id="688" w:author="Vasy Medov" w:date="2026-02-26T17:30:00Z">
            <w:rPr/>
          </w:rPrChange>
        </w:rPr>
        <w:t>Product Perspective</w:t>
      </w:r>
      <w:bookmarkEnd w:id="685"/>
      <w:bookmarkEnd w:id="686"/>
      <w:bookmarkEnd w:id="687"/>
    </w:p>
    <w:p w14:paraId="708F5544" w14:textId="00331396" w:rsidR="00C0103F" w:rsidRDefault="00C0103F" w:rsidP="00C0103F">
      <w:pPr>
        <w:pStyle w:val="Normalunindented"/>
      </w:pPr>
      <w:r>
        <w:t>Систем</w:t>
      </w:r>
      <w:r w:rsidR="00A62102">
        <w:t>а</w:t>
      </w:r>
      <w:r>
        <w:t xml:space="preserve"> </w:t>
      </w:r>
      <w:r w:rsidR="0065350A" w:rsidRPr="00A62102">
        <w:t xml:space="preserve">функционирует в экосистеме родительского портала </w:t>
      </w:r>
      <w:r w:rsidR="0065350A">
        <w:t>««</w:t>
      </w:r>
      <w:r w:rsidR="0065350A">
        <w:rPr>
          <w:lang w:val="en-US"/>
        </w:rPr>
        <w:t>Fanfics</w:t>
      </w:r>
      <w:r w:rsidR="0065350A" w:rsidRPr="00C0103F">
        <w:t>.</w:t>
      </w:r>
      <w:r w:rsidR="0065350A">
        <w:rPr>
          <w:lang w:val="en-US"/>
        </w:rPr>
        <w:t>me</w:t>
      </w:r>
      <w:r w:rsidR="0065350A">
        <w:t xml:space="preserve">». Система является </w:t>
      </w:r>
      <w:r>
        <w:t>одним из разделов</w:t>
      </w:r>
      <w:r w:rsidR="00A62102">
        <w:t xml:space="preserve"> группы фандомов родительского</w:t>
      </w:r>
      <w:r>
        <w:t xml:space="preserve"> сайта </w:t>
      </w:r>
      <w:r w:rsidR="0065350A">
        <w:t>и наследует следующий его</w:t>
      </w:r>
      <w:r w:rsidR="00A62102">
        <w:t xml:space="preserve"> функционал:</w:t>
      </w:r>
    </w:p>
    <w:p w14:paraId="5B677067" w14:textId="77777777" w:rsidR="00A62102" w:rsidRPr="00A62102" w:rsidRDefault="00A62102" w:rsidP="00A62102">
      <w:pPr>
        <w:pStyle w:val="Normalunindented"/>
        <w:numPr>
          <w:ilvl w:val="0"/>
          <w:numId w:val="9"/>
        </w:numPr>
      </w:pPr>
      <w:r w:rsidRPr="00A62102">
        <w:t>Единая система авторизации и аутентификации пользователей.</w:t>
      </w:r>
    </w:p>
    <w:p w14:paraId="2A500DF0" w14:textId="238BFEB4" w:rsidR="00A62102" w:rsidRPr="00A62102" w:rsidRDefault="00A62102" w:rsidP="00A62102">
      <w:pPr>
        <w:pStyle w:val="Normalunindented"/>
        <w:numPr>
          <w:ilvl w:val="0"/>
          <w:numId w:val="9"/>
        </w:numPr>
      </w:pPr>
      <w:r w:rsidRPr="00A62102">
        <w:t>Общая база данных пользователей</w:t>
      </w:r>
      <w:r>
        <w:t>.</w:t>
      </w:r>
    </w:p>
    <w:p w14:paraId="5C3386F4" w14:textId="79F3C147" w:rsidR="00A62102" w:rsidRDefault="00A62102" w:rsidP="00A62102">
      <w:pPr>
        <w:pStyle w:val="Normalunindented"/>
        <w:numPr>
          <w:ilvl w:val="0"/>
          <w:numId w:val="9"/>
        </w:numPr>
      </w:pPr>
      <w:r w:rsidRPr="00A62102">
        <w:t>Единая навигационная структура родительского сайта (главное меню, хедер, футер</w:t>
      </w:r>
      <w:r>
        <w:t>, правое вертикальное меню</w:t>
      </w:r>
      <w:r w:rsidRPr="00A62102">
        <w:t>).</w:t>
      </w:r>
    </w:p>
    <w:p w14:paraId="7FBAAE27" w14:textId="580D8A2D" w:rsidR="0065350A" w:rsidRPr="00A62102" w:rsidRDefault="0065350A" w:rsidP="00A62102">
      <w:pPr>
        <w:pStyle w:val="Normalunindented"/>
        <w:numPr>
          <w:ilvl w:val="0"/>
          <w:numId w:val="9"/>
        </w:numPr>
      </w:pPr>
      <w:r>
        <w:t>Функционал личного кабинета пользователя.</w:t>
      </w:r>
    </w:p>
    <w:p w14:paraId="3FCD2584" w14:textId="33B6819D" w:rsidR="00A62102" w:rsidRPr="00A62102" w:rsidRDefault="00A62102" w:rsidP="00A62102">
      <w:pPr>
        <w:pStyle w:val="Normalunindented"/>
        <w:numPr>
          <w:ilvl w:val="0"/>
          <w:numId w:val="9"/>
        </w:numPr>
      </w:pPr>
      <w:r w:rsidRPr="00A62102">
        <w:t xml:space="preserve">Общий </w:t>
      </w:r>
      <w:r>
        <w:t>механиз</w:t>
      </w:r>
      <w:r w:rsidR="0065350A">
        <w:t>м афиши,</w:t>
      </w:r>
      <w:r w:rsidRPr="00A62102">
        <w:t xml:space="preserve"> уведомлений</w:t>
      </w:r>
      <w:r w:rsidR="0065350A">
        <w:t>, глобальный поиск.</w:t>
      </w:r>
    </w:p>
    <w:p w14:paraId="3C2521DA" w14:textId="638E9DF5" w:rsidR="00A62102" w:rsidRDefault="0065350A" w:rsidP="00A62102">
      <w:pPr>
        <w:pStyle w:val="Normalunindented"/>
      </w:pPr>
      <w:r>
        <w:t>Система имеет собственные</w:t>
      </w:r>
      <w:r w:rsidR="00A62102" w:rsidRPr="00A62102">
        <w:t xml:space="preserve"> сервисы:</w:t>
      </w:r>
    </w:p>
    <w:p w14:paraId="0C5E1493" w14:textId="5A388FAE" w:rsidR="00A62102" w:rsidRPr="00C0103F" w:rsidRDefault="0065350A" w:rsidP="00C0103F">
      <w:pPr>
        <w:pStyle w:val="Normalunindented"/>
        <w:numPr>
          <w:ilvl w:val="0"/>
          <w:numId w:val="11"/>
        </w:numPr>
      </w:pPr>
      <w:r>
        <w:t>Новости, фанфики, фанарт, блог, энциклопедия, канон по фандому.</w:t>
      </w:r>
    </w:p>
    <w:p w14:paraId="28C069F9" w14:textId="0143F68D" w:rsidR="00B21C11" w:rsidRPr="00B21C11" w:rsidRDefault="00310C4B" w:rsidP="00B21C11">
      <w:pPr>
        <w:pStyle w:val="2"/>
        <w:rPr>
          <w:color w:val="000000" w:themeColor="text1"/>
          <w:lang w:val="ru-RU"/>
        </w:rPr>
      </w:pPr>
      <w:bookmarkStart w:id="689" w:name="_Toc439994676"/>
      <w:bookmarkStart w:id="690" w:name="_Toc352609388"/>
      <w:bookmarkStart w:id="691" w:name="_Toc223093389"/>
      <w:r w:rsidRPr="00626646">
        <w:rPr>
          <w:color w:val="000000" w:themeColor="text1"/>
          <w:rPrChange w:id="692" w:author="Vasy Medov" w:date="2026-02-26T17:30:00Z">
            <w:rPr/>
          </w:rPrChange>
        </w:rPr>
        <w:t>User Classes and Characteristics</w:t>
      </w:r>
      <w:bookmarkEnd w:id="689"/>
      <w:bookmarkEnd w:id="690"/>
      <w:bookmarkEnd w:id="691"/>
    </w:p>
    <w:p w14:paraId="4B36C64D" w14:textId="72DDEB03" w:rsidR="00B21C11" w:rsidRDefault="006C1A32" w:rsidP="00F524AC">
      <w:pPr>
        <w:pStyle w:val="3"/>
        <w:rPr>
          <w:lang w:val="ru-RU"/>
        </w:rPr>
      </w:pPr>
      <w:bookmarkStart w:id="693" w:name="_Toc223093390"/>
      <w:r>
        <w:rPr>
          <w:lang w:val="ru-RU"/>
        </w:rPr>
        <w:t>Гость</w:t>
      </w:r>
      <w:bookmarkEnd w:id="693"/>
    </w:p>
    <w:p w14:paraId="3A278987" w14:textId="685803E2" w:rsidR="00B21C11" w:rsidRPr="00B21C11" w:rsidRDefault="00B21C11" w:rsidP="00B21C11">
      <w:pPr>
        <w:pStyle w:val="Normalunindented"/>
        <w:numPr>
          <w:ilvl w:val="0"/>
          <w:numId w:val="11"/>
        </w:numPr>
      </w:pPr>
      <w:r w:rsidRPr="00B21C11">
        <w:t>Описание:</w:t>
      </w:r>
      <w:r w:rsidR="006C1A32">
        <w:t xml:space="preserve"> неавторизованный пользователь</w:t>
      </w:r>
      <w:r w:rsidRPr="00B21C11">
        <w:t xml:space="preserve"> </w:t>
      </w:r>
      <w:r w:rsidR="005F0CE0">
        <w:t>портала «</w:t>
      </w:r>
      <w:r w:rsidR="005F0CE0">
        <w:rPr>
          <w:lang w:val="en-US"/>
        </w:rPr>
        <w:t>fanfics</w:t>
      </w:r>
      <w:r w:rsidR="005F0CE0" w:rsidRPr="005F0CE0">
        <w:t>.</w:t>
      </w:r>
      <w:r w:rsidR="005F0CE0">
        <w:rPr>
          <w:lang w:val="en-US"/>
        </w:rPr>
        <w:t>me</w:t>
      </w:r>
      <w:r w:rsidR="005F0CE0">
        <w:t>»</w:t>
      </w:r>
      <w:r w:rsidR="005F0CE0" w:rsidRPr="005F0CE0">
        <w:t>.</w:t>
      </w:r>
    </w:p>
    <w:p w14:paraId="4AC3D72C" w14:textId="32314E6B" w:rsidR="00B21C11" w:rsidRDefault="00B21C11" w:rsidP="00215D92">
      <w:pPr>
        <w:pStyle w:val="Normalunindented"/>
        <w:numPr>
          <w:ilvl w:val="0"/>
          <w:numId w:val="11"/>
        </w:numPr>
      </w:pPr>
      <w:r w:rsidRPr="00B21C11">
        <w:t>Цели использования:</w:t>
      </w:r>
      <w:r w:rsidR="006C1A32">
        <w:t xml:space="preserve"> </w:t>
      </w:r>
      <w:r w:rsidR="00215D92">
        <w:t>просмотр контента</w:t>
      </w:r>
      <w:r w:rsidR="006C1A32">
        <w:t xml:space="preserve"> по фандому Гарри Поттера.</w:t>
      </w:r>
    </w:p>
    <w:p w14:paraId="30C4BF11" w14:textId="77777777" w:rsidR="006C1A32" w:rsidRDefault="00B21C11" w:rsidP="00B21C11">
      <w:pPr>
        <w:pStyle w:val="Normalunindented"/>
        <w:numPr>
          <w:ilvl w:val="0"/>
          <w:numId w:val="11"/>
        </w:numPr>
      </w:pPr>
      <w:r w:rsidRPr="00B21C11">
        <w:t>Права и возможности:</w:t>
      </w:r>
      <w:r w:rsidR="006C1A32">
        <w:t xml:space="preserve"> </w:t>
      </w:r>
    </w:p>
    <w:p w14:paraId="333C43B1" w14:textId="77777777" w:rsidR="005F0CE0" w:rsidRDefault="006C1A32" w:rsidP="006C1A32">
      <w:pPr>
        <w:pStyle w:val="Normalunindented"/>
        <w:numPr>
          <w:ilvl w:val="1"/>
          <w:numId w:val="11"/>
        </w:numPr>
      </w:pPr>
      <w:r>
        <w:t>Поиск по фильтрами</w:t>
      </w:r>
    </w:p>
    <w:p w14:paraId="55D23A85" w14:textId="784B2F43" w:rsidR="00203EAC" w:rsidRDefault="005F0CE0" w:rsidP="006C1A32">
      <w:pPr>
        <w:pStyle w:val="Normalunindented"/>
        <w:numPr>
          <w:ilvl w:val="1"/>
          <w:numId w:val="11"/>
        </w:numPr>
      </w:pPr>
      <w:r>
        <w:t xml:space="preserve">Просмотр </w:t>
      </w:r>
      <w:r w:rsidR="006C1A32">
        <w:t xml:space="preserve">материалов. </w:t>
      </w:r>
    </w:p>
    <w:p w14:paraId="5DE28BD4" w14:textId="2F6E2BA6" w:rsidR="006C1A32" w:rsidRDefault="005F0CE0" w:rsidP="006C1A32">
      <w:pPr>
        <w:pStyle w:val="Normalunindented"/>
        <w:numPr>
          <w:ilvl w:val="1"/>
          <w:numId w:val="11"/>
        </w:numPr>
      </w:pPr>
      <w:r>
        <w:t>Доступ к справочной информации</w:t>
      </w:r>
    </w:p>
    <w:p w14:paraId="0855AC70" w14:textId="54A4E6C4" w:rsidR="005F0CE0" w:rsidRDefault="00483705" w:rsidP="005F0CE0">
      <w:pPr>
        <w:pStyle w:val="3"/>
        <w:rPr>
          <w:lang w:val="ru-RU"/>
        </w:rPr>
      </w:pPr>
      <w:bookmarkStart w:id="694" w:name="_Toc223093391"/>
      <w:r>
        <w:rPr>
          <w:lang w:val="ru-RU"/>
        </w:rPr>
        <w:t>Ч</w:t>
      </w:r>
      <w:r w:rsidR="005F0CE0">
        <w:rPr>
          <w:lang w:val="ru-RU"/>
        </w:rPr>
        <w:t>итатель</w:t>
      </w:r>
      <w:bookmarkEnd w:id="694"/>
    </w:p>
    <w:p w14:paraId="59C50619" w14:textId="61767C52" w:rsidR="005F0CE0" w:rsidRPr="00B21C11" w:rsidRDefault="005F0CE0" w:rsidP="005F0CE0">
      <w:pPr>
        <w:pStyle w:val="Normalunindented"/>
        <w:numPr>
          <w:ilvl w:val="0"/>
          <w:numId w:val="11"/>
        </w:numPr>
      </w:pPr>
      <w:r w:rsidRPr="00B21C11">
        <w:t>Описание:</w:t>
      </w:r>
      <w:r>
        <w:t xml:space="preserve"> авторизованный пользователь</w:t>
      </w:r>
      <w:r w:rsidRPr="00B21C11">
        <w:t xml:space="preserve"> </w:t>
      </w:r>
      <w:r>
        <w:t>портала «</w:t>
      </w:r>
      <w:r>
        <w:rPr>
          <w:lang w:val="en-US"/>
        </w:rPr>
        <w:t>fanfics</w:t>
      </w:r>
      <w:r w:rsidRPr="005F0CE0">
        <w:t>.</w:t>
      </w:r>
      <w:r>
        <w:rPr>
          <w:lang w:val="en-US"/>
        </w:rPr>
        <w:t>me</w:t>
      </w:r>
      <w:r>
        <w:t>»</w:t>
      </w:r>
      <w:r w:rsidRPr="005F0CE0">
        <w:t>.</w:t>
      </w:r>
    </w:p>
    <w:p w14:paraId="30BFF240" w14:textId="4E6E3D20" w:rsidR="005F0CE0" w:rsidRDefault="005F0CE0" w:rsidP="00215D92">
      <w:pPr>
        <w:pStyle w:val="Normalunindented"/>
        <w:numPr>
          <w:ilvl w:val="0"/>
          <w:numId w:val="11"/>
        </w:numPr>
      </w:pPr>
      <w:r w:rsidRPr="00B21C11">
        <w:lastRenderedPageBreak/>
        <w:t>Цели использования:</w:t>
      </w:r>
      <w:r>
        <w:t xml:space="preserve"> </w:t>
      </w:r>
      <w:r w:rsidR="00215D92">
        <w:t>ч</w:t>
      </w:r>
      <w:r w:rsidR="00215D92" w:rsidRPr="00215D92">
        <w:t>тение, социальное взаимодействие</w:t>
      </w:r>
      <w:r w:rsidR="00215D92">
        <w:t xml:space="preserve"> с авторами и другими пользователями</w:t>
      </w:r>
      <w:r w:rsidR="00215D92" w:rsidRPr="00215D92">
        <w:t>, персонализация.</w:t>
      </w:r>
    </w:p>
    <w:p w14:paraId="051B297F" w14:textId="77777777" w:rsidR="005F0CE0" w:rsidRDefault="005F0CE0" w:rsidP="005F0CE0">
      <w:pPr>
        <w:pStyle w:val="Normalunindented"/>
        <w:numPr>
          <w:ilvl w:val="0"/>
          <w:numId w:val="11"/>
        </w:numPr>
      </w:pPr>
      <w:r w:rsidRPr="00B21C11">
        <w:t>Права и возможности:</w:t>
      </w:r>
      <w:r>
        <w:t xml:space="preserve"> </w:t>
      </w:r>
    </w:p>
    <w:p w14:paraId="0E40843B" w14:textId="5D4D6485" w:rsidR="00215D92" w:rsidRDefault="00215D92" w:rsidP="00215D92">
      <w:pPr>
        <w:pStyle w:val="Normalunindented"/>
        <w:numPr>
          <w:ilvl w:val="1"/>
          <w:numId w:val="11"/>
        </w:numPr>
      </w:pPr>
      <w:r>
        <w:t>Наследует права Гостя</w:t>
      </w:r>
    </w:p>
    <w:p w14:paraId="7E13925F" w14:textId="3FEBAF10" w:rsidR="005F0CE0" w:rsidRDefault="00215D92" w:rsidP="005F0CE0">
      <w:pPr>
        <w:pStyle w:val="Normalunindented"/>
        <w:numPr>
          <w:ilvl w:val="1"/>
          <w:numId w:val="11"/>
        </w:numPr>
      </w:pPr>
      <w:r>
        <w:t>Добавление материалов в избранное</w:t>
      </w:r>
    </w:p>
    <w:p w14:paraId="4FE35147" w14:textId="71F0AA3F" w:rsidR="005F0CE0" w:rsidRDefault="00215D92" w:rsidP="005F0CE0">
      <w:pPr>
        <w:pStyle w:val="Normalunindented"/>
        <w:numPr>
          <w:ilvl w:val="1"/>
          <w:numId w:val="11"/>
        </w:numPr>
      </w:pPr>
      <w:r>
        <w:t>Комментирование материалов, переписка с другими пользователями</w:t>
      </w:r>
    </w:p>
    <w:p w14:paraId="5EB1F9EA" w14:textId="63722E0C" w:rsidR="005F0CE0" w:rsidRDefault="00215D92" w:rsidP="005F0CE0">
      <w:pPr>
        <w:pStyle w:val="Normalunindented"/>
        <w:numPr>
          <w:ilvl w:val="1"/>
          <w:numId w:val="11"/>
        </w:numPr>
      </w:pPr>
      <w:r>
        <w:t xml:space="preserve">Подписка на авторов и материалы </w:t>
      </w:r>
    </w:p>
    <w:p w14:paraId="4CBAE925" w14:textId="2836C411" w:rsidR="00215D92" w:rsidRDefault="00215D92" w:rsidP="005F0CE0">
      <w:pPr>
        <w:pStyle w:val="Normalunindented"/>
        <w:numPr>
          <w:ilvl w:val="1"/>
          <w:numId w:val="11"/>
        </w:numPr>
      </w:pPr>
      <w:r>
        <w:t>Ведение своего блога</w:t>
      </w:r>
    </w:p>
    <w:p w14:paraId="742518B6" w14:textId="3E3CE460" w:rsidR="00215D92" w:rsidRDefault="00215D92" w:rsidP="00215D92">
      <w:pPr>
        <w:pStyle w:val="3"/>
        <w:rPr>
          <w:lang w:val="ru-RU"/>
        </w:rPr>
      </w:pPr>
      <w:bookmarkStart w:id="695" w:name="_Toc223093392"/>
      <w:r>
        <w:rPr>
          <w:lang w:val="ru-RU"/>
        </w:rPr>
        <w:t>Автор</w:t>
      </w:r>
      <w:bookmarkEnd w:id="695"/>
    </w:p>
    <w:p w14:paraId="4E31F939" w14:textId="212CD30E" w:rsidR="00215D92" w:rsidRPr="00B21C11" w:rsidRDefault="00215D92" w:rsidP="00215D92">
      <w:pPr>
        <w:pStyle w:val="Normalunindented"/>
        <w:numPr>
          <w:ilvl w:val="0"/>
          <w:numId w:val="11"/>
        </w:numPr>
      </w:pPr>
      <w:r w:rsidRPr="00B21C11">
        <w:t>Описание:</w:t>
      </w:r>
      <w:r>
        <w:t xml:space="preserve"> создатель материалов творчества</w:t>
      </w:r>
      <w:r w:rsidRPr="005F0CE0">
        <w:t>.</w:t>
      </w:r>
    </w:p>
    <w:p w14:paraId="7850C87E" w14:textId="74EE4EE2" w:rsidR="00215D92" w:rsidRDefault="00215D92" w:rsidP="00215D92">
      <w:pPr>
        <w:pStyle w:val="Normalunindented"/>
        <w:numPr>
          <w:ilvl w:val="0"/>
          <w:numId w:val="11"/>
        </w:numPr>
      </w:pPr>
      <w:r w:rsidRPr="00B21C11">
        <w:t>Цели использования:</w:t>
      </w:r>
      <w:r>
        <w:t xml:space="preserve"> публикация материалов произведений, получение обратной связи от читателей, анализ статистики </w:t>
      </w:r>
    </w:p>
    <w:p w14:paraId="4E288495" w14:textId="77777777" w:rsidR="00215D92" w:rsidRDefault="00215D92" w:rsidP="00215D92">
      <w:pPr>
        <w:pStyle w:val="Normalunindented"/>
        <w:numPr>
          <w:ilvl w:val="0"/>
          <w:numId w:val="11"/>
        </w:numPr>
      </w:pPr>
      <w:r w:rsidRPr="00B21C11">
        <w:t>Права и возможности:</w:t>
      </w:r>
      <w:r>
        <w:t xml:space="preserve"> </w:t>
      </w:r>
    </w:p>
    <w:p w14:paraId="11404783" w14:textId="75DE80AA" w:rsidR="00215D92" w:rsidRDefault="00483705" w:rsidP="00215D92">
      <w:pPr>
        <w:pStyle w:val="Normalunindented"/>
        <w:numPr>
          <w:ilvl w:val="1"/>
          <w:numId w:val="11"/>
        </w:numPr>
      </w:pPr>
      <w:r>
        <w:t>Наследует права читателя</w:t>
      </w:r>
    </w:p>
    <w:p w14:paraId="39878EE6" w14:textId="6C8B5A19" w:rsidR="00483705" w:rsidRDefault="00483705" w:rsidP="00215D92">
      <w:pPr>
        <w:pStyle w:val="Normalunindented"/>
        <w:numPr>
          <w:ilvl w:val="1"/>
          <w:numId w:val="11"/>
        </w:numPr>
      </w:pPr>
      <w:r>
        <w:t>Создание, публикация, редактирование, управление доступом материалов</w:t>
      </w:r>
    </w:p>
    <w:p w14:paraId="53CEAD16" w14:textId="30AD8282" w:rsidR="00483705" w:rsidRDefault="00483705" w:rsidP="00215D92">
      <w:pPr>
        <w:pStyle w:val="Normalunindented"/>
        <w:numPr>
          <w:ilvl w:val="1"/>
          <w:numId w:val="11"/>
        </w:numPr>
      </w:pPr>
      <w:r>
        <w:t>Обсуждение публикаций, ведение страницы автора</w:t>
      </w:r>
    </w:p>
    <w:p w14:paraId="5B01A4FE" w14:textId="1143770C" w:rsidR="00483705" w:rsidRDefault="00483705" w:rsidP="00215D92">
      <w:pPr>
        <w:pStyle w:val="Normalunindented"/>
        <w:numPr>
          <w:ilvl w:val="1"/>
          <w:numId w:val="11"/>
        </w:numPr>
      </w:pPr>
      <w:r>
        <w:t>Сбор статистики просмотра</w:t>
      </w:r>
    </w:p>
    <w:p w14:paraId="068398BD" w14:textId="5B7CFC8F" w:rsidR="00215D92" w:rsidRDefault="00215D92" w:rsidP="00215D92">
      <w:pPr>
        <w:pStyle w:val="3"/>
        <w:rPr>
          <w:lang w:val="ru-RU"/>
        </w:rPr>
      </w:pPr>
      <w:bookmarkStart w:id="696" w:name="_Toc223093393"/>
      <w:r>
        <w:rPr>
          <w:lang w:val="ru-RU"/>
        </w:rPr>
        <w:t>Бета</w:t>
      </w:r>
      <w:bookmarkEnd w:id="696"/>
    </w:p>
    <w:p w14:paraId="01874110" w14:textId="7F22584D" w:rsidR="00215D92" w:rsidRPr="00B21C11" w:rsidRDefault="00215D92" w:rsidP="00215D92">
      <w:pPr>
        <w:pStyle w:val="Normalunindented"/>
        <w:numPr>
          <w:ilvl w:val="0"/>
          <w:numId w:val="11"/>
        </w:numPr>
      </w:pPr>
      <w:r w:rsidRPr="00B21C11">
        <w:t>Описание:</w:t>
      </w:r>
      <w:r w:rsidR="00483705" w:rsidRPr="00483705">
        <w:rPr>
          <w:lang w:val="en-US"/>
        </w:rPr>
        <w:t> </w:t>
      </w:r>
      <w:r w:rsidR="00483705" w:rsidRPr="00483705">
        <w:t>человек, который читает фанфик перед публикацией и помогает сделать его лучше</w:t>
      </w:r>
      <w:r w:rsidRPr="005F0CE0">
        <w:t>.</w:t>
      </w:r>
    </w:p>
    <w:p w14:paraId="2DD44AA9" w14:textId="6080B844" w:rsidR="00483705" w:rsidRDefault="00215D92" w:rsidP="00483705">
      <w:pPr>
        <w:pStyle w:val="Normalunindented"/>
        <w:numPr>
          <w:ilvl w:val="0"/>
          <w:numId w:val="11"/>
        </w:numPr>
      </w:pPr>
      <w:r w:rsidRPr="00B21C11">
        <w:t>Цели использования:</w:t>
      </w:r>
      <w:r>
        <w:t xml:space="preserve"> </w:t>
      </w:r>
      <w:r w:rsidR="00483705">
        <w:t>вычитка текса до публикации и помощь автору в улучшении качества материала</w:t>
      </w:r>
      <w:r>
        <w:t>.</w:t>
      </w:r>
    </w:p>
    <w:p w14:paraId="27A5AA08" w14:textId="7D3D257E" w:rsidR="00215D92" w:rsidRDefault="00215D92" w:rsidP="00215D92">
      <w:pPr>
        <w:pStyle w:val="Normalunindented"/>
        <w:numPr>
          <w:ilvl w:val="0"/>
          <w:numId w:val="11"/>
        </w:numPr>
      </w:pPr>
      <w:r w:rsidRPr="00B21C11">
        <w:t>Права и возможности:</w:t>
      </w:r>
      <w:r>
        <w:t xml:space="preserve"> </w:t>
      </w:r>
    </w:p>
    <w:p w14:paraId="6E520AC2" w14:textId="4C51881E" w:rsidR="00483705" w:rsidRDefault="00483705" w:rsidP="00483705">
      <w:pPr>
        <w:pStyle w:val="Normalunindented"/>
        <w:numPr>
          <w:ilvl w:val="1"/>
          <w:numId w:val="11"/>
        </w:numPr>
      </w:pPr>
      <w:r>
        <w:t xml:space="preserve">Наследует права </w:t>
      </w:r>
      <w:r w:rsidR="00BE0694">
        <w:t>А</w:t>
      </w:r>
      <w:r>
        <w:t>втора</w:t>
      </w:r>
    </w:p>
    <w:p w14:paraId="57491258" w14:textId="2E44A4EA" w:rsidR="00215D92" w:rsidRDefault="00483705" w:rsidP="00215D92">
      <w:pPr>
        <w:pStyle w:val="Normalunindented"/>
        <w:numPr>
          <w:ilvl w:val="1"/>
          <w:numId w:val="11"/>
        </w:numPr>
      </w:pPr>
      <w:r>
        <w:t>Доступ к материалам до публикации их автором</w:t>
      </w:r>
    </w:p>
    <w:p w14:paraId="7DB080EE" w14:textId="7D9967E2" w:rsidR="00483705" w:rsidRDefault="00483705" w:rsidP="00215D92">
      <w:pPr>
        <w:pStyle w:val="Normalunindented"/>
        <w:numPr>
          <w:ilvl w:val="1"/>
          <w:numId w:val="11"/>
        </w:numPr>
      </w:pPr>
      <w:r>
        <w:t xml:space="preserve">Комментирование </w:t>
      </w:r>
      <w:r w:rsidR="00BE0694">
        <w:t>материалов для автора</w:t>
      </w:r>
    </w:p>
    <w:p w14:paraId="102885C8" w14:textId="70EA34C7" w:rsidR="00BE0694" w:rsidRDefault="00BE0694" w:rsidP="00BE0694">
      <w:pPr>
        <w:pStyle w:val="3"/>
        <w:rPr>
          <w:lang w:val="ru-RU"/>
        </w:rPr>
      </w:pPr>
      <w:bookmarkStart w:id="697" w:name="_Toc223093394"/>
      <w:r>
        <w:rPr>
          <w:lang w:val="ru-RU"/>
        </w:rPr>
        <w:t>Модератор</w:t>
      </w:r>
      <w:bookmarkEnd w:id="697"/>
    </w:p>
    <w:p w14:paraId="2C6F56D5" w14:textId="19D13F96" w:rsidR="00BE0694" w:rsidRDefault="00BE0694" w:rsidP="00F524AC">
      <w:pPr>
        <w:pStyle w:val="Normalunindented"/>
        <w:numPr>
          <w:ilvl w:val="0"/>
          <w:numId w:val="11"/>
        </w:numPr>
      </w:pPr>
      <w:r w:rsidRPr="00B21C11">
        <w:t>Описание:</w:t>
      </w:r>
      <w:r w:rsidRPr="00BE0694">
        <w:rPr>
          <w:lang w:val="en-US"/>
        </w:rPr>
        <w:t> </w:t>
      </w:r>
      <w:r>
        <w:t>п</w:t>
      </w:r>
      <w:r w:rsidRPr="00BE0694">
        <w:t>ривилегированный пользователь, контролирующий соблюдение правил в фандоме</w:t>
      </w:r>
    </w:p>
    <w:p w14:paraId="173341F7" w14:textId="40B7F283" w:rsidR="00BE0694" w:rsidRDefault="00BE0694" w:rsidP="00F524AC">
      <w:pPr>
        <w:pStyle w:val="Normalunindented"/>
        <w:numPr>
          <w:ilvl w:val="0"/>
          <w:numId w:val="11"/>
        </w:numPr>
      </w:pPr>
      <w:r w:rsidRPr="00B21C11">
        <w:t>Цели использования:</w:t>
      </w:r>
      <w:r>
        <w:t xml:space="preserve"> м</w:t>
      </w:r>
      <w:r w:rsidRPr="00BE0694">
        <w:t>одерация контента, предотвращение нарушений</w:t>
      </w:r>
      <w:r>
        <w:t xml:space="preserve"> правил</w:t>
      </w:r>
    </w:p>
    <w:p w14:paraId="70601C46" w14:textId="0885FC78" w:rsidR="00BE0694" w:rsidRPr="00BE0694" w:rsidRDefault="00BE0694" w:rsidP="00F524AC">
      <w:pPr>
        <w:pStyle w:val="Normalunindented"/>
        <w:numPr>
          <w:ilvl w:val="0"/>
          <w:numId w:val="11"/>
        </w:numPr>
      </w:pPr>
      <w:r w:rsidRPr="00B21C11">
        <w:t>Права и возможности:</w:t>
      </w:r>
      <w:r>
        <w:t xml:space="preserve"> </w:t>
      </w:r>
    </w:p>
    <w:p w14:paraId="2DC624E7" w14:textId="7771A42C" w:rsidR="00BE0694" w:rsidRDefault="00BE0694" w:rsidP="00BE0694">
      <w:pPr>
        <w:pStyle w:val="Normalunindented"/>
        <w:numPr>
          <w:ilvl w:val="1"/>
          <w:numId w:val="11"/>
        </w:numPr>
      </w:pPr>
      <w:r>
        <w:t>Наследует права автора</w:t>
      </w:r>
    </w:p>
    <w:p w14:paraId="3229A3DD" w14:textId="6F070BC6" w:rsidR="00BE0694" w:rsidRDefault="00BE0694" w:rsidP="00BE0694">
      <w:pPr>
        <w:pStyle w:val="Normalunindented"/>
        <w:numPr>
          <w:ilvl w:val="1"/>
          <w:numId w:val="11"/>
        </w:numPr>
      </w:pPr>
      <w:r>
        <w:lastRenderedPageBreak/>
        <w:t>Премодерация новых работ, изменение из статуса</w:t>
      </w:r>
    </w:p>
    <w:p w14:paraId="34CCF056" w14:textId="52D45670" w:rsidR="00BE0694" w:rsidRDefault="00BE0694" w:rsidP="00BE0694">
      <w:pPr>
        <w:pStyle w:val="Normalunindented"/>
        <w:numPr>
          <w:ilvl w:val="1"/>
          <w:numId w:val="11"/>
        </w:numPr>
      </w:pPr>
      <w:r>
        <w:t>Обработка жалоб пользователей</w:t>
      </w:r>
    </w:p>
    <w:p w14:paraId="0244C6CD" w14:textId="15B1D7BF" w:rsidR="00215D92" w:rsidRDefault="00BE0694" w:rsidP="00215D92">
      <w:pPr>
        <w:pStyle w:val="Normalunindented"/>
        <w:numPr>
          <w:ilvl w:val="1"/>
          <w:numId w:val="11"/>
        </w:numPr>
      </w:pPr>
      <w:r>
        <w:t>Скрытие / удаление материалов, назначение предупреждений, блокировка, решение спорный вопросов</w:t>
      </w:r>
    </w:p>
    <w:p w14:paraId="0CAD19D4" w14:textId="7DB90590" w:rsidR="00BE0694" w:rsidRDefault="00BE0694" w:rsidP="00BE0694">
      <w:pPr>
        <w:pStyle w:val="3"/>
        <w:rPr>
          <w:lang w:val="ru-RU"/>
        </w:rPr>
      </w:pPr>
      <w:bookmarkStart w:id="698" w:name="_Toc223093395"/>
      <w:r>
        <w:rPr>
          <w:lang w:val="ru-RU"/>
        </w:rPr>
        <w:t>Администратор системы</w:t>
      </w:r>
      <w:bookmarkEnd w:id="698"/>
    </w:p>
    <w:p w14:paraId="67C4A3AB" w14:textId="17C0FF64" w:rsidR="00BE0694" w:rsidRDefault="00BE0694" w:rsidP="00BE0694">
      <w:pPr>
        <w:pStyle w:val="Normalunindented"/>
        <w:numPr>
          <w:ilvl w:val="0"/>
          <w:numId w:val="11"/>
        </w:numPr>
      </w:pPr>
      <w:r w:rsidRPr="00B21C11">
        <w:t>Описание:</w:t>
      </w:r>
      <w:r w:rsidRPr="00BE0694">
        <w:rPr>
          <w:lang w:val="en-US"/>
        </w:rPr>
        <w:t> </w:t>
      </w:r>
      <w:r>
        <w:t>пользователь с высшими правами доступа</w:t>
      </w:r>
    </w:p>
    <w:p w14:paraId="7DC7C629" w14:textId="3D3DE836" w:rsidR="00BE0694" w:rsidRDefault="00BE0694" w:rsidP="00BE0694">
      <w:pPr>
        <w:pStyle w:val="Normalunindented"/>
        <w:numPr>
          <w:ilvl w:val="0"/>
          <w:numId w:val="11"/>
        </w:numPr>
      </w:pPr>
      <w:r w:rsidRPr="00B21C11">
        <w:t>Цели использования:</w:t>
      </w:r>
      <w:r>
        <w:t xml:space="preserve"> обеспечение работоспособности системы, управление доступом</w:t>
      </w:r>
    </w:p>
    <w:p w14:paraId="740A1A70" w14:textId="77777777" w:rsidR="00BE0694" w:rsidRDefault="00BE0694" w:rsidP="00BE0694">
      <w:pPr>
        <w:pStyle w:val="Normalunindented"/>
        <w:numPr>
          <w:ilvl w:val="0"/>
          <w:numId w:val="11"/>
        </w:numPr>
      </w:pPr>
      <w:r w:rsidRPr="00B21C11">
        <w:t>Права и возможности:</w:t>
      </w:r>
      <w:r>
        <w:t xml:space="preserve"> </w:t>
      </w:r>
    </w:p>
    <w:p w14:paraId="42A52B28" w14:textId="19117F74" w:rsidR="00BE0694" w:rsidRDefault="00BE0694" w:rsidP="00BE0694">
      <w:pPr>
        <w:pStyle w:val="Normalunindented"/>
        <w:numPr>
          <w:ilvl w:val="1"/>
          <w:numId w:val="11"/>
        </w:numPr>
      </w:pPr>
      <w:r>
        <w:t>Имеет права автора, беты, модератора</w:t>
      </w:r>
    </w:p>
    <w:p w14:paraId="3E5D3FDE" w14:textId="1BA9A992" w:rsidR="00BE0694" w:rsidRDefault="00BE0694" w:rsidP="00BE0694">
      <w:pPr>
        <w:pStyle w:val="Normalunindented"/>
        <w:numPr>
          <w:ilvl w:val="1"/>
          <w:numId w:val="11"/>
        </w:numPr>
      </w:pPr>
      <w:r>
        <w:t>Назначение доступа и ролей пользователям</w:t>
      </w:r>
    </w:p>
    <w:p w14:paraId="2474E8BD" w14:textId="784C3AD1" w:rsidR="00BE0694" w:rsidRPr="00B21C11" w:rsidRDefault="00BE0694" w:rsidP="00215D92">
      <w:pPr>
        <w:pStyle w:val="Normalunindented"/>
        <w:numPr>
          <w:ilvl w:val="1"/>
          <w:numId w:val="11"/>
        </w:numPr>
      </w:pPr>
      <w:r>
        <w:t>Доступ к системным инструментам и настройка параметров системы</w:t>
      </w:r>
    </w:p>
    <w:p w14:paraId="50FEE6F9" w14:textId="77777777" w:rsidR="00310C4B" w:rsidRPr="00626646" w:rsidRDefault="00310C4B">
      <w:pPr>
        <w:pStyle w:val="2"/>
        <w:rPr>
          <w:color w:val="000000" w:themeColor="text1"/>
          <w:rPrChange w:id="699" w:author="Vasy Medov" w:date="2026-02-26T17:30:00Z">
            <w:rPr/>
          </w:rPrChange>
        </w:rPr>
      </w:pPr>
      <w:bookmarkStart w:id="700" w:name="_Toc439994677"/>
      <w:bookmarkStart w:id="701" w:name="_Toc352609389"/>
      <w:bookmarkStart w:id="702" w:name="_Toc223093396"/>
      <w:r w:rsidRPr="00626646">
        <w:rPr>
          <w:color w:val="000000" w:themeColor="text1"/>
          <w:rPrChange w:id="703" w:author="Vasy Medov" w:date="2026-02-26T17:30:00Z">
            <w:rPr/>
          </w:rPrChange>
        </w:rPr>
        <w:t>Operating Environment</w:t>
      </w:r>
      <w:bookmarkEnd w:id="700"/>
      <w:bookmarkEnd w:id="701"/>
      <w:bookmarkEnd w:id="702"/>
    </w:p>
    <w:p w14:paraId="03A2ECE4" w14:textId="02E66875" w:rsidR="006374FB" w:rsidRDefault="006374FB" w:rsidP="006374FB">
      <w:pPr>
        <w:pStyle w:val="3"/>
        <w:rPr>
          <w:lang w:val="ru-RU"/>
        </w:rPr>
      </w:pPr>
      <w:bookmarkStart w:id="704" w:name="_Toc439994678"/>
      <w:bookmarkStart w:id="705" w:name="_Toc352609390"/>
      <w:bookmarkStart w:id="706" w:name="_Toc223093397"/>
      <w:r>
        <w:rPr>
          <w:lang w:val="ru-RU"/>
        </w:rPr>
        <w:t>Веб-сервер</w:t>
      </w:r>
    </w:p>
    <w:p w14:paraId="7989FBAD" w14:textId="3354EDD3" w:rsidR="006374FB" w:rsidRPr="006374FB" w:rsidRDefault="006374FB" w:rsidP="006374FB">
      <w:pPr>
        <w:rPr>
          <w:lang w:val="ru-RU"/>
        </w:rPr>
      </w:pPr>
      <w:r w:rsidRPr="006374FB">
        <w:rPr>
          <w:lang w:val="ru-RU"/>
        </w:rPr>
        <w:t>Серве</w:t>
      </w:r>
      <w:r>
        <w:rPr>
          <w:lang w:val="ru-RU"/>
        </w:rPr>
        <w:t>р системы использует</w:t>
      </w:r>
      <w:r>
        <w:rPr>
          <w:b/>
          <w:bCs/>
          <w:lang w:val="ru-RU"/>
        </w:rPr>
        <w:t xml:space="preserve"> </w:t>
      </w:r>
      <w:r w:rsidRPr="006374FB">
        <w:rPr>
          <w:b/>
          <w:bCs/>
        </w:rPr>
        <w:t>Nginx</w:t>
      </w:r>
      <w:r w:rsidRPr="006374FB">
        <w:rPr>
          <w:b/>
          <w:bCs/>
          <w:lang w:val="ru-RU"/>
        </w:rPr>
        <w:t xml:space="preserve"> </w:t>
      </w:r>
      <w:r w:rsidRPr="006374FB">
        <w:rPr>
          <w:b/>
          <w:bCs/>
        </w:rPr>
        <w:t>v</w:t>
      </w:r>
      <w:r w:rsidRPr="006374FB">
        <w:rPr>
          <w:b/>
          <w:bCs/>
          <w:lang w:val="ru-RU"/>
        </w:rPr>
        <w:t>1.22.0</w:t>
      </w:r>
      <w:r>
        <w:rPr>
          <w:lang w:val="ru-RU"/>
        </w:rPr>
        <w:t xml:space="preserve"> для</w:t>
      </w:r>
      <w:r w:rsidRPr="006374FB">
        <w:rPr>
          <w:lang w:val="ru-RU"/>
        </w:rPr>
        <w:t xml:space="preserve"> </w:t>
      </w:r>
      <w:r>
        <w:rPr>
          <w:lang w:val="ru-RU"/>
        </w:rPr>
        <w:t>о</w:t>
      </w:r>
      <w:r w:rsidRPr="006374FB">
        <w:rPr>
          <w:lang w:val="ru-RU"/>
        </w:rPr>
        <w:t>бработк</w:t>
      </w:r>
      <w:r>
        <w:rPr>
          <w:lang w:val="ru-RU"/>
        </w:rPr>
        <w:t>и</w:t>
      </w:r>
      <w:r w:rsidRPr="006374FB">
        <w:rPr>
          <w:lang w:val="ru-RU"/>
        </w:rPr>
        <w:t xml:space="preserve"> входящих </w:t>
      </w:r>
      <w:r w:rsidRPr="006374FB">
        <w:t>HTTP</w:t>
      </w:r>
      <w:r w:rsidRPr="006374FB">
        <w:rPr>
          <w:lang w:val="ru-RU"/>
        </w:rPr>
        <w:t>/</w:t>
      </w:r>
      <w:r w:rsidRPr="006374FB">
        <w:t>HTTPS</w:t>
      </w:r>
      <w:r w:rsidRPr="006374FB">
        <w:rPr>
          <w:lang w:val="ru-RU"/>
        </w:rPr>
        <w:t>-запросов, обслуживание статического контента (</w:t>
      </w:r>
      <w:r w:rsidRPr="006374FB">
        <w:t>CSS</w:t>
      </w:r>
      <w:r w:rsidRPr="006374FB">
        <w:rPr>
          <w:lang w:val="ru-RU"/>
        </w:rPr>
        <w:t xml:space="preserve">, </w:t>
      </w:r>
      <w:r w:rsidRPr="006374FB">
        <w:t>JS</w:t>
      </w:r>
      <w:r w:rsidRPr="006374FB">
        <w:rPr>
          <w:lang w:val="ru-RU"/>
        </w:rPr>
        <w:t>, изображения), балансировка нагрузки.</w:t>
      </w:r>
    </w:p>
    <w:p w14:paraId="3C6BA567" w14:textId="0AE12896" w:rsidR="006374FB" w:rsidRDefault="006374FB" w:rsidP="006374FB">
      <w:pPr>
        <w:pStyle w:val="3"/>
        <w:rPr>
          <w:lang w:val="ru-RU"/>
        </w:rPr>
      </w:pPr>
      <w:r>
        <w:rPr>
          <w:lang w:val="ru-RU"/>
        </w:rPr>
        <w:t xml:space="preserve">Язык программирования </w:t>
      </w:r>
      <w:r>
        <w:t>front-end</w:t>
      </w:r>
    </w:p>
    <w:p w14:paraId="08B52D13" w14:textId="77EA43AE" w:rsidR="006374FB" w:rsidRPr="00F524AC" w:rsidRDefault="006374FB" w:rsidP="006374FB">
      <w:pPr>
        <w:rPr>
          <w:lang w:val="ru-RU"/>
        </w:rPr>
      </w:pPr>
      <w:r>
        <w:rPr>
          <w:lang w:val="ru-RU"/>
        </w:rPr>
        <w:t xml:space="preserve">Система использует </w:t>
      </w:r>
      <w:r>
        <w:t>SSR</w:t>
      </w:r>
      <w:r w:rsidRPr="006374FB">
        <w:rPr>
          <w:lang w:val="ru-RU"/>
        </w:rPr>
        <w:t xml:space="preserve"> </w:t>
      </w:r>
      <w:r>
        <w:rPr>
          <w:lang w:val="ru-RU"/>
        </w:rPr>
        <w:t>на язык</w:t>
      </w:r>
      <w:r w:rsidR="00F524AC">
        <w:rPr>
          <w:lang w:val="ru-RU"/>
        </w:rPr>
        <w:t>е</w:t>
      </w:r>
      <w:r>
        <w:rPr>
          <w:lang w:val="ru-RU"/>
        </w:rPr>
        <w:t xml:space="preserve"> программирования </w:t>
      </w:r>
      <w:r>
        <w:rPr>
          <w:b/>
          <w:bCs/>
        </w:rPr>
        <w:t>PHP</w:t>
      </w:r>
      <w:r w:rsidRPr="006374FB">
        <w:rPr>
          <w:b/>
          <w:bCs/>
          <w:lang w:val="ru-RU"/>
        </w:rPr>
        <w:t xml:space="preserve"> </w:t>
      </w:r>
      <w:r w:rsidRPr="006374FB">
        <w:rPr>
          <w:b/>
          <w:bCs/>
        </w:rPr>
        <w:t>v</w:t>
      </w:r>
      <w:r w:rsidRPr="006374FB">
        <w:rPr>
          <w:b/>
          <w:bCs/>
          <w:lang w:val="ru-RU"/>
        </w:rPr>
        <w:t>7.3.31</w:t>
      </w:r>
      <w:r>
        <w:rPr>
          <w:lang w:val="ru-RU"/>
        </w:rPr>
        <w:t xml:space="preserve"> для исполнения серверной логики, генерации </w:t>
      </w:r>
      <w:r>
        <w:t>html</w:t>
      </w:r>
      <w:r w:rsidRPr="006374FB">
        <w:rPr>
          <w:lang w:val="ru-RU"/>
        </w:rPr>
        <w:t xml:space="preserve"> </w:t>
      </w:r>
      <w:r>
        <w:rPr>
          <w:lang w:val="ru-RU"/>
        </w:rPr>
        <w:t>ответа на запрос страницы, обработки форм.</w:t>
      </w:r>
    </w:p>
    <w:p w14:paraId="5785CBDF" w14:textId="291D66B0" w:rsidR="006374FB" w:rsidRDefault="00F524AC" w:rsidP="006374FB">
      <w:pPr>
        <w:pStyle w:val="3"/>
        <w:rPr>
          <w:lang w:val="ru-RU"/>
        </w:rPr>
      </w:pPr>
      <w:r>
        <w:t xml:space="preserve">JS </w:t>
      </w:r>
      <w:r>
        <w:rPr>
          <w:lang w:val="ru-RU"/>
        </w:rPr>
        <w:t>библиотеки</w:t>
      </w:r>
    </w:p>
    <w:p w14:paraId="440AB8BE" w14:textId="08AA796D" w:rsidR="006374FB" w:rsidRDefault="00F524AC" w:rsidP="006374FB">
      <w:pPr>
        <w:rPr>
          <w:lang w:val="ru-RU"/>
        </w:rPr>
      </w:pPr>
      <w:r>
        <w:rPr>
          <w:lang w:val="ru-RU"/>
        </w:rPr>
        <w:t xml:space="preserve">Система использует </w:t>
      </w:r>
      <w:r>
        <w:t>front</w:t>
      </w:r>
      <w:r w:rsidRPr="00F524AC">
        <w:rPr>
          <w:lang w:val="ru-RU"/>
        </w:rPr>
        <w:t>-</w:t>
      </w:r>
      <w:r>
        <w:t>end</w:t>
      </w:r>
      <w:r w:rsidRPr="00F524AC">
        <w:rPr>
          <w:lang w:val="ru-RU"/>
        </w:rPr>
        <w:t xml:space="preserve"> </w:t>
      </w:r>
      <w:r>
        <w:rPr>
          <w:lang w:val="ru-RU"/>
        </w:rPr>
        <w:t xml:space="preserve">фреймворк </w:t>
      </w:r>
      <w:r>
        <w:rPr>
          <w:b/>
          <w:bCs/>
        </w:rPr>
        <w:t>jQuery</w:t>
      </w:r>
      <w:r w:rsidR="006374FB" w:rsidRPr="006374FB">
        <w:rPr>
          <w:b/>
          <w:bCs/>
          <w:lang w:val="ru-RU"/>
        </w:rPr>
        <w:t xml:space="preserve"> </w:t>
      </w:r>
      <w:r w:rsidR="006374FB" w:rsidRPr="006374FB">
        <w:rPr>
          <w:b/>
          <w:bCs/>
        </w:rPr>
        <w:t>v</w:t>
      </w:r>
      <w:r w:rsidRPr="00F524AC">
        <w:rPr>
          <w:b/>
          <w:bCs/>
          <w:lang w:val="ru-RU"/>
        </w:rPr>
        <w:t>1</w:t>
      </w:r>
      <w:r w:rsidR="006374FB" w:rsidRPr="006374FB">
        <w:rPr>
          <w:b/>
          <w:bCs/>
          <w:lang w:val="ru-RU"/>
        </w:rPr>
        <w:t>.</w:t>
      </w:r>
      <w:r w:rsidRPr="00F524AC">
        <w:rPr>
          <w:b/>
          <w:bCs/>
          <w:lang w:val="ru-RU"/>
        </w:rPr>
        <w:t>7,</w:t>
      </w:r>
      <w:r w:rsidR="006374FB">
        <w:rPr>
          <w:lang w:val="ru-RU"/>
        </w:rPr>
        <w:t xml:space="preserve"> для</w:t>
      </w:r>
      <w:r w:rsidR="006374FB" w:rsidRPr="006374FB">
        <w:rPr>
          <w:lang w:val="ru-RU"/>
        </w:rPr>
        <w:t xml:space="preserve"> </w:t>
      </w:r>
      <w:r>
        <w:rPr>
          <w:lang w:val="ru-RU"/>
        </w:rPr>
        <w:t xml:space="preserve">работы с </w:t>
      </w:r>
      <w:r>
        <w:t>DOM</w:t>
      </w:r>
      <w:r>
        <w:rPr>
          <w:lang w:val="ru-RU"/>
        </w:rPr>
        <w:t xml:space="preserve"> деревом страницы, обработки </w:t>
      </w:r>
      <w:r>
        <w:t>AJAX</w:t>
      </w:r>
      <w:r w:rsidRPr="00F524AC">
        <w:rPr>
          <w:lang w:val="ru-RU"/>
        </w:rPr>
        <w:t xml:space="preserve"> </w:t>
      </w:r>
      <w:r>
        <w:rPr>
          <w:lang w:val="ru-RU"/>
        </w:rPr>
        <w:t>запросов и взаимодействия с пользователем.</w:t>
      </w:r>
    </w:p>
    <w:p w14:paraId="4A89662F" w14:textId="42508D59" w:rsidR="00F524AC" w:rsidRDefault="00F524AC" w:rsidP="00F524AC">
      <w:pPr>
        <w:pStyle w:val="3"/>
        <w:rPr>
          <w:lang w:val="ru-RU"/>
        </w:rPr>
      </w:pPr>
      <w:r w:rsidRPr="00F524AC">
        <w:rPr>
          <w:bCs/>
        </w:rPr>
        <w:t>Прокси-сервер</w:t>
      </w:r>
    </w:p>
    <w:p w14:paraId="4B5DC21A" w14:textId="0C22105C" w:rsidR="00F524AC" w:rsidRDefault="00F524AC" w:rsidP="006374FB">
      <w:pPr>
        <w:rPr>
          <w:lang w:val="ru-RU"/>
        </w:rPr>
      </w:pPr>
      <w:r>
        <w:rPr>
          <w:lang w:val="ru-RU"/>
        </w:rPr>
        <w:t xml:space="preserve">Система использует </w:t>
      </w:r>
      <w:r w:rsidRPr="006374FB">
        <w:rPr>
          <w:b/>
          <w:bCs/>
        </w:rPr>
        <w:t>Nginx</w:t>
      </w:r>
      <w:r w:rsidRPr="006374FB">
        <w:rPr>
          <w:b/>
          <w:bCs/>
          <w:lang w:val="ru-RU"/>
        </w:rPr>
        <w:t xml:space="preserve"> </w:t>
      </w:r>
      <w:r w:rsidRPr="006374FB">
        <w:rPr>
          <w:b/>
          <w:bCs/>
        </w:rPr>
        <w:t>v</w:t>
      </w:r>
      <w:r w:rsidRPr="006374FB">
        <w:rPr>
          <w:b/>
          <w:bCs/>
          <w:lang w:val="ru-RU"/>
        </w:rPr>
        <w:t>1.22.0</w:t>
      </w:r>
      <w:r>
        <w:rPr>
          <w:lang w:val="ru-RU"/>
        </w:rPr>
        <w:t xml:space="preserve"> </w:t>
      </w:r>
      <w:r w:rsidRPr="00F524AC">
        <w:rPr>
          <w:lang w:val="ru-RU"/>
        </w:rPr>
        <w:t xml:space="preserve">как </w:t>
      </w:r>
      <w:r w:rsidRPr="00F524AC">
        <w:t>reverse</w:t>
      </w:r>
      <w:r w:rsidRPr="00F524AC">
        <w:rPr>
          <w:lang w:val="ru-RU"/>
        </w:rPr>
        <w:t xml:space="preserve"> </w:t>
      </w:r>
      <w:r w:rsidRPr="00F524AC">
        <w:t>proxy</w:t>
      </w:r>
      <w:r w:rsidRPr="00F524AC">
        <w:rPr>
          <w:lang w:val="ru-RU"/>
        </w:rPr>
        <w:t xml:space="preserve"> для распределения входящей нагрузки между бэкенд-серверами и кеширования статических ресурсов</w:t>
      </w:r>
      <w:r>
        <w:rPr>
          <w:lang w:val="ru-RU"/>
        </w:rPr>
        <w:t>.</w:t>
      </w:r>
    </w:p>
    <w:p w14:paraId="13463D21" w14:textId="77777777" w:rsidR="00F524AC" w:rsidRPr="00F524AC" w:rsidRDefault="00F524AC" w:rsidP="00F524AC">
      <w:pPr>
        <w:pStyle w:val="3"/>
        <w:rPr>
          <w:lang w:val="ru-RU"/>
        </w:rPr>
      </w:pPr>
      <w:r>
        <w:rPr>
          <w:lang w:val="ru-RU"/>
        </w:rPr>
        <w:t>Безопасность</w:t>
      </w:r>
    </w:p>
    <w:p w14:paraId="6CB48508" w14:textId="12BA61CA" w:rsidR="00F524AC" w:rsidRDefault="00F524AC" w:rsidP="00F524AC">
      <w:pPr>
        <w:pStyle w:val="Normalunindented"/>
        <w:rPr>
          <w:lang w:val="en-US"/>
        </w:rPr>
      </w:pPr>
      <w:r>
        <w:t xml:space="preserve">В системе используется </w:t>
      </w:r>
      <w:r w:rsidRPr="00F524AC">
        <w:rPr>
          <w:b/>
          <w:bCs/>
        </w:rPr>
        <w:t>HSTS</w:t>
      </w:r>
      <w:r w:rsidRPr="00F524AC">
        <w:t xml:space="preserve"> на уровне веб-сервера для принудительного использования защищенного </w:t>
      </w:r>
      <w:r w:rsidRPr="00F524AC">
        <w:rPr>
          <w:lang w:val="en-US"/>
        </w:rPr>
        <w:t>HTTPS</w:t>
      </w:r>
      <w:r w:rsidRPr="00F524AC">
        <w:t>-соединения всеми пользователями</w:t>
      </w:r>
    </w:p>
    <w:p w14:paraId="392A7D5E" w14:textId="77777777" w:rsidR="00F524AC" w:rsidRPr="00F524AC" w:rsidRDefault="00F524AC" w:rsidP="00F524AC">
      <w:pPr>
        <w:pStyle w:val="3"/>
        <w:rPr>
          <w:lang w:val="ru-RU"/>
        </w:rPr>
      </w:pPr>
      <w:r>
        <w:rPr>
          <w:lang w:val="ru-RU"/>
        </w:rPr>
        <w:t>Безопасность</w:t>
      </w:r>
    </w:p>
    <w:p w14:paraId="2E185218" w14:textId="77777777" w:rsidR="00F524AC" w:rsidRPr="00F524AC" w:rsidRDefault="00F524AC" w:rsidP="00F524AC">
      <w:pPr>
        <w:pStyle w:val="Normalunindented"/>
      </w:pPr>
      <w:r>
        <w:t xml:space="preserve">В системе используется </w:t>
      </w:r>
      <w:r w:rsidRPr="00F524AC">
        <w:rPr>
          <w:b/>
          <w:bCs/>
        </w:rPr>
        <w:t>HSTS</w:t>
      </w:r>
      <w:r w:rsidRPr="00F524AC">
        <w:t xml:space="preserve"> на уровне веб-сервера для принудительного использования защищенного </w:t>
      </w:r>
      <w:r w:rsidRPr="00F524AC">
        <w:rPr>
          <w:lang w:val="en-US"/>
        </w:rPr>
        <w:t>HTTPS</w:t>
      </w:r>
      <w:r w:rsidRPr="00F524AC">
        <w:t>-соединения всеми пользователями</w:t>
      </w:r>
    </w:p>
    <w:p w14:paraId="02A8CB70" w14:textId="77777777" w:rsidR="00F524AC" w:rsidRPr="00F524AC" w:rsidRDefault="00F524AC" w:rsidP="00F524AC">
      <w:pPr>
        <w:pStyle w:val="Normalunindented"/>
      </w:pPr>
    </w:p>
    <w:p w14:paraId="3A2D1080" w14:textId="77777777" w:rsidR="00F524AC" w:rsidRPr="00F524AC" w:rsidRDefault="00F524AC" w:rsidP="006374FB">
      <w:pPr>
        <w:rPr>
          <w:lang w:val="ru-RU"/>
        </w:rPr>
      </w:pPr>
    </w:p>
    <w:p w14:paraId="7316B373" w14:textId="77777777" w:rsidR="006374FB" w:rsidRPr="006374FB" w:rsidRDefault="006374FB" w:rsidP="006374FB">
      <w:pPr>
        <w:rPr>
          <w:lang w:val="ru-RU"/>
        </w:rPr>
      </w:pPr>
    </w:p>
    <w:p w14:paraId="52F0B116" w14:textId="52A44975" w:rsidR="00310C4B" w:rsidRPr="00626646" w:rsidRDefault="00310C4B">
      <w:pPr>
        <w:pStyle w:val="2"/>
        <w:rPr>
          <w:color w:val="000000" w:themeColor="text1"/>
          <w:rPrChange w:id="707" w:author="Vasy Medov" w:date="2026-02-26T17:30:00Z">
            <w:rPr/>
          </w:rPrChange>
        </w:rPr>
      </w:pPr>
      <w:r w:rsidRPr="00626646">
        <w:rPr>
          <w:color w:val="000000" w:themeColor="text1"/>
          <w:rPrChange w:id="708" w:author="Vasy Medov" w:date="2026-02-26T17:30:00Z">
            <w:rPr/>
          </w:rPrChange>
        </w:rPr>
        <w:t>Design and Implementation Constraints</w:t>
      </w:r>
      <w:bookmarkEnd w:id="704"/>
      <w:bookmarkEnd w:id="705"/>
      <w:bookmarkEnd w:id="706"/>
    </w:p>
    <w:p w14:paraId="61A375E6" w14:textId="4421BF0C" w:rsidR="00646361" w:rsidRDefault="00646361" w:rsidP="00646361">
      <w:pPr>
        <w:pStyle w:val="3"/>
        <w:rPr>
          <w:lang w:val="ru-RU"/>
        </w:rPr>
      </w:pPr>
      <w:r>
        <w:rPr>
          <w:lang w:val="ru-RU"/>
        </w:rPr>
        <w:t>Законодательство РФ</w:t>
      </w:r>
    </w:p>
    <w:p w14:paraId="0475E7BF" w14:textId="1D32C2E4" w:rsidR="00646361" w:rsidRDefault="00646361" w:rsidP="00646361">
      <w:pPr>
        <w:rPr>
          <w:lang w:val="ru-RU"/>
        </w:rPr>
      </w:pPr>
      <w:r w:rsidRPr="00646361">
        <w:rPr>
          <w:lang w:val="ru-RU"/>
        </w:rPr>
        <w:t>Система должна соответствовать требованиям Федерального закона № 152-ФЗ «О персональных данных» (хранение персональных данных на серверах в РФ) и № 149-ФЗ «Об информации, информационных технологиях и о защите информации» (запрет на распространение противоправного контента).</w:t>
      </w:r>
    </w:p>
    <w:p w14:paraId="0A378603" w14:textId="217C2A41" w:rsidR="00646361" w:rsidRDefault="00646361" w:rsidP="00646361">
      <w:pPr>
        <w:pStyle w:val="3"/>
        <w:rPr>
          <w:bCs/>
          <w:lang w:val="ru-RU"/>
        </w:rPr>
      </w:pPr>
      <w:r>
        <w:rPr>
          <w:bCs/>
          <w:lang w:val="ru-RU"/>
        </w:rPr>
        <w:t>Интеграция</w:t>
      </w:r>
      <w:r w:rsidRPr="00646361">
        <w:rPr>
          <w:bCs/>
        </w:rPr>
        <w:t xml:space="preserve"> с </w:t>
      </w:r>
      <w:r>
        <w:rPr>
          <w:bCs/>
          <w:lang w:val="ru-RU"/>
        </w:rPr>
        <w:t>родительским порталом</w:t>
      </w:r>
    </w:p>
    <w:p w14:paraId="073BF03E" w14:textId="4EF24B23" w:rsidR="00646361" w:rsidRDefault="00646361" w:rsidP="00646361">
      <w:pPr>
        <w:rPr>
          <w:lang w:val="ru-RU"/>
        </w:rPr>
      </w:pPr>
      <w:r w:rsidRPr="00646361">
        <w:rPr>
          <w:lang w:val="ru-RU"/>
        </w:rPr>
        <w:t xml:space="preserve">Система </w:t>
      </w:r>
      <w:r>
        <w:rPr>
          <w:lang w:val="ru-RU"/>
        </w:rPr>
        <w:t>должна</w:t>
      </w:r>
      <w:r w:rsidRPr="00646361">
        <w:rPr>
          <w:lang w:val="ru-RU"/>
        </w:rPr>
        <w:t xml:space="preserve"> использовать существующие интерфейсы родительского портала </w:t>
      </w:r>
      <w:r>
        <w:rPr>
          <w:lang w:val="ru-RU"/>
        </w:rPr>
        <w:t>во избежание создания</w:t>
      </w:r>
      <w:r w:rsidRPr="00646361">
        <w:rPr>
          <w:lang w:val="ru-RU"/>
        </w:rPr>
        <w:t xml:space="preserve"> дублирующих механизмо</w:t>
      </w:r>
      <w:r>
        <w:rPr>
          <w:lang w:val="ru-RU"/>
        </w:rPr>
        <w:t>в</w:t>
      </w:r>
      <w:r w:rsidRPr="00646361">
        <w:rPr>
          <w:lang w:val="ru-RU"/>
        </w:rPr>
        <w:t>.</w:t>
      </w:r>
    </w:p>
    <w:p w14:paraId="72C9B54A" w14:textId="47AC1202" w:rsidR="00646361" w:rsidRDefault="00646361" w:rsidP="00646361">
      <w:pPr>
        <w:pStyle w:val="3"/>
        <w:rPr>
          <w:lang w:val="ru-RU"/>
        </w:rPr>
      </w:pPr>
      <w:r>
        <w:rPr>
          <w:lang w:val="ru-RU"/>
        </w:rPr>
        <w:t>Обратная совместимость</w:t>
      </w:r>
    </w:p>
    <w:p w14:paraId="23CE7640" w14:textId="429B2A13" w:rsidR="00646361" w:rsidRPr="00646361" w:rsidRDefault="00646361" w:rsidP="00646361">
      <w:pPr>
        <w:rPr>
          <w:lang w:val="ru-RU"/>
          <w:rPrChange w:id="709" w:author="Vasy Medov" w:date="2026-02-26T17:30:00Z">
            <w:rPr/>
          </w:rPrChange>
        </w:rPr>
      </w:pPr>
      <w:r w:rsidRPr="00646361">
        <w:rPr>
          <w:lang w:val="ru-RU"/>
        </w:rPr>
        <w:t xml:space="preserve">Клиентская часть разрабатывается на </w:t>
      </w:r>
      <w:r w:rsidRPr="00646361">
        <w:t>JavaScript</w:t>
      </w:r>
      <w:r w:rsidRPr="00646361">
        <w:rPr>
          <w:lang w:val="ru-RU"/>
        </w:rPr>
        <w:t xml:space="preserve"> с обязательным учетом обратной совместимости.</w:t>
      </w:r>
      <w:r w:rsidRPr="00646361">
        <w:t> </w:t>
      </w:r>
    </w:p>
    <w:p w14:paraId="3977814A" w14:textId="77777777" w:rsidR="00310C4B" w:rsidRPr="00626646" w:rsidRDefault="00310C4B">
      <w:pPr>
        <w:pStyle w:val="2"/>
        <w:rPr>
          <w:color w:val="000000" w:themeColor="text1"/>
          <w:rPrChange w:id="710" w:author="Vasy Medov" w:date="2026-02-26T17:30:00Z">
            <w:rPr/>
          </w:rPrChange>
        </w:rPr>
      </w:pPr>
      <w:bookmarkStart w:id="711" w:name="_Toc439994680"/>
      <w:bookmarkStart w:id="712" w:name="_Toc352609391"/>
      <w:bookmarkStart w:id="713" w:name="_Toc223093398"/>
      <w:r w:rsidRPr="00626646">
        <w:rPr>
          <w:color w:val="000000" w:themeColor="text1"/>
          <w:rPrChange w:id="714" w:author="Vasy Medov" w:date="2026-02-26T17:30:00Z">
            <w:rPr/>
          </w:rPrChange>
        </w:rPr>
        <w:t>Assumptions and Dependencies</w:t>
      </w:r>
      <w:bookmarkEnd w:id="711"/>
      <w:bookmarkEnd w:id="712"/>
      <w:bookmarkEnd w:id="713"/>
    </w:p>
    <w:p w14:paraId="72BCE695" w14:textId="231FB9DE" w:rsidR="00564DAC" w:rsidRDefault="009753A7" w:rsidP="009753A7">
      <w:pPr>
        <w:pStyle w:val="3"/>
        <w:rPr>
          <w:lang w:val="ru-RU"/>
        </w:rPr>
      </w:pPr>
      <w:r>
        <w:rPr>
          <w:lang w:val="ru-RU"/>
        </w:rPr>
        <w:t>Родительский портал</w:t>
      </w:r>
    </w:p>
    <w:p w14:paraId="54CCCDE4" w14:textId="5BEF83C3" w:rsidR="009753A7" w:rsidRDefault="00CA09C4" w:rsidP="009753A7">
      <w:pPr>
        <w:rPr>
          <w:lang w:val="ru-RU"/>
        </w:rPr>
      </w:pPr>
      <w:r>
        <w:rPr>
          <w:lang w:val="ru-RU"/>
        </w:rPr>
        <w:t xml:space="preserve">Система является частью </w:t>
      </w:r>
      <w:r w:rsidR="009753A7" w:rsidRPr="009753A7">
        <w:rPr>
          <w:lang w:val="ru-RU"/>
        </w:rPr>
        <w:t>родительск</w:t>
      </w:r>
      <w:r>
        <w:rPr>
          <w:lang w:val="ru-RU"/>
        </w:rPr>
        <w:t>ого</w:t>
      </w:r>
      <w:r w:rsidR="009753A7" w:rsidRPr="009753A7">
        <w:rPr>
          <w:lang w:val="ru-RU"/>
        </w:rPr>
        <w:t xml:space="preserve"> портал</w:t>
      </w:r>
      <w:r>
        <w:rPr>
          <w:lang w:val="ru-RU"/>
        </w:rPr>
        <w:t>а и использует его интерфейсы и сервисы</w:t>
      </w:r>
      <w:r w:rsidR="009753A7" w:rsidRPr="009753A7">
        <w:rPr>
          <w:lang w:val="ru-RU"/>
        </w:rPr>
        <w:t xml:space="preserve"> для аутентификации, навигации и личного кабинета</w:t>
      </w:r>
      <w:r>
        <w:rPr>
          <w:lang w:val="ru-RU"/>
        </w:rPr>
        <w:t>.</w:t>
      </w:r>
    </w:p>
    <w:p w14:paraId="7E72460E" w14:textId="0463875A" w:rsidR="00CA09C4" w:rsidRDefault="00CA09C4" w:rsidP="00CA09C4">
      <w:pPr>
        <w:pStyle w:val="3"/>
        <w:rPr>
          <w:lang w:val="ru-RU"/>
        </w:rPr>
      </w:pPr>
      <w:r>
        <w:rPr>
          <w:lang w:val="ru-RU"/>
        </w:rPr>
        <w:t>Актуальность законодательства</w:t>
      </w:r>
    </w:p>
    <w:p w14:paraId="7C251D0D" w14:textId="0136250D" w:rsidR="00CA09C4" w:rsidRDefault="00CA09C4" w:rsidP="00CA09C4">
      <w:pPr>
        <w:pStyle w:val="Normalunindented"/>
      </w:pPr>
      <w:r w:rsidRPr="00CA09C4">
        <w:t>Предполагается, что требования законодательства РФ в части регулирования интернет-контента и персональных данных останутся стабильными на время разработки.</w:t>
      </w:r>
    </w:p>
    <w:p w14:paraId="3182B3FD" w14:textId="5122E544" w:rsidR="00CA09C4" w:rsidRDefault="00CA09C4" w:rsidP="00CA09C4">
      <w:pPr>
        <w:pStyle w:val="3"/>
        <w:rPr>
          <w:lang w:val="ru-RU"/>
        </w:rPr>
      </w:pPr>
      <w:r>
        <w:rPr>
          <w:lang w:val="ru-RU"/>
        </w:rPr>
        <w:t>Хостинг провайдер</w:t>
      </w:r>
    </w:p>
    <w:p w14:paraId="4CB46F12" w14:textId="4E8604B2" w:rsidR="00CA09C4" w:rsidRDefault="00CA09C4" w:rsidP="009753A7">
      <w:pPr>
        <w:rPr>
          <w:rFonts w:ascii="Arial" w:hAnsi="Arial"/>
          <w:iCs/>
          <w:color w:val="000000" w:themeColor="text1"/>
          <w:sz w:val="22"/>
          <w:lang w:val="ru-RU"/>
        </w:rPr>
      </w:pPr>
      <w:r w:rsidRPr="00CA09C4">
        <w:rPr>
          <w:rFonts w:ascii="Arial" w:hAnsi="Arial"/>
          <w:iCs/>
          <w:color w:val="000000" w:themeColor="text1"/>
          <w:sz w:val="22"/>
          <w:lang w:val="ru-RU"/>
        </w:rPr>
        <w:t>Система зависит от стороннего хостинг-провайдера, обеспечивающего физическую инфраструктуру (серверы, сетевое оборудование, каналы связи).</w:t>
      </w:r>
    </w:p>
    <w:p w14:paraId="0B0DFFD1" w14:textId="0002B80C" w:rsidR="00CA09C4" w:rsidRDefault="00CA09C4" w:rsidP="00CA09C4">
      <w:pPr>
        <w:pStyle w:val="3"/>
        <w:rPr>
          <w:lang w:val="ru-RU"/>
        </w:rPr>
      </w:pPr>
      <w:r>
        <w:rPr>
          <w:lang w:val="ru-RU"/>
        </w:rPr>
        <w:t xml:space="preserve">Сторонние библиотеки </w:t>
      </w:r>
    </w:p>
    <w:p w14:paraId="2F90B11B" w14:textId="1EFE606B" w:rsidR="00CA09C4" w:rsidRPr="003B0CD9" w:rsidRDefault="00CA09C4" w:rsidP="009753A7">
      <w:pPr>
        <w:rPr>
          <w:rFonts w:ascii="Arial" w:hAnsi="Arial"/>
          <w:iCs/>
          <w:color w:val="000000" w:themeColor="text1"/>
          <w:sz w:val="22"/>
          <w:lang w:val="ru-RU"/>
          <w:rPrChange w:id="715" w:author="Vasy Medov" w:date="2026-02-26T17:30:00Z">
            <w:rPr/>
          </w:rPrChange>
        </w:rPr>
      </w:pPr>
      <w:r w:rsidRPr="00CA09C4">
        <w:rPr>
          <w:rFonts w:ascii="Arial" w:hAnsi="Arial"/>
          <w:iCs/>
          <w:color w:val="000000" w:themeColor="text1"/>
          <w:sz w:val="22"/>
          <w:lang w:val="ru-RU"/>
        </w:rPr>
        <w:t xml:space="preserve">Система </w:t>
      </w:r>
      <w:r>
        <w:rPr>
          <w:rFonts w:ascii="Arial" w:hAnsi="Arial"/>
          <w:iCs/>
          <w:color w:val="000000" w:themeColor="text1"/>
          <w:sz w:val="22"/>
          <w:lang w:val="ru-RU"/>
        </w:rPr>
        <w:t>зависит от стабильности, безопасности и доступности используемых библиотек и инструментов.</w:t>
      </w:r>
    </w:p>
    <w:p w14:paraId="16641CB6" w14:textId="77777777" w:rsidR="00310C4B" w:rsidRPr="00626646" w:rsidRDefault="00310C4B" w:rsidP="00C939DE">
      <w:pPr>
        <w:pStyle w:val="1"/>
        <w:rPr>
          <w:color w:val="000000" w:themeColor="text1"/>
          <w:rPrChange w:id="716" w:author="Vasy Medov" w:date="2026-02-26T17:30:00Z">
            <w:rPr/>
          </w:rPrChange>
        </w:rPr>
      </w:pPr>
      <w:bookmarkStart w:id="717" w:name="_Toc439994687"/>
      <w:bookmarkStart w:id="718" w:name="_Toc352609392"/>
      <w:bookmarkStart w:id="719" w:name="_Toc223093399"/>
      <w:r w:rsidRPr="00626646">
        <w:rPr>
          <w:color w:val="000000" w:themeColor="text1"/>
          <w:rPrChange w:id="720" w:author="Vasy Medov" w:date="2026-02-26T17:30:00Z">
            <w:rPr/>
          </w:rPrChange>
        </w:rPr>
        <w:t>System Features</w:t>
      </w:r>
      <w:bookmarkEnd w:id="717"/>
      <w:bookmarkEnd w:id="718"/>
      <w:bookmarkEnd w:id="719"/>
    </w:p>
    <w:p w14:paraId="19AE3D20" w14:textId="77777777" w:rsidR="00310C4B" w:rsidRPr="00626646" w:rsidRDefault="00310C4B">
      <w:pPr>
        <w:pStyle w:val="template"/>
        <w:rPr>
          <w:color w:val="000000" w:themeColor="text1"/>
          <w:rPrChange w:id="721" w:author="Vasy Medov" w:date="2026-02-26T17:30:00Z">
            <w:rPr/>
          </w:rPrChange>
        </w:rPr>
      </w:pPr>
      <w:r w:rsidRPr="00626646">
        <w:rPr>
          <w:color w:val="000000" w:themeColor="text1"/>
          <w:rPrChange w:id="722" w:author="Vasy Medov" w:date="2026-02-26T17:30:00Z">
            <w:rPr/>
          </w:rPrChange>
        </w:rPr>
        <w:t xml:space="preserve">&lt;This template illustrates organizing the functional requirements for the product by system features, the major services provided by the product. You may prefer to organize this section by use case, mode of operation, user class, object class, functional hierarchy, </w:t>
      </w:r>
      <w:r w:rsidR="00261530" w:rsidRPr="00626646">
        <w:rPr>
          <w:color w:val="000000" w:themeColor="text1"/>
          <w:rPrChange w:id="723" w:author="Vasy Medov" w:date="2026-02-26T17:30:00Z">
            <w:rPr/>
          </w:rPrChange>
        </w:rPr>
        <w:t xml:space="preserve">stimulus, response, </w:t>
      </w:r>
      <w:r w:rsidRPr="00626646">
        <w:rPr>
          <w:color w:val="000000" w:themeColor="text1"/>
          <w:rPrChange w:id="724" w:author="Vasy Medov" w:date="2026-02-26T17:30:00Z">
            <w:rPr/>
          </w:rPrChange>
        </w:rPr>
        <w:t>or combinations of these, whatever makes the most logical sense for your product.&gt;</w:t>
      </w:r>
    </w:p>
    <w:p w14:paraId="4C6BA148" w14:textId="77777777" w:rsidR="00310C4B" w:rsidRPr="00626646" w:rsidRDefault="00310C4B">
      <w:pPr>
        <w:pStyle w:val="2"/>
        <w:rPr>
          <w:color w:val="000000" w:themeColor="text1"/>
          <w:rPrChange w:id="725" w:author="Vasy Medov" w:date="2026-02-26T17:30:00Z">
            <w:rPr/>
          </w:rPrChange>
        </w:rPr>
      </w:pPr>
      <w:bookmarkStart w:id="726" w:name="_Toc439994688"/>
      <w:bookmarkStart w:id="727" w:name="_Toc352609393"/>
      <w:bookmarkStart w:id="728" w:name="_Toc223093400"/>
      <w:r w:rsidRPr="00626646">
        <w:rPr>
          <w:color w:val="000000" w:themeColor="text1"/>
          <w:rPrChange w:id="729" w:author="Vasy Medov" w:date="2026-02-26T17:30:00Z">
            <w:rPr/>
          </w:rPrChange>
        </w:rPr>
        <w:lastRenderedPageBreak/>
        <w:t>System Feature 1</w:t>
      </w:r>
      <w:bookmarkEnd w:id="726"/>
      <w:bookmarkEnd w:id="727"/>
      <w:bookmarkEnd w:id="728"/>
    </w:p>
    <w:p w14:paraId="58172AE2" w14:textId="77777777" w:rsidR="00310C4B" w:rsidRPr="00626646" w:rsidRDefault="00310C4B">
      <w:pPr>
        <w:pStyle w:val="template"/>
        <w:rPr>
          <w:color w:val="000000" w:themeColor="text1"/>
          <w:rPrChange w:id="730" w:author="Vasy Medov" w:date="2026-02-26T17:30:00Z">
            <w:rPr/>
          </w:rPrChange>
        </w:rPr>
      </w:pPr>
      <w:r w:rsidRPr="00626646">
        <w:rPr>
          <w:color w:val="000000" w:themeColor="text1"/>
          <w:rPrChange w:id="731" w:author="Vasy Medov" w:date="2026-02-26T17:30:00Z">
            <w:rPr/>
          </w:rPrChange>
        </w:rPr>
        <w:t>&lt;Don’t really say “System Feature 1.” State the feature name in just a few words.&gt;</w:t>
      </w:r>
    </w:p>
    <w:p w14:paraId="0BD5173E" w14:textId="77777777" w:rsidR="00310C4B" w:rsidRPr="00626646" w:rsidRDefault="00310C4B" w:rsidP="00BC2175">
      <w:pPr>
        <w:pStyle w:val="3"/>
        <w:rPr>
          <w:color w:val="000000" w:themeColor="text1"/>
          <w:rPrChange w:id="732" w:author="Vasy Medov" w:date="2026-02-26T17:30:00Z">
            <w:rPr/>
          </w:rPrChange>
        </w:rPr>
      </w:pPr>
      <w:r w:rsidRPr="00626646">
        <w:rPr>
          <w:color w:val="000000" w:themeColor="text1"/>
          <w:rPrChange w:id="733" w:author="Vasy Medov" w:date="2026-02-26T17:30:00Z">
            <w:rPr/>
          </w:rPrChange>
        </w:rPr>
        <w:tab/>
      </w:r>
      <w:bookmarkStart w:id="734" w:name="_Toc223093401"/>
      <w:r w:rsidRPr="00626646">
        <w:rPr>
          <w:color w:val="000000" w:themeColor="text1"/>
          <w:rPrChange w:id="735" w:author="Vasy Medov" w:date="2026-02-26T17:30:00Z">
            <w:rPr/>
          </w:rPrChange>
        </w:rPr>
        <w:t>Description</w:t>
      </w:r>
      <w:bookmarkEnd w:id="734"/>
    </w:p>
    <w:p w14:paraId="08E951A9" w14:textId="77777777" w:rsidR="00310C4B" w:rsidRPr="00626646" w:rsidRDefault="00310C4B" w:rsidP="00BC2175">
      <w:pPr>
        <w:pStyle w:val="level3text"/>
        <w:rPr>
          <w:color w:val="000000" w:themeColor="text1"/>
          <w:rPrChange w:id="736" w:author="Vasy Medov" w:date="2026-02-26T17:30:00Z">
            <w:rPr/>
          </w:rPrChange>
        </w:rPr>
      </w:pPr>
      <w:bookmarkStart w:id="737" w:name="_Toc223093402"/>
      <w:r w:rsidRPr="00626646">
        <w:rPr>
          <w:color w:val="000000" w:themeColor="text1"/>
          <w:rPrChange w:id="738" w:author="Vasy Medov" w:date="2026-02-26T17:30:00Z">
            <w:rPr/>
          </w:rPrChange>
        </w:rPr>
        <w:t>&lt;Provide a short description of the feature and indicate whether it is of High, Medium, or Low priority.&gt;</w:t>
      </w:r>
      <w:bookmarkEnd w:id="737"/>
    </w:p>
    <w:p w14:paraId="79EE7358" w14:textId="77777777" w:rsidR="00310C4B" w:rsidRPr="00626646" w:rsidRDefault="00310C4B" w:rsidP="00BC2175">
      <w:pPr>
        <w:pStyle w:val="3"/>
        <w:rPr>
          <w:color w:val="000000" w:themeColor="text1"/>
          <w:rPrChange w:id="739" w:author="Vasy Medov" w:date="2026-02-26T17:30:00Z">
            <w:rPr/>
          </w:rPrChange>
        </w:rPr>
      </w:pPr>
      <w:r w:rsidRPr="00626646">
        <w:rPr>
          <w:color w:val="000000" w:themeColor="text1"/>
          <w:rPrChange w:id="740" w:author="Vasy Medov" w:date="2026-02-26T17:30:00Z">
            <w:rPr/>
          </w:rPrChange>
        </w:rPr>
        <w:tab/>
      </w:r>
      <w:bookmarkStart w:id="741" w:name="_Toc223093403"/>
      <w:r w:rsidRPr="00626646">
        <w:rPr>
          <w:color w:val="000000" w:themeColor="text1"/>
          <w:rPrChange w:id="742" w:author="Vasy Medov" w:date="2026-02-26T17:30:00Z">
            <w:rPr/>
          </w:rPrChange>
        </w:rPr>
        <w:t>Stimulus/Response Sequences</w:t>
      </w:r>
      <w:bookmarkEnd w:id="741"/>
    </w:p>
    <w:p w14:paraId="4BCBE497" w14:textId="77777777" w:rsidR="00310C4B" w:rsidRPr="00626646" w:rsidRDefault="00310C4B" w:rsidP="00BC2175">
      <w:pPr>
        <w:pStyle w:val="level3text"/>
        <w:rPr>
          <w:color w:val="000000" w:themeColor="text1"/>
          <w:rPrChange w:id="743" w:author="Vasy Medov" w:date="2026-02-26T17:30:00Z">
            <w:rPr/>
          </w:rPrChange>
        </w:rPr>
      </w:pPr>
      <w:bookmarkStart w:id="744" w:name="_Toc223093404"/>
      <w:r w:rsidRPr="00626646">
        <w:rPr>
          <w:color w:val="000000" w:themeColor="text1"/>
          <w:rPrChange w:id="745" w:author="Vasy Medov" w:date="2026-02-26T17:30:00Z">
            <w:rPr/>
          </w:rPrChange>
        </w:rPr>
        <w:t>&lt;List the sequences of user actions and system responses that stimulate the behavior defined for this feature. These will correspond to the dialog elements associated with use cases.&gt;</w:t>
      </w:r>
      <w:bookmarkEnd w:id="744"/>
    </w:p>
    <w:p w14:paraId="680D44CD" w14:textId="77777777" w:rsidR="00BC2175" w:rsidRPr="00626646" w:rsidRDefault="00310C4B" w:rsidP="00BC2175">
      <w:pPr>
        <w:pStyle w:val="3"/>
        <w:rPr>
          <w:color w:val="000000" w:themeColor="text1"/>
          <w:rPrChange w:id="746" w:author="Vasy Medov" w:date="2026-02-26T17:30:00Z">
            <w:rPr/>
          </w:rPrChange>
        </w:rPr>
      </w:pPr>
      <w:bookmarkStart w:id="747" w:name="_Toc223093405"/>
      <w:r w:rsidRPr="00626646">
        <w:rPr>
          <w:color w:val="000000" w:themeColor="text1"/>
          <w:rPrChange w:id="748" w:author="Vasy Medov" w:date="2026-02-26T17:30:00Z">
            <w:rPr/>
          </w:rPrChange>
        </w:rPr>
        <w:t>Functional Requirements</w:t>
      </w:r>
      <w:bookmarkEnd w:id="747"/>
    </w:p>
    <w:p w14:paraId="60156568" w14:textId="77777777" w:rsidR="00310C4B" w:rsidRPr="00626646" w:rsidRDefault="00310C4B" w:rsidP="00BC2175">
      <w:pPr>
        <w:pStyle w:val="level3text"/>
        <w:rPr>
          <w:color w:val="000000" w:themeColor="text1"/>
          <w:rPrChange w:id="749" w:author="Vasy Medov" w:date="2026-02-26T17:30:00Z">
            <w:rPr/>
          </w:rPrChange>
        </w:rPr>
      </w:pPr>
      <w:bookmarkStart w:id="750" w:name="_Toc223093406"/>
      <w:r w:rsidRPr="00626646">
        <w:rPr>
          <w:color w:val="000000" w:themeColor="text1"/>
          <w:rPrChange w:id="751" w:author="Vasy Medov" w:date="2026-02-26T17:30:00Z">
            <w:rPr/>
          </w:rPrChange>
        </w:rPr>
        <w:t>&lt;</w:t>
      </w:r>
      <w:r w:rsidR="00052274" w:rsidRPr="00626646">
        <w:rPr>
          <w:color w:val="000000" w:themeColor="text1"/>
          <w:rPrChange w:id="752" w:author="Vasy Medov" w:date="2026-02-26T17:30:00Z">
            <w:rPr/>
          </w:rPrChange>
        </w:rPr>
        <w:t>Itemize the specific functional requirements associated with this feature. These are the software capabilities that must be implemented for the user to carry out the feature's services or to perform a use case. Describe how the product should respond to anticipated error conditio</w:t>
      </w:r>
      <w:r w:rsidR="00FB463B" w:rsidRPr="00626646">
        <w:rPr>
          <w:color w:val="000000" w:themeColor="text1"/>
          <w:rPrChange w:id="753" w:author="Vasy Medov" w:date="2026-02-26T17:30:00Z">
            <w:rPr/>
          </w:rPrChange>
        </w:rPr>
        <w:t>ns.</w:t>
      </w:r>
      <w:r w:rsidRPr="00626646">
        <w:rPr>
          <w:color w:val="000000" w:themeColor="text1"/>
          <w:rPrChange w:id="754" w:author="Vasy Medov" w:date="2026-02-26T17:30:00Z">
            <w:rPr/>
          </w:rPrChange>
        </w:rPr>
        <w:t xml:space="preserve"> Use “TBD” as a placeholder to indicate when </w:t>
      </w:r>
      <w:proofErr w:type="gramStart"/>
      <w:r w:rsidRPr="00626646">
        <w:rPr>
          <w:color w:val="000000" w:themeColor="text1"/>
          <w:rPrChange w:id="755" w:author="Vasy Medov" w:date="2026-02-26T17:30:00Z">
            <w:rPr/>
          </w:rPrChange>
        </w:rPr>
        <w:t>necessary</w:t>
      </w:r>
      <w:proofErr w:type="gramEnd"/>
      <w:r w:rsidRPr="00626646">
        <w:rPr>
          <w:color w:val="000000" w:themeColor="text1"/>
          <w:rPrChange w:id="756" w:author="Vasy Medov" w:date="2026-02-26T17:30:00Z">
            <w:rPr/>
          </w:rPrChange>
        </w:rPr>
        <w:t xml:space="preserve"> information is not yet available.&gt;</w:t>
      </w:r>
      <w:bookmarkEnd w:id="750"/>
    </w:p>
    <w:p w14:paraId="2FE02711" w14:textId="77777777" w:rsidR="00310C4B" w:rsidRPr="00626646" w:rsidRDefault="00310C4B">
      <w:pPr>
        <w:pStyle w:val="2"/>
        <w:rPr>
          <w:color w:val="000000" w:themeColor="text1"/>
          <w:rPrChange w:id="757" w:author="Vasy Medov" w:date="2026-02-26T17:30:00Z">
            <w:rPr/>
          </w:rPrChange>
        </w:rPr>
      </w:pPr>
      <w:bookmarkStart w:id="758" w:name="_Toc439994689"/>
      <w:bookmarkStart w:id="759" w:name="_Toc352609394"/>
      <w:bookmarkStart w:id="760" w:name="_Toc223093407"/>
      <w:r w:rsidRPr="00626646">
        <w:rPr>
          <w:color w:val="000000" w:themeColor="text1"/>
          <w:rPrChange w:id="761" w:author="Vasy Medov" w:date="2026-02-26T17:30:00Z">
            <w:rPr/>
          </w:rPrChange>
        </w:rPr>
        <w:t>System Feature 2 (and so on)</w:t>
      </w:r>
      <w:bookmarkEnd w:id="758"/>
      <w:bookmarkEnd w:id="759"/>
      <w:bookmarkEnd w:id="760"/>
    </w:p>
    <w:p w14:paraId="45477A50" w14:textId="77777777" w:rsidR="00052274" w:rsidRPr="00626646" w:rsidRDefault="00052274" w:rsidP="00C939DE">
      <w:pPr>
        <w:pStyle w:val="1"/>
        <w:rPr>
          <w:color w:val="000000" w:themeColor="text1"/>
          <w:rPrChange w:id="762" w:author="Vasy Medov" w:date="2026-02-26T17:30:00Z">
            <w:rPr/>
          </w:rPrChange>
        </w:rPr>
      </w:pPr>
      <w:bookmarkStart w:id="763" w:name="_Toc352609395"/>
      <w:bookmarkStart w:id="764" w:name="_Toc223093408"/>
      <w:r w:rsidRPr="00626646">
        <w:rPr>
          <w:color w:val="000000" w:themeColor="text1"/>
          <w:rPrChange w:id="765" w:author="Vasy Medov" w:date="2026-02-26T17:30:00Z">
            <w:rPr/>
          </w:rPrChange>
        </w:rPr>
        <w:t>Data Requirements</w:t>
      </w:r>
      <w:bookmarkEnd w:id="763"/>
      <w:bookmarkEnd w:id="764"/>
    </w:p>
    <w:p w14:paraId="622C1F4F" w14:textId="77777777" w:rsidR="00052274" w:rsidRPr="00626646" w:rsidRDefault="00052274" w:rsidP="00052274">
      <w:pPr>
        <w:pStyle w:val="template"/>
        <w:rPr>
          <w:color w:val="000000" w:themeColor="text1"/>
          <w:rPrChange w:id="766" w:author="Vasy Medov" w:date="2026-02-26T17:30:00Z">
            <w:rPr/>
          </w:rPrChange>
        </w:rPr>
      </w:pPr>
      <w:r w:rsidRPr="00626646">
        <w:rPr>
          <w:color w:val="000000" w:themeColor="text1"/>
          <w:rPrChange w:id="767" w:author="Vasy Medov" w:date="2026-02-26T17:30:00Z">
            <w:rPr/>
          </w:rPrChange>
        </w:rPr>
        <w:t>&lt;This section describes various aspects of the data that the system will consume as inputs, process in some fashion, or create as outputs.&gt;</w:t>
      </w:r>
    </w:p>
    <w:p w14:paraId="51BA0825" w14:textId="77777777" w:rsidR="00052274" w:rsidRPr="00626646" w:rsidRDefault="00052274" w:rsidP="00052274">
      <w:pPr>
        <w:pStyle w:val="2"/>
        <w:rPr>
          <w:color w:val="000000" w:themeColor="text1"/>
          <w:rPrChange w:id="768" w:author="Vasy Medov" w:date="2026-02-26T17:30:00Z">
            <w:rPr/>
          </w:rPrChange>
        </w:rPr>
      </w:pPr>
      <w:bookmarkStart w:id="769" w:name="_Toc352609396"/>
      <w:bookmarkStart w:id="770" w:name="_Toc223093409"/>
      <w:r w:rsidRPr="00626646">
        <w:rPr>
          <w:color w:val="000000" w:themeColor="text1"/>
          <w:rPrChange w:id="771" w:author="Vasy Medov" w:date="2026-02-26T17:30:00Z">
            <w:rPr/>
          </w:rPrChange>
        </w:rPr>
        <w:t>Logical Data Model</w:t>
      </w:r>
      <w:bookmarkEnd w:id="769"/>
      <w:bookmarkEnd w:id="770"/>
    </w:p>
    <w:p w14:paraId="68D7433D" w14:textId="77777777" w:rsidR="00052274" w:rsidRPr="00626646" w:rsidRDefault="00052274" w:rsidP="00052274">
      <w:pPr>
        <w:pStyle w:val="template"/>
        <w:rPr>
          <w:color w:val="000000" w:themeColor="text1"/>
          <w:rPrChange w:id="772" w:author="Vasy Medov" w:date="2026-02-26T17:30:00Z">
            <w:rPr/>
          </w:rPrChange>
        </w:rPr>
      </w:pPr>
      <w:r w:rsidRPr="00626646">
        <w:rPr>
          <w:color w:val="000000" w:themeColor="text1"/>
          <w:rPrChange w:id="773" w:author="Vasy Medov" w:date="2026-02-26T17:30:00Z">
            <w:rPr/>
          </w:rPrChange>
        </w:rPr>
        <w:t xml:space="preserve">&lt;A data model is a visual representation of the data objects and collections the system will process and the relationships between them. Include a data model for the business operations being addressed by the system, or a logical representation for the data that the system itself will manipulate. Data models are most commonly created </w:t>
      </w:r>
      <w:r w:rsidR="00FB463B" w:rsidRPr="00626646">
        <w:rPr>
          <w:color w:val="000000" w:themeColor="text1"/>
          <w:rPrChange w:id="774" w:author="Vasy Medov" w:date="2026-02-26T17:30:00Z">
            <w:rPr/>
          </w:rPrChange>
        </w:rPr>
        <w:t xml:space="preserve">as </w:t>
      </w:r>
      <w:r w:rsidRPr="00626646">
        <w:rPr>
          <w:color w:val="000000" w:themeColor="text1"/>
          <w:rPrChange w:id="775" w:author="Vasy Medov" w:date="2026-02-26T17:30:00Z">
            <w:rPr/>
          </w:rPrChange>
        </w:rPr>
        <w:t>an entity-relationship diagram.&gt;</w:t>
      </w:r>
    </w:p>
    <w:p w14:paraId="253B6629" w14:textId="77777777" w:rsidR="00052274" w:rsidRPr="00626646" w:rsidRDefault="00052274" w:rsidP="00052274">
      <w:pPr>
        <w:pStyle w:val="2"/>
        <w:rPr>
          <w:color w:val="000000" w:themeColor="text1"/>
          <w:rPrChange w:id="776" w:author="Vasy Medov" w:date="2026-02-26T17:30:00Z">
            <w:rPr/>
          </w:rPrChange>
        </w:rPr>
      </w:pPr>
      <w:bookmarkStart w:id="777" w:name="_Toc352609397"/>
      <w:bookmarkStart w:id="778" w:name="_Toc223093410"/>
      <w:r w:rsidRPr="00626646">
        <w:rPr>
          <w:color w:val="000000" w:themeColor="text1"/>
          <w:rPrChange w:id="779" w:author="Vasy Medov" w:date="2026-02-26T17:30:00Z">
            <w:rPr/>
          </w:rPrChange>
        </w:rPr>
        <w:t>Data Dictionary</w:t>
      </w:r>
      <w:bookmarkEnd w:id="777"/>
      <w:bookmarkEnd w:id="778"/>
    </w:p>
    <w:p w14:paraId="72CAF50E" w14:textId="77777777" w:rsidR="00052274" w:rsidRPr="00626646" w:rsidRDefault="00052274" w:rsidP="00052274">
      <w:pPr>
        <w:pStyle w:val="template"/>
        <w:rPr>
          <w:color w:val="000000" w:themeColor="text1"/>
          <w:rPrChange w:id="780" w:author="Vasy Medov" w:date="2026-02-26T17:30:00Z">
            <w:rPr/>
          </w:rPrChange>
        </w:rPr>
      </w:pPr>
      <w:r w:rsidRPr="00626646">
        <w:rPr>
          <w:color w:val="000000" w:themeColor="text1"/>
          <w:rPrChange w:id="781" w:author="Vasy Medov" w:date="2026-02-26T17:30:00Z">
            <w:rPr/>
          </w:rPrChange>
        </w:rPr>
        <w:t>&lt;The data dictionary defines the composition of data structures and the meaning, data type, length, format, and allowed values for the data elements that make up those structures. In many cases, you're better off storing the data dictionary as a separate artifact, rather than embedding it in the middle of an SRS. That also increases its reusability potential in other projects.&gt;</w:t>
      </w:r>
    </w:p>
    <w:p w14:paraId="6F2802D5" w14:textId="77777777" w:rsidR="00052274" w:rsidRPr="00626646" w:rsidRDefault="00052274" w:rsidP="00052274">
      <w:pPr>
        <w:pStyle w:val="2"/>
        <w:rPr>
          <w:color w:val="000000" w:themeColor="text1"/>
          <w:rPrChange w:id="782" w:author="Vasy Medov" w:date="2026-02-26T17:30:00Z">
            <w:rPr/>
          </w:rPrChange>
        </w:rPr>
      </w:pPr>
      <w:bookmarkStart w:id="783" w:name="_Toc352609398"/>
      <w:bookmarkStart w:id="784" w:name="_Toc223093411"/>
      <w:r w:rsidRPr="00626646">
        <w:rPr>
          <w:color w:val="000000" w:themeColor="text1"/>
          <w:rPrChange w:id="785" w:author="Vasy Medov" w:date="2026-02-26T17:30:00Z">
            <w:rPr/>
          </w:rPrChange>
        </w:rPr>
        <w:t>Reports</w:t>
      </w:r>
      <w:bookmarkEnd w:id="783"/>
      <w:bookmarkEnd w:id="784"/>
    </w:p>
    <w:p w14:paraId="6D01A32E" w14:textId="77777777" w:rsidR="00052274" w:rsidRPr="00626646" w:rsidRDefault="00052274" w:rsidP="00052274">
      <w:pPr>
        <w:pStyle w:val="template"/>
        <w:rPr>
          <w:color w:val="000000" w:themeColor="text1"/>
          <w:rPrChange w:id="786" w:author="Vasy Medov" w:date="2026-02-26T17:30:00Z">
            <w:rPr/>
          </w:rPrChange>
        </w:rPr>
      </w:pPr>
      <w:r w:rsidRPr="00626646">
        <w:rPr>
          <w:color w:val="000000" w:themeColor="text1"/>
          <w:rPrChange w:id="787" w:author="Vasy Medov" w:date="2026-02-26T17:30:00Z">
            <w:rPr/>
          </w:rPrChange>
        </w:rPr>
        <w:t xml:space="preserve">&lt;If your application will generate any reports, identify them here and describe their characteristics. If a report must conform to a specific predefined </w:t>
      </w:r>
      <w:proofErr w:type="gramStart"/>
      <w:r w:rsidRPr="00626646">
        <w:rPr>
          <w:color w:val="000000" w:themeColor="text1"/>
          <w:rPrChange w:id="788" w:author="Vasy Medov" w:date="2026-02-26T17:30:00Z">
            <w:rPr/>
          </w:rPrChange>
        </w:rPr>
        <w:t>layout</w:t>
      </w:r>
      <w:proofErr w:type="gramEnd"/>
      <w:r w:rsidRPr="00626646">
        <w:rPr>
          <w:color w:val="000000" w:themeColor="text1"/>
          <w:rPrChange w:id="789" w:author="Vasy Medov" w:date="2026-02-26T17:30:00Z">
            <w:rPr/>
          </w:rPrChange>
        </w:rPr>
        <w:t xml:space="preserve"> you can specify that here as a constraint, perhaps with an example. Otherwise, focus on the logical descriptions of the report content, sort sequence, totaling levels, and so forth</w:t>
      </w:r>
      <w:r w:rsidR="00907D6A" w:rsidRPr="00626646">
        <w:rPr>
          <w:color w:val="000000" w:themeColor="text1"/>
          <w:rPrChange w:id="790" w:author="Vasy Medov" w:date="2026-02-26T17:30:00Z">
            <w:rPr/>
          </w:rPrChange>
        </w:rPr>
        <w:t>,</w:t>
      </w:r>
      <w:r w:rsidRPr="00626646">
        <w:rPr>
          <w:color w:val="000000" w:themeColor="text1"/>
          <w:rPrChange w:id="791" w:author="Vasy Medov" w:date="2026-02-26T17:30:00Z">
            <w:rPr/>
          </w:rPrChange>
        </w:rPr>
        <w:t xml:space="preserve"> defer</w:t>
      </w:r>
      <w:r w:rsidR="00907D6A" w:rsidRPr="00626646">
        <w:rPr>
          <w:color w:val="000000" w:themeColor="text1"/>
          <w:rPrChange w:id="792" w:author="Vasy Medov" w:date="2026-02-26T17:30:00Z">
            <w:rPr/>
          </w:rPrChange>
        </w:rPr>
        <w:t>ring</w:t>
      </w:r>
      <w:r w:rsidRPr="00626646">
        <w:rPr>
          <w:color w:val="000000" w:themeColor="text1"/>
          <w:rPrChange w:id="793" w:author="Vasy Medov" w:date="2026-02-26T17:30:00Z">
            <w:rPr/>
          </w:rPrChange>
        </w:rPr>
        <w:t xml:space="preserve"> the detailed report layout to the design stage.&gt;</w:t>
      </w:r>
    </w:p>
    <w:p w14:paraId="72DE1B03" w14:textId="77777777" w:rsidR="00052274" w:rsidRPr="00626646" w:rsidRDefault="00052274" w:rsidP="00052274">
      <w:pPr>
        <w:pStyle w:val="2"/>
        <w:rPr>
          <w:color w:val="000000" w:themeColor="text1"/>
          <w:rPrChange w:id="794" w:author="Vasy Medov" w:date="2026-02-26T17:30:00Z">
            <w:rPr/>
          </w:rPrChange>
        </w:rPr>
      </w:pPr>
      <w:bookmarkStart w:id="795" w:name="_Toc352609399"/>
      <w:bookmarkStart w:id="796" w:name="_Toc223093412"/>
      <w:r w:rsidRPr="00626646">
        <w:rPr>
          <w:color w:val="000000" w:themeColor="text1"/>
          <w:rPrChange w:id="797" w:author="Vasy Medov" w:date="2026-02-26T17:30:00Z">
            <w:rPr/>
          </w:rPrChange>
        </w:rPr>
        <w:lastRenderedPageBreak/>
        <w:t>Data Acquisition, Integrity, Retention, and Disposal</w:t>
      </w:r>
      <w:bookmarkStart w:id="798" w:name="_Toc439994682"/>
      <w:bookmarkEnd w:id="795"/>
      <w:bookmarkEnd w:id="796"/>
    </w:p>
    <w:p w14:paraId="4DBF334E" w14:textId="77777777" w:rsidR="00052274" w:rsidRPr="00626646" w:rsidRDefault="00907D6A" w:rsidP="00052274">
      <w:pPr>
        <w:pStyle w:val="template"/>
        <w:rPr>
          <w:color w:val="000000" w:themeColor="text1"/>
          <w:rPrChange w:id="799" w:author="Vasy Medov" w:date="2026-02-26T17:30:00Z">
            <w:rPr/>
          </w:rPrChange>
        </w:rPr>
      </w:pPr>
      <w:r w:rsidRPr="00626646">
        <w:rPr>
          <w:color w:val="000000" w:themeColor="text1"/>
          <w:rPrChange w:id="800" w:author="Vasy Medov" w:date="2026-02-26T17:30:00Z">
            <w:rPr/>
          </w:rPrChange>
        </w:rPr>
        <w:t>&lt;</w:t>
      </w:r>
      <w:r w:rsidR="00052274" w:rsidRPr="00626646">
        <w:rPr>
          <w:color w:val="000000" w:themeColor="text1"/>
          <w:rPrChange w:id="801" w:author="Vasy Medov" w:date="2026-02-26T17:30:00Z">
            <w:rPr/>
          </w:rPrChange>
        </w:rPr>
        <w:t>If relevant, describe how data is acquired and maintained. State any requirements regarding the need to protect the integrity of the system's data. Identify any specific techniques that are necessary, such as backups, checkpointing, mirroring, or data accuracy verification. State policies the system must enforce for either retaining or disposing of data, including temporary data, metadata, residual data (such as deleted records), cached data, local copies, archives, and interim backups.</w:t>
      </w:r>
      <w:r w:rsidRPr="00626646">
        <w:rPr>
          <w:color w:val="000000" w:themeColor="text1"/>
          <w:rPrChange w:id="802" w:author="Vasy Medov" w:date="2026-02-26T17:30:00Z">
            <w:rPr/>
          </w:rPrChange>
        </w:rPr>
        <w:t>&gt;</w:t>
      </w:r>
    </w:p>
    <w:p w14:paraId="3B2022DC" w14:textId="77777777" w:rsidR="00310C4B" w:rsidRPr="00626646" w:rsidRDefault="00310C4B" w:rsidP="00C939DE">
      <w:pPr>
        <w:pStyle w:val="1"/>
        <w:rPr>
          <w:color w:val="000000" w:themeColor="text1"/>
          <w:rPrChange w:id="803" w:author="Vasy Medov" w:date="2026-02-26T17:30:00Z">
            <w:rPr/>
          </w:rPrChange>
        </w:rPr>
      </w:pPr>
      <w:bookmarkStart w:id="804" w:name="_Toc352609400"/>
      <w:bookmarkStart w:id="805" w:name="_Toc223093413"/>
      <w:r w:rsidRPr="00626646">
        <w:rPr>
          <w:color w:val="000000" w:themeColor="text1"/>
          <w:rPrChange w:id="806" w:author="Vasy Medov" w:date="2026-02-26T17:30:00Z">
            <w:rPr/>
          </w:rPrChange>
        </w:rPr>
        <w:t>External Interface Requirements</w:t>
      </w:r>
      <w:bookmarkEnd w:id="798"/>
      <w:bookmarkEnd w:id="804"/>
      <w:bookmarkEnd w:id="805"/>
    </w:p>
    <w:p w14:paraId="5AE61E7F" w14:textId="77777777" w:rsidR="006059E7" w:rsidRPr="00626646" w:rsidRDefault="006059E7" w:rsidP="006059E7">
      <w:pPr>
        <w:pStyle w:val="template"/>
        <w:rPr>
          <w:color w:val="000000" w:themeColor="text1"/>
          <w:rPrChange w:id="807" w:author="Vasy Medov" w:date="2026-02-26T17:30:00Z">
            <w:rPr/>
          </w:rPrChange>
        </w:rPr>
      </w:pPr>
      <w:r w:rsidRPr="00626646">
        <w:rPr>
          <w:color w:val="000000" w:themeColor="text1"/>
          <w:rPrChange w:id="808" w:author="Vasy Medov" w:date="2026-02-26T17:30:00Z">
            <w:rPr/>
          </w:rPrChange>
        </w:rPr>
        <w:t>&lt;This section provides information to ensure that the system will communicate properly with users and with external hardware or software elements.&gt;</w:t>
      </w:r>
    </w:p>
    <w:p w14:paraId="492CE067" w14:textId="77777777" w:rsidR="00310C4B" w:rsidRPr="00626646" w:rsidRDefault="00310C4B">
      <w:pPr>
        <w:pStyle w:val="2"/>
        <w:rPr>
          <w:color w:val="000000" w:themeColor="text1"/>
          <w:rPrChange w:id="809" w:author="Vasy Medov" w:date="2026-02-26T17:30:00Z">
            <w:rPr/>
          </w:rPrChange>
        </w:rPr>
      </w:pPr>
      <w:bookmarkStart w:id="810" w:name="_Toc352609401"/>
      <w:bookmarkStart w:id="811" w:name="_Toc223093414"/>
      <w:r w:rsidRPr="00626646">
        <w:rPr>
          <w:color w:val="000000" w:themeColor="text1"/>
          <w:rPrChange w:id="812" w:author="Vasy Medov" w:date="2026-02-26T17:30:00Z">
            <w:rPr/>
          </w:rPrChange>
        </w:rPr>
        <w:t>User Interfaces</w:t>
      </w:r>
      <w:bookmarkEnd w:id="810"/>
      <w:bookmarkEnd w:id="811"/>
    </w:p>
    <w:p w14:paraId="59A9A955" w14:textId="77777777" w:rsidR="00310C4B" w:rsidRPr="00626646" w:rsidRDefault="00310C4B">
      <w:pPr>
        <w:pStyle w:val="template"/>
        <w:rPr>
          <w:color w:val="000000" w:themeColor="text1"/>
          <w:rPrChange w:id="813" w:author="Vasy Medov" w:date="2026-02-26T17:30:00Z">
            <w:rPr/>
          </w:rPrChange>
        </w:rPr>
      </w:pPr>
      <w:r w:rsidRPr="00626646">
        <w:rPr>
          <w:color w:val="000000" w:themeColor="text1"/>
          <w:rPrChange w:id="814" w:author="Vasy Medov" w:date="2026-02-26T17:30:00Z">
            <w:rPr/>
          </w:rPrChange>
        </w:rP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14:paraId="5CD1FA85" w14:textId="77777777" w:rsidR="00310C4B" w:rsidRPr="00626646" w:rsidRDefault="00310C4B">
      <w:pPr>
        <w:pStyle w:val="2"/>
        <w:rPr>
          <w:color w:val="000000" w:themeColor="text1"/>
          <w:rPrChange w:id="815" w:author="Vasy Medov" w:date="2026-02-26T17:30:00Z">
            <w:rPr/>
          </w:rPrChange>
        </w:rPr>
      </w:pPr>
      <w:bookmarkStart w:id="816" w:name="_Toc439994685"/>
      <w:bookmarkStart w:id="817" w:name="_Toc352609402"/>
      <w:bookmarkStart w:id="818" w:name="_Toc223093415"/>
      <w:r w:rsidRPr="00626646">
        <w:rPr>
          <w:color w:val="000000" w:themeColor="text1"/>
          <w:rPrChange w:id="819" w:author="Vasy Medov" w:date="2026-02-26T17:30:00Z">
            <w:rPr/>
          </w:rPrChange>
        </w:rPr>
        <w:t>Software Interfaces</w:t>
      </w:r>
      <w:bookmarkEnd w:id="816"/>
      <w:bookmarkEnd w:id="817"/>
      <w:bookmarkEnd w:id="818"/>
    </w:p>
    <w:p w14:paraId="7E849595" w14:textId="77777777" w:rsidR="00310C4B" w:rsidRPr="00626646" w:rsidRDefault="00310C4B">
      <w:pPr>
        <w:pStyle w:val="template"/>
        <w:rPr>
          <w:color w:val="000000" w:themeColor="text1"/>
          <w:rPrChange w:id="820" w:author="Vasy Medov" w:date="2026-02-26T17:30:00Z">
            <w:rPr/>
          </w:rPrChange>
        </w:rPr>
      </w:pPr>
      <w:r w:rsidRPr="00626646">
        <w:rPr>
          <w:color w:val="000000" w:themeColor="text1"/>
          <w:rPrChange w:id="821" w:author="Vasy Medov" w:date="2026-02-26T17:30:00Z">
            <w:rPr/>
          </w:rPrChange>
        </w:rPr>
        <w:t>&lt;</w:t>
      </w:r>
      <w:r w:rsidR="006059E7" w:rsidRPr="00626646">
        <w:rPr>
          <w:color w:val="000000" w:themeColor="text1"/>
          <w:rPrChange w:id="822" w:author="Vasy Medov" w:date="2026-02-26T17:30:00Z">
            <w:rPr/>
          </w:rPrChange>
        </w:rPr>
        <w:t xml:space="preserve">Describe the connections between this product and other software components (identified by name and version), including other applications, databases, operating systems, tools, libraries, </w:t>
      </w:r>
      <w:r w:rsidR="00ED50CB" w:rsidRPr="00626646">
        <w:rPr>
          <w:color w:val="000000" w:themeColor="text1"/>
          <w:rPrChange w:id="823" w:author="Vasy Medov" w:date="2026-02-26T17:30:00Z">
            <w:rPr/>
          </w:rPrChange>
        </w:rPr>
        <w:t>w</w:t>
      </w:r>
      <w:r w:rsidR="006059E7" w:rsidRPr="00626646">
        <w:rPr>
          <w:color w:val="000000" w:themeColor="text1"/>
          <w:rPrChange w:id="824" w:author="Vasy Medov" w:date="2026-02-26T17:30:00Z">
            <w:rPr/>
          </w:rPrChange>
        </w:rPr>
        <w:t>ebsites, and integrated commercial components. State the purpose, formats, and contents of the messages, data, and control values exchanged between the software components. Specify the mappings of input and output data between the systems and any translations that need to be made for the data to get from one system to the other. Describe the services needed by or from external software components and the nature of the intercomponent communications. Identify data that will be exchanged between or shared across software components. Specify nonfunctional requirements affecting the interface, such as service levels for responses times and frequencies, or security controls and restrictions.</w:t>
      </w:r>
      <w:r w:rsidRPr="00626646">
        <w:rPr>
          <w:color w:val="000000" w:themeColor="text1"/>
          <w:rPrChange w:id="825" w:author="Vasy Medov" w:date="2026-02-26T17:30:00Z">
            <w:rPr/>
          </w:rPrChange>
        </w:rPr>
        <w:t>&gt;</w:t>
      </w:r>
    </w:p>
    <w:p w14:paraId="3F6B6A18" w14:textId="77777777" w:rsidR="006059E7" w:rsidRPr="00626646" w:rsidRDefault="006059E7" w:rsidP="006059E7">
      <w:pPr>
        <w:pStyle w:val="2"/>
        <w:rPr>
          <w:color w:val="000000" w:themeColor="text1"/>
          <w:rPrChange w:id="826" w:author="Vasy Medov" w:date="2026-02-26T17:30:00Z">
            <w:rPr/>
          </w:rPrChange>
        </w:rPr>
      </w:pPr>
      <w:bookmarkStart w:id="827" w:name="_Toc439994684"/>
      <w:bookmarkStart w:id="828" w:name="_Toc352609403"/>
      <w:bookmarkStart w:id="829" w:name="_Toc223093416"/>
      <w:r w:rsidRPr="00626646">
        <w:rPr>
          <w:color w:val="000000" w:themeColor="text1"/>
          <w:rPrChange w:id="830" w:author="Vasy Medov" w:date="2026-02-26T17:30:00Z">
            <w:rPr/>
          </w:rPrChange>
        </w:rPr>
        <w:t>Hardware Interfaces</w:t>
      </w:r>
      <w:bookmarkStart w:id="831" w:name="_Toc439994686"/>
      <w:bookmarkEnd w:id="827"/>
      <w:bookmarkEnd w:id="828"/>
      <w:bookmarkEnd w:id="829"/>
    </w:p>
    <w:p w14:paraId="16D1E307" w14:textId="77777777" w:rsidR="006059E7" w:rsidRPr="00626646" w:rsidRDefault="006059E7" w:rsidP="006059E7">
      <w:pPr>
        <w:pStyle w:val="template"/>
        <w:rPr>
          <w:color w:val="000000" w:themeColor="text1"/>
          <w:rPrChange w:id="832" w:author="Vasy Medov" w:date="2026-02-26T17:30:00Z">
            <w:rPr/>
          </w:rPrChange>
        </w:rPr>
      </w:pPr>
      <w:r w:rsidRPr="00626646">
        <w:rPr>
          <w:color w:val="000000" w:themeColor="text1"/>
          <w:rPrChange w:id="833" w:author="Vasy Medov" w:date="2026-02-26T17:30:00Z">
            <w:rPr/>
          </w:rPrChange>
        </w:rPr>
        <w:t>&lt;Describe the characteristics of each interface between the software and hardware (if any) components of the system. This description might include the supported device types, the data and control interactions between the software and the hardware, and the communication protocols to be used. List the inputs and outputs, their formats, their valid values or ranges, and any timing issues developers need to be aware of. If this information is extensive, consider creating a separate interface specification document.&gt;</w:t>
      </w:r>
    </w:p>
    <w:p w14:paraId="0CFF41E3" w14:textId="77777777" w:rsidR="00310C4B" w:rsidRPr="00626646" w:rsidRDefault="00310C4B">
      <w:pPr>
        <w:pStyle w:val="2"/>
        <w:rPr>
          <w:color w:val="000000" w:themeColor="text1"/>
          <w:rPrChange w:id="834" w:author="Vasy Medov" w:date="2026-02-26T17:30:00Z">
            <w:rPr/>
          </w:rPrChange>
        </w:rPr>
      </w:pPr>
      <w:bookmarkStart w:id="835" w:name="_Toc352609404"/>
      <w:bookmarkStart w:id="836" w:name="_Toc223093417"/>
      <w:r w:rsidRPr="00626646">
        <w:rPr>
          <w:color w:val="000000" w:themeColor="text1"/>
          <w:rPrChange w:id="837" w:author="Vasy Medov" w:date="2026-02-26T17:30:00Z">
            <w:rPr/>
          </w:rPrChange>
        </w:rPr>
        <w:t>Communications Interfaces</w:t>
      </w:r>
      <w:bookmarkEnd w:id="831"/>
      <w:bookmarkEnd w:id="835"/>
      <w:bookmarkEnd w:id="836"/>
    </w:p>
    <w:p w14:paraId="378F59BD" w14:textId="77777777" w:rsidR="00310C4B" w:rsidRPr="00626646" w:rsidRDefault="00310C4B">
      <w:pPr>
        <w:pStyle w:val="template"/>
        <w:rPr>
          <w:color w:val="000000" w:themeColor="text1"/>
          <w:rPrChange w:id="838" w:author="Vasy Medov" w:date="2026-02-26T17:30:00Z">
            <w:rPr/>
          </w:rPrChange>
        </w:rPr>
      </w:pPr>
      <w:r w:rsidRPr="00626646">
        <w:rPr>
          <w:color w:val="000000" w:themeColor="text1"/>
          <w:rPrChange w:id="839" w:author="Vasy Medov" w:date="2026-02-26T17:30:00Z">
            <w:rPr/>
          </w:rPrChange>
        </w:rPr>
        <w:t>&lt;</w:t>
      </w:r>
      <w:r w:rsidR="006059E7" w:rsidRPr="00626646">
        <w:rPr>
          <w:color w:val="000000" w:themeColor="text1"/>
          <w:rPrChange w:id="840" w:author="Vasy Medov" w:date="2026-02-26T17:30:00Z">
            <w:rPr/>
          </w:rPrChange>
        </w:rPr>
        <w:t xml:space="preserve">State the requirements for any communication functions the product will use, including e-mail, Web browser, network protocols, and electronic forms. Define any pertinent message formatting. Specify communication security or encryption issues, data transfer rates, handshaking, and </w:t>
      </w:r>
      <w:r w:rsidR="006059E7" w:rsidRPr="00626646">
        <w:rPr>
          <w:color w:val="000000" w:themeColor="text1"/>
          <w:rPrChange w:id="841" w:author="Vasy Medov" w:date="2026-02-26T17:30:00Z">
            <w:rPr/>
          </w:rPrChange>
        </w:rPr>
        <w:lastRenderedPageBreak/>
        <w:t>synchronization mechanisms. State any constraints around these interfaces, such as whether e-mail attachments are acceptable or not.</w:t>
      </w:r>
      <w:r w:rsidRPr="00626646">
        <w:rPr>
          <w:color w:val="000000" w:themeColor="text1"/>
          <w:rPrChange w:id="842" w:author="Vasy Medov" w:date="2026-02-26T17:30:00Z">
            <w:rPr/>
          </w:rPrChange>
        </w:rPr>
        <w:t>&gt;</w:t>
      </w:r>
    </w:p>
    <w:p w14:paraId="11726AF3" w14:textId="77777777" w:rsidR="00310C4B" w:rsidRPr="00626646" w:rsidRDefault="00C44E3E" w:rsidP="00C939DE">
      <w:pPr>
        <w:pStyle w:val="1"/>
        <w:rPr>
          <w:color w:val="000000" w:themeColor="text1"/>
          <w:rPrChange w:id="843" w:author="Vasy Medov" w:date="2026-02-26T17:30:00Z">
            <w:rPr/>
          </w:rPrChange>
        </w:rPr>
      </w:pPr>
      <w:bookmarkStart w:id="844" w:name="_Toc352609405"/>
      <w:bookmarkStart w:id="845" w:name="_Toc223093418"/>
      <w:r w:rsidRPr="00626646">
        <w:rPr>
          <w:color w:val="000000" w:themeColor="text1"/>
          <w:rPrChange w:id="846" w:author="Vasy Medov" w:date="2026-02-26T17:30:00Z">
            <w:rPr/>
          </w:rPrChange>
        </w:rPr>
        <w:t>Quality Attributes</w:t>
      </w:r>
      <w:bookmarkEnd w:id="844"/>
      <w:bookmarkEnd w:id="845"/>
    </w:p>
    <w:p w14:paraId="6D7DA419" w14:textId="77777777" w:rsidR="00C44E3E" w:rsidRPr="00626646" w:rsidRDefault="00C44E3E" w:rsidP="00C44E3E">
      <w:pPr>
        <w:pStyle w:val="2"/>
        <w:rPr>
          <w:color w:val="000000" w:themeColor="text1"/>
          <w:rPrChange w:id="847" w:author="Vasy Medov" w:date="2026-02-26T17:30:00Z">
            <w:rPr/>
          </w:rPrChange>
        </w:rPr>
      </w:pPr>
      <w:bookmarkStart w:id="848" w:name="_Toc352609406"/>
      <w:bookmarkStart w:id="849" w:name="_Toc223093419"/>
      <w:r w:rsidRPr="00626646">
        <w:rPr>
          <w:color w:val="000000" w:themeColor="text1"/>
          <w:rPrChange w:id="850" w:author="Vasy Medov" w:date="2026-02-26T17:30:00Z">
            <w:rPr/>
          </w:rPrChange>
        </w:rPr>
        <w:t>Usability</w:t>
      </w:r>
      <w:bookmarkStart w:id="851" w:name="_Toc439994690"/>
      <w:bookmarkEnd w:id="848"/>
      <w:bookmarkEnd w:id="849"/>
    </w:p>
    <w:p w14:paraId="080D394A" w14:textId="77777777" w:rsidR="00C44E3E" w:rsidRPr="00626646" w:rsidRDefault="00C44E3E" w:rsidP="00C44E3E">
      <w:pPr>
        <w:pStyle w:val="template"/>
        <w:rPr>
          <w:color w:val="000000" w:themeColor="text1"/>
          <w:rPrChange w:id="852" w:author="Vasy Medov" w:date="2026-02-26T17:30:00Z">
            <w:rPr/>
          </w:rPrChange>
        </w:rPr>
      </w:pPr>
      <w:r w:rsidRPr="00626646">
        <w:rPr>
          <w:color w:val="000000" w:themeColor="text1"/>
          <w:rPrChange w:id="853" w:author="Vasy Medov" w:date="2026-02-26T17:30:00Z">
            <w:rPr/>
          </w:rPrChange>
        </w:rPr>
        <w:t>&lt;</w:t>
      </w:r>
      <w:r w:rsidR="0026483C" w:rsidRPr="00626646">
        <w:rPr>
          <w:color w:val="000000" w:themeColor="text1"/>
          <w:rPrChange w:id="854" w:author="Vasy Medov" w:date="2026-02-26T17:30:00Z">
            <w:rPr/>
          </w:rPrChange>
        </w:rPr>
        <w:t>Specify any requirements regarding characteristics that will make the software appear to be “user-friendly.” Usability encompasses ease of use, ease of learning; memorability; error avoidance, handling, and recovery; efficiency of interactions; accessibility; and ergonomics. Sometimes these can conflict with each other, as with ease of use over ease of learning. Indicate any user interface design standards or guidelines to which the application must conform.</w:t>
      </w:r>
      <w:r w:rsidRPr="00626646">
        <w:rPr>
          <w:color w:val="000000" w:themeColor="text1"/>
          <w:rPrChange w:id="855" w:author="Vasy Medov" w:date="2026-02-26T17:30:00Z">
            <w:rPr/>
          </w:rPrChange>
        </w:rPr>
        <w:t>&gt;</w:t>
      </w:r>
    </w:p>
    <w:p w14:paraId="7E5B7610" w14:textId="77777777" w:rsidR="00310C4B" w:rsidRPr="00626646" w:rsidRDefault="00310C4B">
      <w:pPr>
        <w:pStyle w:val="2"/>
        <w:rPr>
          <w:color w:val="000000" w:themeColor="text1"/>
          <w:rPrChange w:id="856" w:author="Vasy Medov" w:date="2026-02-26T17:30:00Z">
            <w:rPr/>
          </w:rPrChange>
        </w:rPr>
      </w:pPr>
      <w:bookmarkStart w:id="857" w:name="_Toc352609407"/>
      <w:bookmarkStart w:id="858" w:name="_Toc223093420"/>
      <w:r w:rsidRPr="00626646">
        <w:rPr>
          <w:color w:val="000000" w:themeColor="text1"/>
          <w:rPrChange w:id="859" w:author="Vasy Medov" w:date="2026-02-26T17:30:00Z">
            <w:rPr/>
          </w:rPrChange>
        </w:rPr>
        <w:t>Performance</w:t>
      </w:r>
      <w:bookmarkEnd w:id="851"/>
      <w:bookmarkEnd w:id="857"/>
      <w:bookmarkEnd w:id="858"/>
    </w:p>
    <w:p w14:paraId="15CD4E22" w14:textId="77777777" w:rsidR="00310C4B" w:rsidRPr="00626646" w:rsidRDefault="00310C4B">
      <w:pPr>
        <w:pStyle w:val="template"/>
        <w:rPr>
          <w:color w:val="000000" w:themeColor="text1"/>
          <w:rPrChange w:id="860" w:author="Vasy Medov" w:date="2026-02-26T17:30:00Z">
            <w:rPr/>
          </w:rPrChange>
        </w:rPr>
      </w:pPr>
      <w:r w:rsidRPr="00626646">
        <w:rPr>
          <w:color w:val="000000" w:themeColor="text1"/>
          <w:rPrChange w:id="861" w:author="Vasy Medov" w:date="2026-02-26T17:30:00Z">
            <w:rPr/>
          </w:rPrChange>
        </w:rPr>
        <w:t>&lt;</w:t>
      </w:r>
      <w:r w:rsidR="00C44E3E" w:rsidRPr="00626646">
        <w:rPr>
          <w:color w:val="000000" w:themeColor="text1"/>
          <w:rPrChange w:id="862" w:author="Vasy Medov" w:date="2026-02-26T17:30:00Z">
            <w:rPr/>
          </w:rPrChange>
        </w:rPr>
        <w:t>State specific performance requirements for various system operations. If different functional requirements or features have different performance requirements, it's appropriate to specify those performance goals right with the corresponding functional requirements, rather than collecting them in this section.</w:t>
      </w:r>
      <w:r w:rsidRPr="00626646">
        <w:rPr>
          <w:color w:val="000000" w:themeColor="text1"/>
          <w:rPrChange w:id="863" w:author="Vasy Medov" w:date="2026-02-26T17:30:00Z">
            <w:rPr/>
          </w:rPrChange>
        </w:rPr>
        <w:t>&gt;</w:t>
      </w:r>
    </w:p>
    <w:p w14:paraId="003B2DD2" w14:textId="77777777" w:rsidR="00310C4B" w:rsidRPr="00626646" w:rsidRDefault="00310C4B">
      <w:pPr>
        <w:pStyle w:val="2"/>
        <w:rPr>
          <w:color w:val="000000" w:themeColor="text1"/>
          <w:rPrChange w:id="864" w:author="Vasy Medov" w:date="2026-02-26T17:30:00Z">
            <w:rPr/>
          </w:rPrChange>
        </w:rPr>
      </w:pPr>
      <w:bookmarkStart w:id="865" w:name="_Toc439994692"/>
      <w:bookmarkStart w:id="866" w:name="_Toc352609408"/>
      <w:bookmarkStart w:id="867" w:name="_Toc223093421"/>
      <w:r w:rsidRPr="00626646">
        <w:rPr>
          <w:color w:val="000000" w:themeColor="text1"/>
          <w:rPrChange w:id="868" w:author="Vasy Medov" w:date="2026-02-26T17:30:00Z">
            <w:rPr/>
          </w:rPrChange>
        </w:rPr>
        <w:t>Security</w:t>
      </w:r>
      <w:bookmarkEnd w:id="865"/>
      <w:bookmarkEnd w:id="866"/>
      <w:bookmarkEnd w:id="867"/>
    </w:p>
    <w:p w14:paraId="79597EFE" w14:textId="77777777" w:rsidR="00310C4B" w:rsidRPr="00626646" w:rsidRDefault="00310C4B">
      <w:pPr>
        <w:pStyle w:val="template"/>
        <w:rPr>
          <w:color w:val="000000" w:themeColor="text1"/>
          <w:rPrChange w:id="869" w:author="Vasy Medov" w:date="2026-02-26T17:30:00Z">
            <w:rPr/>
          </w:rPrChange>
        </w:rPr>
      </w:pPr>
      <w:r w:rsidRPr="00626646">
        <w:rPr>
          <w:color w:val="000000" w:themeColor="text1"/>
          <w:rPrChange w:id="870" w:author="Vasy Medov" w:date="2026-02-26T17:30:00Z">
            <w:rPr/>
          </w:rPrChange>
        </w:rPr>
        <w:t>&lt;</w:t>
      </w:r>
      <w:r w:rsidR="00C44E3E" w:rsidRPr="00626646">
        <w:rPr>
          <w:color w:val="000000" w:themeColor="text1"/>
          <w:rPrChange w:id="871" w:author="Vasy Medov" w:date="2026-02-26T17:30:00Z">
            <w:rPr/>
          </w:rPrChange>
        </w:rPr>
        <w:t>Specify any requirements regarding security or privacy issues that restrict access to or use of the product. These could refer to physical, data, or software security. Security requirements often originate in business rules, so identify any security or privacy policies or regulations to which the product must conform. If these are documented in a business rules repository, just refer to them.</w:t>
      </w:r>
      <w:r w:rsidRPr="00626646">
        <w:rPr>
          <w:color w:val="000000" w:themeColor="text1"/>
          <w:rPrChange w:id="872" w:author="Vasy Medov" w:date="2026-02-26T17:30:00Z">
            <w:rPr/>
          </w:rPrChange>
        </w:rPr>
        <w:t>&gt;</w:t>
      </w:r>
    </w:p>
    <w:p w14:paraId="7969CED5" w14:textId="77777777" w:rsidR="00C44E3E" w:rsidRPr="00626646" w:rsidRDefault="00C44E3E" w:rsidP="00C44E3E">
      <w:pPr>
        <w:pStyle w:val="2"/>
        <w:rPr>
          <w:color w:val="000000" w:themeColor="text1"/>
          <w:rPrChange w:id="873" w:author="Vasy Medov" w:date="2026-02-26T17:30:00Z">
            <w:rPr/>
          </w:rPrChange>
        </w:rPr>
      </w:pPr>
      <w:bookmarkStart w:id="874" w:name="_Toc439994691"/>
      <w:bookmarkStart w:id="875" w:name="_Toc352609409"/>
      <w:bookmarkStart w:id="876" w:name="_Toc223093422"/>
      <w:r w:rsidRPr="00626646">
        <w:rPr>
          <w:color w:val="000000" w:themeColor="text1"/>
          <w:rPrChange w:id="877" w:author="Vasy Medov" w:date="2026-02-26T17:30:00Z">
            <w:rPr/>
          </w:rPrChange>
        </w:rPr>
        <w:t>Safety</w:t>
      </w:r>
      <w:bookmarkStart w:id="878" w:name="_Toc439994693"/>
      <w:bookmarkEnd w:id="874"/>
      <w:bookmarkEnd w:id="875"/>
      <w:bookmarkEnd w:id="876"/>
    </w:p>
    <w:p w14:paraId="6B30B3A4" w14:textId="77777777" w:rsidR="00C44E3E" w:rsidRPr="00626646" w:rsidRDefault="00C44E3E" w:rsidP="00C44E3E">
      <w:pPr>
        <w:pStyle w:val="template"/>
        <w:rPr>
          <w:color w:val="000000" w:themeColor="text1"/>
          <w:rPrChange w:id="879" w:author="Vasy Medov" w:date="2026-02-26T17:30:00Z">
            <w:rPr/>
          </w:rPrChange>
        </w:rPr>
      </w:pPr>
      <w:r w:rsidRPr="00626646">
        <w:rPr>
          <w:color w:val="000000" w:themeColor="text1"/>
          <w:rPrChange w:id="880" w:author="Vasy Medov" w:date="2026-02-26T17:30:00Z">
            <w:rPr/>
          </w:rPrChange>
        </w:rPr>
        <w:t>&lt;Specify requirements that are concerned with possible loss, damage, or harm that could result from use of the product. Define any safeguards or actions that must be taken, as well as potentially dangerous actions that must be prevented. Identify any safety certifications, policies, or regulations to which the product must conform.&gt;</w:t>
      </w:r>
    </w:p>
    <w:p w14:paraId="46689AEE" w14:textId="77777777" w:rsidR="00310C4B" w:rsidRPr="00626646" w:rsidRDefault="00C44E3E">
      <w:pPr>
        <w:pStyle w:val="2"/>
        <w:rPr>
          <w:color w:val="000000" w:themeColor="text1"/>
          <w:rPrChange w:id="881" w:author="Vasy Medov" w:date="2026-02-26T17:30:00Z">
            <w:rPr/>
          </w:rPrChange>
        </w:rPr>
      </w:pPr>
      <w:bookmarkStart w:id="882" w:name="_Toc352609410"/>
      <w:bookmarkStart w:id="883" w:name="_Toc223093423"/>
      <w:bookmarkEnd w:id="878"/>
      <w:r w:rsidRPr="00626646">
        <w:rPr>
          <w:color w:val="000000" w:themeColor="text1"/>
          <w:rPrChange w:id="884" w:author="Vasy Medov" w:date="2026-02-26T17:30:00Z">
            <w:rPr/>
          </w:rPrChange>
        </w:rPr>
        <w:t>[Others as relevant]</w:t>
      </w:r>
      <w:bookmarkEnd w:id="882"/>
      <w:bookmarkEnd w:id="883"/>
    </w:p>
    <w:p w14:paraId="360C7C25" w14:textId="77777777" w:rsidR="00310C4B" w:rsidRPr="00626646" w:rsidRDefault="00310C4B">
      <w:pPr>
        <w:pStyle w:val="template"/>
        <w:rPr>
          <w:color w:val="000000" w:themeColor="text1"/>
          <w:rPrChange w:id="885" w:author="Vasy Medov" w:date="2026-02-26T17:30:00Z">
            <w:rPr/>
          </w:rPrChange>
        </w:rPr>
      </w:pPr>
      <w:r w:rsidRPr="00626646">
        <w:rPr>
          <w:color w:val="000000" w:themeColor="text1"/>
          <w:rPrChange w:id="886" w:author="Vasy Medov" w:date="2026-02-26T17:30:00Z">
            <w:rPr/>
          </w:rPrChange>
        </w:rPr>
        <w:t>&lt;</w:t>
      </w:r>
      <w:r w:rsidR="00C44E3E" w:rsidRPr="00626646">
        <w:rPr>
          <w:color w:val="000000" w:themeColor="text1"/>
          <w:rPrChange w:id="887" w:author="Vasy Medov" w:date="2026-02-26T17:30:00Z">
            <w:rPr/>
          </w:rPrChange>
        </w:rPr>
        <w:t>Create a separate section in the SRS for each additional product quality attribute to describe characteristics that will be important to either customers or developers. Possibilities include availability, efficiency, installability, integrity, interoperability, modifiability, portability, reliability, reusability, robustness, scalability, and verifiability.</w:t>
      </w:r>
      <w:r w:rsidRPr="00626646">
        <w:rPr>
          <w:color w:val="000000" w:themeColor="text1"/>
          <w:rPrChange w:id="888" w:author="Vasy Medov" w:date="2026-02-26T17:30:00Z">
            <w:rPr/>
          </w:rPrChange>
        </w:rPr>
        <w:t xml:space="preserve"> Write these to be specific, quantitative, and verifiable.</w:t>
      </w:r>
      <w:r w:rsidR="00C44E3E" w:rsidRPr="00626646">
        <w:rPr>
          <w:color w:val="000000" w:themeColor="text1"/>
          <w:rPrChange w:id="889" w:author="Vasy Medov" w:date="2026-02-26T17:30:00Z">
            <w:rPr/>
          </w:rPrChange>
        </w:rPr>
        <w:t xml:space="preserve"> C</w:t>
      </w:r>
      <w:r w:rsidRPr="00626646">
        <w:rPr>
          <w:color w:val="000000" w:themeColor="text1"/>
          <w:rPrChange w:id="890" w:author="Vasy Medov" w:date="2026-02-26T17:30:00Z">
            <w:rPr/>
          </w:rPrChange>
        </w:rPr>
        <w:t xml:space="preserve">larify the relative </w:t>
      </w:r>
      <w:r w:rsidR="0026483C" w:rsidRPr="00626646">
        <w:rPr>
          <w:color w:val="000000" w:themeColor="text1"/>
          <w:rPrChange w:id="891" w:author="Vasy Medov" w:date="2026-02-26T17:30:00Z">
            <w:rPr/>
          </w:rPrChange>
        </w:rPr>
        <w:t>priorities</w:t>
      </w:r>
      <w:r w:rsidRPr="00626646">
        <w:rPr>
          <w:color w:val="000000" w:themeColor="text1"/>
          <w:rPrChange w:id="892" w:author="Vasy Medov" w:date="2026-02-26T17:30:00Z">
            <w:rPr/>
          </w:rPrChange>
        </w:rPr>
        <w:t xml:space="preserve"> for various attributes,</w:t>
      </w:r>
      <w:r w:rsidR="0026483C" w:rsidRPr="00626646">
        <w:rPr>
          <w:color w:val="000000" w:themeColor="text1"/>
          <w:rPrChange w:id="893" w:author="Vasy Medov" w:date="2026-02-26T17:30:00Z">
            <w:rPr/>
          </w:rPrChange>
        </w:rPr>
        <w:t xml:space="preserve"> such as security over performance</w:t>
      </w:r>
      <w:r w:rsidRPr="00626646">
        <w:rPr>
          <w:color w:val="000000" w:themeColor="text1"/>
          <w:rPrChange w:id="894" w:author="Vasy Medov" w:date="2026-02-26T17:30:00Z">
            <w:rPr/>
          </w:rPrChange>
        </w:rPr>
        <w:t>.&gt;</w:t>
      </w:r>
    </w:p>
    <w:p w14:paraId="18036F8F" w14:textId="77777777" w:rsidR="00C44E3E" w:rsidRPr="00626646" w:rsidRDefault="00C44E3E" w:rsidP="00C939DE">
      <w:pPr>
        <w:pStyle w:val="1"/>
        <w:rPr>
          <w:color w:val="000000" w:themeColor="text1"/>
          <w:rPrChange w:id="895" w:author="Vasy Medov" w:date="2026-02-26T17:30:00Z">
            <w:rPr/>
          </w:rPrChange>
        </w:rPr>
      </w:pPr>
      <w:bookmarkStart w:id="896" w:name="_Toc352609411"/>
      <w:bookmarkStart w:id="897" w:name="_Toc223093424"/>
      <w:r w:rsidRPr="00626646">
        <w:rPr>
          <w:color w:val="000000" w:themeColor="text1"/>
          <w:rPrChange w:id="898" w:author="Vasy Medov" w:date="2026-02-26T17:30:00Z">
            <w:rPr/>
          </w:rPrChange>
        </w:rPr>
        <w:t>Internationalization and Localization Requirements</w:t>
      </w:r>
      <w:bookmarkStart w:id="899" w:name="_Toc439994695"/>
      <w:bookmarkEnd w:id="896"/>
      <w:bookmarkEnd w:id="897"/>
    </w:p>
    <w:p w14:paraId="56DB8BCD" w14:textId="77777777" w:rsidR="00C44E3E" w:rsidRPr="00626646" w:rsidRDefault="00C44E3E" w:rsidP="00C44E3E">
      <w:pPr>
        <w:pStyle w:val="template"/>
        <w:rPr>
          <w:color w:val="000000" w:themeColor="text1"/>
          <w:rPrChange w:id="900" w:author="Vasy Medov" w:date="2026-02-26T17:30:00Z">
            <w:rPr/>
          </w:rPrChange>
        </w:rPr>
      </w:pPr>
      <w:r w:rsidRPr="00626646">
        <w:rPr>
          <w:color w:val="000000" w:themeColor="text1"/>
          <w:rPrChange w:id="901" w:author="Vasy Medov" w:date="2026-02-26T17:30:00Z">
            <w:rPr/>
          </w:rPrChange>
        </w:rPr>
        <w:t xml:space="preserve">&lt;Internationalization and localization requirements ensure that the product will be suitable for use in nations, cultures, and geographic locations other than those in which it was created. Such requirements might address differences in: currency; formatting of dates, numbers, addresses, and telephone numbers; language, including national spelling conventions within the same language (such as American versus British English), symbols used, and character sets; given name and </w:t>
      </w:r>
      <w:r w:rsidRPr="00626646">
        <w:rPr>
          <w:color w:val="000000" w:themeColor="text1"/>
          <w:rPrChange w:id="902" w:author="Vasy Medov" w:date="2026-02-26T17:30:00Z">
            <w:rPr/>
          </w:rPrChange>
        </w:rPr>
        <w:lastRenderedPageBreak/>
        <w:t>family name order; time zones; international regulations and laws; cultural and political issues; paper sizes used; weights and measures; electrical voltages and plug shapes; and many others.&gt;</w:t>
      </w:r>
    </w:p>
    <w:p w14:paraId="3F8F22EC" w14:textId="77777777" w:rsidR="00310C4B" w:rsidRPr="00626646" w:rsidRDefault="00310C4B" w:rsidP="00C939DE">
      <w:pPr>
        <w:pStyle w:val="1"/>
        <w:rPr>
          <w:color w:val="000000" w:themeColor="text1"/>
          <w:rPrChange w:id="903" w:author="Vasy Medov" w:date="2026-02-26T17:30:00Z">
            <w:rPr/>
          </w:rPrChange>
        </w:rPr>
      </w:pPr>
      <w:bookmarkStart w:id="904" w:name="_Toc352609412"/>
      <w:bookmarkStart w:id="905" w:name="_Toc223093425"/>
      <w:r w:rsidRPr="00626646">
        <w:rPr>
          <w:color w:val="000000" w:themeColor="text1"/>
          <w:rPrChange w:id="906" w:author="Vasy Medov" w:date="2026-02-26T17:30:00Z">
            <w:rPr/>
          </w:rPrChange>
        </w:rPr>
        <w:t>Other Requirements</w:t>
      </w:r>
      <w:bookmarkEnd w:id="899"/>
      <w:bookmarkEnd w:id="904"/>
      <w:bookmarkEnd w:id="905"/>
    </w:p>
    <w:p w14:paraId="713B7D57" w14:textId="77777777" w:rsidR="00310C4B" w:rsidRPr="00626646" w:rsidRDefault="00310C4B">
      <w:pPr>
        <w:pStyle w:val="template"/>
        <w:rPr>
          <w:color w:val="000000" w:themeColor="text1"/>
          <w:rPrChange w:id="907" w:author="Vasy Medov" w:date="2026-02-26T17:30:00Z">
            <w:rPr/>
          </w:rPrChange>
        </w:rPr>
      </w:pPr>
      <w:r w:rsidRPr="00626646">
        <w:rPr>
          <w:color w:val="000000" w:themeColor="text1"/>
          <w:rPrChange w:id="908" w:author="Vasy Medov" w:date="2026-02-26T17:30:00Z">
            <w:rPr/>
          </w:rPrChange>
        </w:rPr>
        <w:t>&lt;</w:t>
      </w:r>
      <w:r w:rsidR="00C44E3E" w:rsidRPr="00626646">
        <w:rPr>
          <w:color w:val="000000" w:themeColor="text1"/>
          <w:rPrChange w:id="909" w:author="Vasy Medov" w:date="2026-02-26T17:30:00Z">
            <w:rPr/>
          </w:rPrChange>
        </w:rPr>
        <w:t xml:space="preserve">Examples are: legal, regulatory or financial compliance, and standards requirements; requirements for product installation, configuration, startup, and shutdown; and logging, monitoring and audit trail requirements. Instead of just combining these all under "Other," add any new sections to the template that are pertinent to your project. Omit this section if all your requirements are accommodated in other sections. </w:t>
      </w:r>
      <w:r w:rsidRPr="00626646">
        <w:rPr>
          <w:color w:val="000000" w:themeColor="text1"/>
          <w:rPrChange w:id="910" w:author="Vasy Medov" w:date="2026-02-26T17:30:00Z">
            <w:rPr/>
          </w:rPrChange>
        </w:rPr>
        <w:t>&gt;</w:t>
      </w:r>
    </w:p>
    <w:p w14:paraId="124468FF" w14:textId="77777777" w:rsidR="00310C4B" w:rsidRPr="00626646" w:rsidRDefault="00310C4B" w:rsidP="00FB17A0">
      <w:pPr>
        <w:pStyle w:val="1"/>
        <w:rPr>
          <w:rPrChange w:id="911" w:author="Vasy Medov" w:date="2026-02-26T17:30:00Z">
            <w:rPr/>
          </w:rPrChange>
        </w:rPr>
        <w:pPrChange w:id="912" w:author="Vasy Medov" w:date="2026-02-25T19:06:00Z">
          <w:pPr>
            <w:pStyle w:val="TOCEntry"/>
          </w:pPr>
        </w:pPrChange>
      </w:pPr>
      <w:bookmarkStart w:id="913" w:name="_Toc439994696"/>
      <w:bookmarkStart w:id="914" w:name="_Toc352609413"/>
      <w:bookmarkStart w:id="915" w:name="_Toc223093426"/>
      <w:r w:rsidRPr="00626646">
        <w:rPr>
          <w:rPrChange w:id="916" w:author="Vasy Medov" w:date="2026-02-26T17:30:00Z">
            <w:rPr/>
          </w:rPrChange>
        </w:rPr>
        <w:t>Appendix A: Glossary</w:t>
      </w:r>
      <w:bookmarkEnd w:id="913"/>
      <w:bookmarkEnd w:id="914"/>
      <w:bookmarkEnd w:id="915"/>
    </w:p>
    <w:p w14:paraId="657CB1D0" w14:textId="77777777" w:rsidR="00310C4B" w:rsidRDefault="00310C4B">
      <w:pPr>
        <w:pStyle w:val="template"/>
        <w:rPr>
          <w:color w:val="000000" w:themeColor="text1"/>
          <w:lang w:val="ru-RU"/>
        </w:rPr>
      </w:pPr>
      <w:r w:rsidRPr="00626646">
        <w:rPr>
          <w:color w:val="000000" w:themeColor="text1"/>
          <w:rPrChange w:id="917" w:author="Vasy Medov" w:date="2026-02-26T17:30:00Z">
            <w:rPr/>
          </w:rPrChange>
        </w:rPr>
        <w:t>&lt;</w:t>
      </w:r>
      <w:r w:rsidR="0026483C" w:rsidRPr="00626646">
        <w:rPr>
          <w:color w:val="000000" w:themeColor="text1"/>
          <w:rPrChange w:id="918" w:author="Vasy Medov" w:date="2026-02-26T17:30:00Z">
            <w:rPr/>
          </w:rPrChange>
        </w:rPr>
        <w:t>Define any specialized terms that a reader needs to know to understand the SRS, including acronyms and abbreviations. Spell out each acronym and provide its definition. Consider building a reusable enterprise-level glossary that spans multiple projects and incorporating by reference any terms that pertain to this project.</w:t>
      </w:r>
      <w:r w:rsidRPr="00626646">
        <w:rPr>
          <w:color w:val="000000" w:themeColor="text1"/>
          <w:rPrChange w:id="919" w:author="Vasy Medov" w:date="2026-02-26T17:30:00Z">
            <w:rPr/>
          </w:rPrChange>
        </w:rPr>
        <w:t>&gt;</w:t>
      </w:r>
    </w:p>
    <w:p w14:paraId="14BA3F7D" w14:textId="77777777" w:rsidR="00500997" w:rsidRPr="00330471" w:rsidRDefault="00500997">
      <w:pPr>
        <w:pStyle w:val="template"/>
        <w:rPr>
          <w:color w:val="000000" w:themeColor="text1"/>
          <w:lang w:val="ru-RU"/>
        </w:rPr>
      </w:pPr>
    </w:p>
    <w:p w14:paraId="0C796A7B" w14:textId="77777777" w:rsidR="00500997" w:rsidRPr="00500997" w:rsidRDefault="00500997" w:rsidP="00500997">
      <w:pPr>
        <w:pStyle w:val="2"/>
        <w:rPr>
          <w:lang w:val="ru-RU"/>
        </w:rPr>
      </w:pPr>
      <w:bookmarkStart w:id="920" w:name="_Toc223093427"/>
      <w:r w:rsidRPr="00500997">
        <w:rPr>
          <w:lang w:val="ru-RU"/>
        </w:rPr>
        <w:t>Рейтинги</w:t>
      </w:r>
      <w:bookmarkEnd w:id="920"/>
    </w:p>
    <w:p w14:paraId="1EB6874F" w14:textId="3ADB5C87" w:rsidR="00500997" w:rsidRPr="00500997" w:rsidRDefault="00500997" w:rsidP="00500997">
      <w:pPr>
        <w:pStyle w:val="Normalunindented"/>
      </w:pPr>
      <w:r w:rsidRPr="00330471">
        <w:rPr>
          <w:b/>
          <w:bCs/>
        </w:rPr>
        <w:t>G (General)</w:t>
      </w:r>
      <w:r w:rsidRPr="00500997">
        <w:t xml:space="preserve"> – безобидные фанфики, которые можно читать кому угодно.</w:t>
      </w:r>
    </w:p>
    <w:p w14:paraId="233F471D" w14:textId="021C9CC3" w:rsidR="00500997" w:rsidRPr="00500997" w:rsidRDefault="00500997" w:rsidP="00500997">
      <w:pPr>
        <w:pStyle w:val="Normalunindented"/>
      </w:pPr>
      <w:r w:rsidRPr="00330471">
        <w:rPr>
          <w:b/>
          <w:bCs/>
        </w:rPr>
        <w:t>PG-13</w:t>
      </w:r>
      <w:r w:rsidRPr="00500997">
        <w:t> – могут читать с родительского разрешения дети старше тринадцати лет.</w:t>
      </w:r>
    </w:p>
    <w:p w14:paraId="34C2AD56" w14:textId="0CF8DD59" w:rsidR="00500997" w:rsidRPr="00330471" w:rsidRDefault="00500997" w:rsidP="00500997">
      <w:pPr>
        <w:pStyle w:val="Normalunindented"/>
      </w:pPr>
      <w:r w:rsidRPr="00330471">
        <w:rPr>
          <w:b/>
          <w:bCs/>
        </w:rPr>
        <w:t>R (Restricted)</w:t>
      </w:r>
      <w:r w:rsidRPr="00500997">
        <w:t xml:space="preserve"> – фанфики, в которых присутствуют: ругательства, секс и/или насилие без графических описаний</w:t>
      </w:r>
    </w:p>
    <w:p w14:paraId="711B15DE" w14:textId="6DA93DC0" w:rsidR="00500997" w:rsidRPr="00500997" w:rsidRDefault="00500997" w:rsidP="00500997">
      <w:pPr>
        <w:pStyle w:val="Normalunindented"/>
      </w:pPr>
      <w:r w:rsidRPr="00330471">
        <w:rPr>
          <w:b/>
          <w:bCs/>
        </w:rPr>
        <w:t>NC-17 (No Children)</w:t>
      </w:r>
      <w:r w:rsidRPr="00500997">
        <w:t xml:space="preserve"> – самый высокий рейтинг. Обычно подразумевает, что в фанфике присутствуют графические описания секса и/или насилия. Эквивалентен обозначению Х в кино. На некоторых сайтах встречается рейтинг NC-21, но сложно придумать вещи, которые не стоит читать в 17, а только лишь после 21.</w:t>
      </w:r>
    </w:p>
    <w:p w14:paraId="45DFB534" w14:textId="10F0918D" w:rsidR="00500997" w:rsidRPr="00500997" w:rsidRDefault="00500997" w:rsidP="00500997">
      <w:pPr>
        <w:pStyle w:val="2"/>
        <w:rPr>
          <w:lang w:val="ru-RU"/>
        </w:rPr>
      </w:pPr>
      <w:bookmarkStart w:id="921" w:name="_Toc223093428"/>
      <w:r w:rsidRPr="00500997">
        <w:rPr>
          <w:lang w:val="ru-RU"/>
        </w:rPr>
        <w:t>Размеры</w:t>
      </w:r>
      <w:bookmarkEnd w:id="921"/>
    </w:p>
    <w:p w14:paraId="60FF4A36" w14:textId="35E211BD" w:rsidR="00500997" w:rsidRDefault="00500997" w:rsidP="00500997">
      <w:pPr>
        <w:pStyle w:val="Normalunindented"/>
        <w:rPr>
          <w:b/>
          <w:bCs/>
        </w:rPr>
      </w:pPr>
      <w:r w:rsidRPr="00500997">
        <w:rPr>
          <w:b/>
          <w:bCs/>
        </w:rPr>
        <w:t>Мини</w:t>
      </w:r>
      <w:r w:rsidRPr="00500997">
        <w:t> - до 50 килобайт</w:t>
      </w:r>
      <w:r>
        <w:t>.</w:t>
      </w:r>
    </w:p>
    <w:p w14:paraId="58B67E61" w14:textId="431D2AF3" w:rsidR="00500997" w:rsidRPr="00500997" w:rsidRDefault="00500997" w:rsidP="00500997">
      <w:pPr>
        <w:pStyle w:val="Normalunindented"/>
        <w:rPr>
          <w:b/>
          <w:bCs/>
        </w:rPr>
      </w:pPr>
      <w:r w:rsidRPr="00500997">
        <w:rPr>
          <w:b/>
          <w:bCs/>
        </w:rPr>
        <w:t>Миди</w:t>
      </w:r>
      <w:r w:rsidRPr="00500997">
        <w:t> - от 50 до 200 килобайт</w:t>
      </w:r>
      <w:r>
        <w:t>.</w:t>
      </w:r>
    </w:p>
    <w:p w14:paraId="1BF5722A" w14:textId="410BB9AF" w:rsidR="00500997" w:rsidRDefault="00500997" w:rsidP="00500997">
      <w:pPr>
        <w:pStyle w:val="Normalunindented"/>
      </w:pPr>
      <w:r w:rsidRPr="00500997">
        <w:rPr>
          <w:b/>
          <w:bCs/>
        </w:rPr>
        <w:t>Макси</w:t>
      </w:r>
      <w:r w:rsidRPr="00500997">
        <w:t> - свыше 200 килобай</w:t>
      </w:r>
      <w:r>
        <w:t>т.</w:t>
      </w:r>
    </w:p>
    <w:p w14:paraId="11C98B2C" w14:textId="1559604D" w:rsidR="00500997" w:rsidRDefault="00500997" w:rsidP="00500997">
      <w:pPr>
        <w:pStyle w:val="Normalunindented"/>
        <w:rPr>
          <w:b/>
          <w:bCs/>
          <w:i/>
        </w:rPr>
      </w:pPr>
      <w:r w:rsidRPr="00500997">
        <w:t>На сайте установлено автоматическое ограничение на минимальный размер текста для миди и макси фанфиков. Так, при изменении статуса фанфика на "Закончен", сайт проверяет размер текста. В случае, если фактический размер фанфика не соответствует установленному автором размеру (50 Кб для миди и 200 Кб для макси), размер меняется на меньший.</w:t>
      </w:r>
      <w:r w:rsidRPr="00500997">
        <w:br/>
        <w:t xml:space="preserve">Килобайт = 1024 символа. Иными словами, 1 килобайт </w:t>
      </w:r>
      <w:proofErr w:type="gramStart"/>
      <w:r w:rsidRPr="00500997">
        <w:t>- это</w:t>
      </w:r>
      <w:proofErr w:type="gramEnd"/>
      <w:r w:rsidRPr="00500997">
        <w:t xml:space="preserve"> примерно одна тысяча знаков с пробелами.</w:t>
      </w:r>
    </w:p>
    <w:p w14:paraId="4BE0532C" w14:textId="69A19A09" w:rsidR="00500997" w:rsidRPr="00500997" w:rsidRDefault="00500997" w:rsidP="00500997">
      <w:pPr>
        <w:pStyle w:val="2"/>
      </w:pPr>
      <w:bookmarkStart w:id="922" w:name="_Toc223093429"/>
      <w:r>
        <w:rPr>
          <w:lang w:val="ru-RU"/>
        </w:rPr>
        <w:lastRenderedPageBreak/>
        <w:t>Категории</w:t>
      </w:r>
      <w:bookmarkEnd w:id="922"/>
    </w:p>
    <w:p w14:paraId="5C604CC5" w14:textId="3E282C86" w:rsidR="00330471" w:rsidRPr="00330471" w:rsidRDefault="00500997" w:rsidP="00330471">
      <w:pPr>
        <w:pStyle w:val="Normalunindented"/>
      </w:pPr>
      <w:r w:rsidRPr="00330471">
        <w:rPr>
          <w:b/>
          <w:bCs/>
        </w:rPr>
        <w:t>Гет (Het)</w:t>
      </w:r>
      <w:r w:rsidRPr="00330471">
        <w:t xml:space="preserve"> – сокращенное heterosexual, "гетеросексуальный". Фанфик содержит описание гетеросексуальных отношений (мужчина и женщина).</w:t>
      </w:r>
    </w:p>
    <w:p w14:paraId="61FA5D24" w14:textId="392F085B" w:rsidR="00330471" w:rsidRPr="00330471" w:rsidRDefault="00500997" w:rsidP="00330471">
      <w:pPr>
        <w:pStyle w:val="Normalunindented"/>
      </w:pPr>
      <w:r w:rsidRPr="00330471">
        <w:rPr>
          <w:b/>
          <w:bCs/>
        </w:rPr>
        <w:t>Слэш (Slash)</w:t>
      </w:r>
      <w:r w:rsidRPr="00330471">
        <w:t xml:space="preserve"> – фанфик, в котором присутствуют романтические и/или сексуальные отношения между мужчинами.</w:t>
      </w:r>
    </w:p>
    <w:p w14:paraId="656A064C" w14:textId="242CB3CC" w:rsidR="00330471" w:rsidRPr="00330471" w:rsidRDefault="00500997" w:rsidP="00330471">
      <w:pPr>
        <w:pStyle w:val="Normalunindented"/>
      </w:pPr>
      <w:r w:rsidRPr="00330471">
        <w:rPr>
          <w:b/>
          <w:bCs/>
        </w:rPr>
        <w:t>Фемслэш (Femslash)</w:t>
      </w:r>
      <w:r w:rsidRPr="00330471">
        <w:t xml:space="preserve"> – фанфик, в котором описаны романтические и/или сексуальные отношения между женщинами.</w:t>
      </w:r>
    </w:p>
    <w:p w14:paraId="0A25D269" w14:textId="540F2E24" w:rsidR="00330471" w:rsidRPr="00330471" w:rsidRDefault="00500997" w:rsidP="00330471">
      <w:pPr>
        <w:pStyle w:val="Normalunindented"/>
      </w:pPr>
      <w:r w:rsidRPr="00330471">
        <w:rPr>
          <w:b/>
          <w:bCs/>
        </w:rPr>
        <w:t>Джен (Gen)</w:t>
      </w:r>
      <w:r w:rsidRPr="00330471">
        <w:t xml:space="preserve"> – фанфик, не являющийся ни гетом, ни слэшем, ни фемслэшем, другими словами, тот, в котором не описываются и не упоминаются сексуальные взаимоотношения. Термин появился из сокращенного general audience, "любая аудитория", и восходит к системе рейтингов, принятых в кино.</w:t>
      </w:r>
    </w:p>
    <w:p w14:paraId="31CAE709" w14:textId="1C47D0E6" w:rsidR="00500997" w:rsidRDefault="00500997" w:rsidP="00330471">
      <w:pPr>
        <w:pStyle w:val="Normalunindented"/>
      </w:pPr>
      <w:r w:rsidRPr="00330471">
        <w:t>Категория определяется по романтическим/сексуальным отношениями, которым в повествовании уделено больше времени и внимания. Если в произведении присутствуют в виде небольшого упоминания отношения из другой категории, может быть полезно указать соответствующее предупреждение.</w:t>
      </w:r>
    </w:p>
    <w:p w14:paraId="6FD32891" w14:textId="77777777" w:rsidR="00330471" w:rsidRPr="00330471" w:rsidRDefault="00330471" w:rsidP="00330471">
      <w:pPr>
        <w:pStyle w:val="2"/>
      </w:pPr>
      <w:bookmarkStart w:id="923" w:name="_Toc223093430"/>
      <w:r w:rsidRPr="00330471">
        <w:t>Другие сокращения и обозначения</w:t>
      </w:r>
      <w:bookmarkEnd w:id="923"/>
    </w:p>
    <w:p w14:paraId="7B7A86D7" w14:textId="77777777" w:rsidR="00330471" w:rsidRDefault="00330471" w:rsidP="00330471">
      <w:pPr>
        <w:pStyle w:val="Normalunindented"/>
      </w:pPr>
      <w:r w:rsidRPr="00330471">
        <w:rPr>
          <w:b/>
          <w:bCs/>
        </w:rPr>
        <w:t>Альфа</w:t>
      </w:r>
      <w:r w:rsidRPr="00330471">
        <w:rPr>
          <w:lang w:val="en-US"/>
        </w:rPr>
        <w:t> </w:t>
      </w:r>
      <w:r w:rsidRPr="00330471">
        <w:t>(</w:t>
      </w:r>
      <w:r w:rsidRPr="00330471">
        <w:rPr>
          <w:lang w:val="en-US"/>
        </w:rPr>
        <w:t>alpha</w:t>
      </w:r>
      <w:r w:rsidRPr="00330471">
        <w:t>) – автор фанфика.</w:t>
      </w:r>
    </w:p>
    <w:p w14:paraId="5F160887" w14:textId="77777777" w:rsidR="00330471" w:rsidRDefault="00330471" w:rsidP="00330471">
      <w:pPr>
        <w:pStyle w:val="Normalunindented"/>
      </w:pPr>
      <w:r w:rsidRPr="00330471">
        <w:rPr>
          <w:b/>
          <w:bCs/>
        </w:rPr>
        <w:t>Бета, Бета-ридер</w:t>
      </w:r>
      <w:r w:rsidRPr="00330471">
        <w:rPr>
          <w:lang w:val="en-US"/>
        </w:rPr>
        <w:t> </w:t>
      </w:r>
      <w:r w:rsidRPr="00330471">
        <w:t>(</w:t>
      </w:r>
      <w:r w:rsidRPr="00330471">
        <w:rPr>
          <w:lang w:val="en-US"/>
        </w:rPr>
        <w:t>Beta</w:t>
      </w:r>
      <w:r w:rsidRPr="00330471">
        <w:t xml:space="preserve">, </w:t>
      </w:r>
      <w:r w:rsidRPr="00330471">
        <w:rPr>
          <w:lang w:val="en-US"/>
        </w:rPr>
        <w:t>Beta</w:t>
      </w:r>
      <w:r w:rsidRPr="00330471">
        <w:t>-</w:t>
      </w:r>
      <w:r w:rsidRPr="00330471">
        <w:rPr>
          <w:lang w:val="en-US"/>
        </w:rPr>
        <w:t>reader</w:t>
      </w:r>
      <w:r w:rsidRPr="00330471">
        <w:t>) – человек, который читает фанфик перед публикацией и помогает сделать его лучше. Предложения беты могут касаться как простых вещей, вроде орфографии и пунктуации, так и более сложных – характеристик героев, удаления или добавления отдельных сцен, и так далее.</w:t>
      </w:r>
    </w:p>
    <w:p w14:paraId="5674C725" w14:textId="77777777" w:rsidR="00330471" w:rsidRDefault="00330471" w:rsidP="00330471">
      <w:pPr>
        <w:pStyle w:val="Normalunindented"/>
      </w:pPr>
      <w:r w:rsidRPr="00330471">
        <w:rPr>
          <w:b/>
          <w:bCs/>
        </w:rPr>
        <w:t>Дисклеймер</w:t>
      </w:r>
      <w:r w:rsidRPr="00330471">
        <w:rPr>
          <w:lang w:val="en-US"/>
        </w:rPr>
        <w:t> </w:t>
      </w:r>
      <w:r w:rsidRPr="00330471">
        <w:t>(</w:t>
      </w:r>
      <w:r w:rsidRPr="00330471">
        <w:rPr>
          <w:lang w:val="en-US"/>
        </w:rPr>
        <w:t>Disclaimer</w:t>
      </w:r>
      <w:r w:rsidRPr="00330471">
        <w:t>) – фраза в начале фанфика либо на первой странице сайта, посредством которой автор сообщает читателям (и в особенности правообладателю), что фанфик или сайт, о котором идет речь, был создан не с целью извлечения прибыли, и указывает, кому именно принадлежат права на использованных персонажей. На нашем сайте дисклеймер указан в самом низу каждой страницы.</w:t>
      </w:r>
    </w:p>
    <w:p w14:paraId="2FF33256" w14:textId="77777777" w:rsidR="00330471" w:rsidRDefault="00330471" w:rsidP="00330471">
      <w:pPr>
        <w:pStyle w:val="Normalunindented"/>
      </w:pPr>
      <w:r w:rsidRPr="00330471">
        <w:rPr>
          <w:b/>
          <w:bCs/>
          <w:lang w:val="en-US"/>
        </w:rPr>
        <w:t>Feedback</w:t>
      </w:r>
      <w:r w:rsidRPr="00330471">
        <w:rPr>
          <w:b/>
          <w:bCs/>
        </w:rPr>
        <w:t>/</w:t>
      </w:r>
      <w:r w:rsidRPr="00330471">
        <w:rPr>
          <w:b/>
          <w:bCs/>
          <w:lang w:val="en-US"/>
        </w:rPr>
        <w:t>Reviews</w:t>
      </w:r>
      <w:r w:rsidRPr="00330471">
        <w:rPr>
          <w:lang w:val="en-US"/>
        </w:rPr>
        <w:t> </w:t>
      </w:r>
      <w:r w:rsidRPr="00330471">
        <w:t>– отзывы, комментарии читателей.</w:t>
      </w:r>
    </w:p>
    <w:p w14:paraId="69C9E362" w14:textId="77777777" w:rsidR="00330471" w:rsidRDefault="00330471" w:rsidP="00330471">
      <w:pPr>
        <w:pStyle w:val="Normalunindented"/>
      </w:pPr>
      <w:r w:rsidRPr="00330471">
        <w:rPr>
          <w:b/>
          <w:bCs/>
        </w:rPr>
        <w:t>Корректор/редактор</w:t>
      </w:r>
      <w:r w:rsidRPr="00330471">
        <w:rPr>
          <w:lang w:val="en-US"/>
        </w:rPr>
        <w:t> </w:t>
      </w:r>
      <w:r w:rsidRPr="00330471">
        <w:t>- человек, в основном, отвечает только за исправление знаков препинания.</w:t>
      </w:r>
    </w:p>
    <w:p w14:paraId="379A33C8" w14:textId="77777777" w:rsidR="00330471" w:rsidRDefault="00330471" w:rsidP="00330471">
      <w:pPr>
        <w:pStyle w:val="Normalunindented"/>
      </w:pPr>
      <w:r w:rsidRPr="00330471">
        <w:rPr>
          <w:b/>
          <w:bCs/>
        </w:rPr>
        <w:t>Сиквел</w:t>
      </w:r>
      <w:r w:rsidRPr="00330471">
        <w:rPr>
          <w:lang w:val="en-US"/>
        </w:rPr>
        <w:t> </w:t>
      </w:r>
      <w:r w:rsidRPr="00330471">
        <w:t>(</w:t>
      </w:r>
      <w:r w:rsidRPr="00330471">
        <w:rPr>
          <w:lang w:val="en-US"/>
        </w:rPr>
        <w:t>Sequel</w:t>
      </w:r>
      <w:r w:rsidRPr="00330471">
        <w:t>) - продолжение фанфика/рассказа и т.п.</w:t>
      </w:r>
    </w:p>
    <w:p w14:paraId="02938318" w14:textId="77777777" w:rsidR="00330471" w:rsidRDefault="00330471" w:rsidP="00330471">
      <w:pPr>
        <w:pStyle w:val="Normalunindented"/>
      </w:pPr>
      <w:r w:rsidRPr="00330471">
        <w:rPr>
          <w:b/>
          <w:bCs/>
        </w:rPr>
        <w:t>Приквел</w:t>
      </w:r>
      <w:r w:rsidRPr="00330471">
        <w:rPr>
          <w:lang w:val="en-US"/>
        </w:rPr>
        <w:t> </w:t>
      </w:r>
      <w:r w:rsidRPr="00330471">
        <w:t>- описание событий, которые случились с героями ДО фанфика. К примеру, книга, описывающая жизнь маленького Снейпа и времена мародёров, считалась бы приквелом к "Гарри Поттеру". Если бы Роулинг сочла нужным её написать</w:t>
      </w:r>
    </w:p>
    <w:p w14:paraId="20640CDB" w14:textId="77777777" w:rsidR="00330471" w:rsidRDefault="00330471" w:rsidP="00330471">
      <w:pPr>
        <w:pStyle w:val="Normalunindented"/>
      </w:pPr>
      <w:r w:rsidRPr="00330471">
        <w:rPr>
          <w:b/>
          <w:bCs/>
          <w:lang w:val="en-US"/>
        </w:rPr>
        <w:t>Round</w:t>
      </w:r>
      <w:r w:rsidRPr="00330471">
        <w:rPr>
          <w:b/>
          <w:bCs/>
        </w:rPr>
        <w:t xml:space="preserve"> </w:t>
      </w:r>
      <w:r w:rsidRPr="00330471">
        <w:rPr>
          <w:b/>
          <w:bCs/>
          <w:lang w:val="en-US"/>
        </w:rPr>
        <w:t>robin</w:t>
      </w:r>
      <w:r w:rsidRPr="00330471">
        <w:rPr>
          <w:lang w:val="en-US"/>
        </w:rPr>
        <w:t> </w:t>
      </w:r>
      <w:r w:rsidRPr="00330471">
        <w:t xml:space="preserve">– фанфик, созданный группой авторов, каждый из которых по очереди пишет свой кусочек. Удачные </w:t>
      </w:r>
      <w:r w:rsidRPr="00330471">
        <w:rPr>
          <w:lang w:val="en-US"/>
        </w:rPr>
        <w:t>round</w:t>
      </w:r>
      <w:r w:rsidRPr="00330471">
        <w:t xml:space="preserve"> </w:t>
      </w:r>
      <w:r w:rsidRPr="00330471">
        <w:rPr>
          <w:lang w:val="en-US"/>
        </w:rPr>
        <w:t>robins</w:t>
      </w:r>
      <w:r w:rsidRPr="00330471">
        <w:t xml:space="preserve"> - большая редкость. Как правило, они отличаются резким переходом между частями и несогласованностью стиля, впрочем, некоторые умудряются извлечь художественную пользу даже из этого. Обычно </w:t>
      </w:r>
      <w:r w:rsidRPr="00330471">
        <w:rPr>
          <w:lang w:val="en-US"/>
        </w:rPr>
        <w:t>round</w:t>
      </w:r>
      <w:r w:rsidRPr="00330471">
        <w:t xml:space="preserve"> </w:t>
      </w:r>
      <w:r w:rsidRPr="00330471">
        <w:rPr>
          <w:lang w:val="en-US"/>
        </w:rPr>
        <w:t>robin</w:t>
      </w:r>
      <w:r w:rsidRPr="00330471">
        <w:t xml:space="preserve"> не представляет интереса ни для кого, кроме самих участников и их ближайших друзей.</w:t>
      </w:r>
    </w:p>
    <w:p w14:paraId="791B1BC1" w14:textId="77777777" w:rsidR="00330471" w:rsidRDefault="00330471" w:rsidP="00330471">
      <w:pPr>
        <w:pStyle w:val="Normalunindented"/>
      </w:pPr>
      <w:r w:rsidRPr="00330471">
        <w:rPr>
          <w:b/>
          <w:bCs/>
        </w:rPr>
        <w:lastRenderedPageBreak/>
        <w:t>Смарм</w:t>
      </w:r>
      <w:r w:rsidRPr="00330471">
        <w:rPr>
          <w:lang w:val="en-US"/>
        </w:rPr>
        <w:t> </w:t>
      </w:r>
      <w:r w:rsidRPr="00330471">
        <w:t>(</w:t>
      </w:r>
      <w:r w:rsidRPr="00330471">
        <w:rPr>
          <w:lang w:val="en-US"/>
        </w:rPr>
        <w:t>Smarm</w:t>
      </w:r>
      <w:r w:rsidRPr="00330471">
        <w:t>) – слегка пренебрежительное определение фанфика, в котором один персонаж дает понять, словом или делом, как важна для него его (разумеется, платоническая) дружба с другим персонажем. Такие фанфики – довольно редкое явление.</w:t>
      </w:r>
    </w:p>
    <w:p w14:paraId="6C84905B" w14:textId="77777777" w:rsidR="00330471" w:rsidRDefault="00330471" w:rsidP="00330471">
      <w:pPr>
        <w:pStyle w:val="Normalunindented"/>
      </w:pPr>
      <w:r w:rsidRPr="00330471">
        <w:rPr>
          <w:b/>
          <w:bCs/>
        </w:rPr>
        <w:t>Сквик</w:t>
      </w:r>
      <w:r w:rsidRPr="00330471">
        <w:rPr>
          <w:lang w:val="en-US"/>
        </w:rPr>
        <w:t> </w:t>
      </w:r>
      <w:r w:rsidRPr="00330471">
        <w:t>(</w:t>
      </w:r>
      <w:r w:rsidRPr="00330471">
        <w:rPr>
          <w:lang w:val="en-US"/>
        </w:rPr>
        <w:t>Squick</w:t>
      </w:r>
      <w:r w:rsidRPr="00330471">
        <w:t>) – происходит от выражений "</w:t>
      </w:r>
      <w:r w:rsidRPr="00330471">
        <w:rPr>
          <w:lang w:val="en-US"/>
        </w:rPr>
        <w:t>someone</w:t>
      </w:r>
      <w:r w:rsidRPr="00330471">
        <w:t xml:space="preserve"> </w:t>
      </w:r>
      <w:r w:rsidRPr="00330471">
        <w:rPr>
          <w:lang w:val="en-US"/>
        </w:rPr>
        <w:t>else</w:t>
      </w:r>
      <w:r w:rsidRPr="00330471">
        <w:t>'</w:t>
      </w:r>
      <w:r w:rsidRPr="00330471">
        <w:rPr>
          <w:lang w:val="en-US"/>
        </w:rPr>
        <w:t>s</w:t>
      </w:r>
      <w:r w:rsidRPr="00330471">
        <w:t xml:space="preserve"> </w:t>
      </w:r>
      <w:r w:rsidRPr="00330471">
        <w:rPr>
          <w:lang w:val="en-US"/>
        </w:rPr>
        <w:t>kink</w:t>
      </w:r>
      <w:r w:rsidRPr="00330471">
        <w:t>" (“со странностями”) и “</w:t>
      </w:r>
      <w:r w:rsidRPr="00330471">
        <w:rPr>
          <w:lang w:val="en-US"/>
        </w:rPr>
        <w:t>icky</w:t>
      </w:r>
      <w:r w:rsidRPr="00330471">
        <w:t xml:space="preserve">” (“неприятный”). Другими словами, это то, что может нравиться одним, но вызывает тошноту у других. В эту категорию входят и слэш, и </w:t>
      </w:r>
      <w:r w:rsidRPr="00330471">
        <w:rPr>
          <w:lang w:val="en-US"/>
        </w:rPr>
        <w:t>BDSM</w:t>
      </w:r>
      <w:r w:rsidRPr="00330471">
        <w:t>, и некоторые отдельные пейринги, и многое другое. По большому счету термин напоминает нам о взаимной вежливости и необходимости уважать чужое мнение.</w:t>
      </w:r>
    </w:p>
    <w:p w14:paraId="591EA132" w14:textId="77777777" w:rsidR="00330471" w:rsidRDefault="00330471" w:rsidP="00330471">
      <w:pPr>
        <w:pStyle w:val="Normalunindented"/>
      </w:pPr>
      <w:r w:rsidRPr="00330471">
        <w:rPr>
          <w:b/>
          <w:bCs/>
          <w:lang w:val="en-US"/>
        </w:rPr>
        <w:t>OC</w:t>
      </w:r>
      <w:r w:rsidRPr="00330471">
        <w:rPr>
          <w:lang w:val="en-US"/>
        </w:rPr>
        <w:t> </w:t>
      </w:r>
      <w:r w:rsidRPr="00330471">
        <w:t xml:space="preserve">(НП - новый персонаж, НМП - новый мужской персонаж) - сокращение от </w:t>
      </w:r>
      <w:r w:rsidRPr="00330471">
        <w:rPr>
          <w:lang w:val="en-US"/>
        </w:rPr>
        <w:t>Original</w:t>
      </w:r>
      <w:r w:rsidRPr="00330471">
        <w:t xml:space="preserve"> </w:t>
      </w:r>
      <w:r w:rsidRPr="00330471">
        <w:rPr>
          <w:lang w:val="en-US"/>
        </w:rPr>
        <w:t>Character</w:t>
      </w:r>
      <w:r w:rsidRPr="00330471">
        <w:t>, "Оригинальный персонаж".</w:t>
      </w:r>
    </w:p>
    <w:p w14:paraId="2BE8E732" w14:textId="4BE8F5E0" w:rsidR="00330471" w:rsidRPr="00330471" w:rsidRDefault="00330471" w:rsidP="00330471">
      <w:pPr>
        <w:pStyle w:val="Normalunindented"/>
      </w:pPr>
      <w:r w:rsidRPr="00330471">
        <w:rPr>
          <w:b/>
          <w:bCs/>
          <w:lang w:val="en-US"/>
        </w:rPr>
        <w:t>OFC</w:t>
      </w:r>
      <w:r w:rsidRPr="00330471">
        <w:rPr>
          <w:lang w:val="en-US"/>
        </w:rPr>
        <w:t> </w:t>
      </w:r>
      <w:r w:rsidRPr="00330471">
        <w:t xml:space="preserve">(НЖП - новый женский персонаж) – сокращенное </w:t>
      </w:r>
      <w:r w:rsidRPr="00330471">
        <w:rPr>
          <w:lang w:val="en-US"/>
        </w:rPr>
        <w:t>Original</w:t>
      </w:r>
      <w:r w:rsidRPr="00330471">
        <w:t xml:space="preserve"> </w:t>
      </w:r>
      <w:r w:rsidRPr="00330471">
        <w:rPr>
          <w:lang w:val="en-US"/>
        </w:rPr>
        <w:t>Female</w:t>
      </w:r>
      <w:r w:rsidRPr="00330471">
        <w:t xml:space="preserve"> </w:t>
      </w:r>
      <w:r w:rsidRPr="00330471">
        <w:rPr>
          <w:lang w:val="en-US"/>
        </w:rPr>
        <w:t>Character</w:t>
      </w:r>
      <w:r w:rsidRPr="00330471">
        <w:t>, “Оригинальный женский персонаж”. Как правило, появляется в фанфике для романтических отношений с каноническим персонажем. Часто, но не всегда, превращается в Мэри Сью.</w:t>
      </w:r>
      <w:r w:rsidRPr="00330471">
        <w:br/>
      </w:r>
      <w:r w:rsidRPr="00330471">
        <w:rPr>
          <w:b/>
          <w:bCs/>
          <w:lang w:val="en-US"/>
        </w:rPr>
        <w:t>Spoiler</w:t>
      </w:r>
      <w:r w:rsidRPr="00330471">
        <w:rPr>
          <w:lang w:val="en-US"/>
        </w:rPr>
        <w:t> </w:t>
      </w:r>
      <w:r w:rsidRPr="00330471">
        <w:t>(спойлер) - факты, упоминающиеся в каноне.</w:t>
      </w:r>
    </w:p>
    <w:p w14:paraId="7BBE54B9" w14:textId="77777777" w:rsidR="00310C4B" w:rsidRPr="00330471" w:rsidRDefault="00310C4B">
      <w:pPr>
        <w:pStyle w:val="1"/>
        <w:numPr>
          <w:ilvl w:val="0"/>
          <w:numId w:val="0"/>
        </w:numPr>
        <w:rPr>
          <w:color w:val="000000" w:themeColor="text1"/>
          <w:lang w:val="ru-RU"/>
          <w:rPrChange w:id="924" w:author="Vasy Medov" w:date="2026-02-26T17:30:00Z">
            <w:rPr/>
          </w:rPrChange>
        </w:rPr>
        <w:pPrChange w:id="925" w:author="Vasy Medov" w:date="2026-02-25T19:06:00Z">
          <w:pPr>
            <w:pStyle w:val="TOCEntry"/>
          </w:pPr>
        </w:pPrChange>
      </w:pPr>
      <w:bookmarkStart w:id="926" w:name="_Toc439994697"/>
      <w:bookmarkStart w:id="927" w:name="_Toc352609414"/>
      <w:bookmarkStart w:id="928" w:name="_Toc223093431"/>
      <w:r w:rsidRPr="00626646">
        <w:rPr>
          <w:color w:val="000000" w:themeColor="text1"/>
          <w:rPrChange w:id="929" w:author="Vasy Medov" w:date="2026-02-26T17:30:00Z">
            <w:rPr/>
          </w:rPrChange>
        </w:rPr>
        <w:t>Appendix</w:t>
      </w:r>
      <w:r w:rsidRPr="00330471">
        <w:rPr>
          <w:color w:val="000000" w:themeColor="text1"/>
          <w:lang w:val="ru-RU"/>
          <w:rPrChange w:id="930" w:author="Vasy Medov" w:date="2026-02-26T17:30:00Z">
            <w:rPr/>
          </w:rPrChange>
        </w:rPr>
        <w:t xml:space="preserve"> </w:t>
      </w:r>
      <w:r w:rsidRPr="00626646">
        <w:rPr>
          <w:color w:val="000000" w:themeColor="text1"/>
          <w:rPrChange w:id="931" w:author="Vasy Medov" w:date="2026-02-26T17:30:00Z">
            <w:rPr/>
          </w:rPrChange>
        </w:rPr>
        <w:t>B</w:t>
      </w:r>
      <w:r w:rsidRPr="00330471">
        <w:rPr>
          <w:color w:val="000000" w:themeColor="text1"/>
          <w:lang w:val="ru-RU"/>
          <w:rPrChange w:id="932" w:author="Vasy Medov" w:date="2026-02-26T17:30:00Z">
            <w:rPr/>
          </w:rPrChange>
        </w:rPr>
        <w:t xml:space="preserve">: </w:t>
      </w:r>
      <w:r w:rsidRPr="00626646">
        <w:rPr>
          <w:color w:val="000000" w:themeColor="text1"/>
          <w:rPrChange w:id="933" w:author="Vasy Medov" w:date="2026-02-26T17:30:00Z">
            <w:rPr/>
          </w:rPrChange>
        </w:rPr>
        <w:t>Analysis</w:t>
      </w:r>
      <w:r w:rsidRPr="00330471">
        <w:rPr>
          <w:color w:val="000000" w:themeColor="text1"/>
          <w:lang w:val="ru-RU"/>
          <w:rPrChange w:id="934" w:author="Vasy Medov" w:date="2026-02-26T17:30:00Z">
            <w:rPr/>
          </w:rPrChange>
        </w:rPr>
        <w:t xml:space="preserve"> </w:t>
      </w:r>
      <w:r w:rsidRPr="00626646">
        <w:rPr>
          <w:color w:val="000000" w:themeColor="text1"/>
          <w:rPrChange w:id="935" w:author="Vasy Medov" w:date="2026-02-26T17:30:00Z">
            <w:rPr/>
          </w:rPrChange>
        </w:rPr>
        <w:t>Models</w:t>
      </w:r>
      <w:bookmarkEnd w:id="926"/>
      <w:bookmarkEnd w:id="927"/>
      <w:bookmarkEnd w:id="928"/>
    </w:p>
    <w:p w14:paraId="4FC52714" w14:textId="77777777" w:rsidR="00310C4B" w:rsidRPr="00626646" w:rsidRDefault="00310C4B">
      <w:pPr>
        <w:pStyle w:val="template"/>
        <w:rPr>
          <w:ins w:id="936" w:author="Vasy Medov" w:date="2026-02-24T19:48:00Z"/>
          <w:color w:val="000000" w:themeColor="text1"/>
          <w:rPrChange w:id="937" w:author="Vasy Medov" w:date="2026-02-26T17:30:00Z">
            <w:rPr>
              <w:ins w:id="938" w:author="Vasy Medov" w:date="2026-02-24T19:48:00Z"/>
            </w:rPr>
          </w:rPrChange>
        </w:rPr>
      </w:pPr>
      <w:r w:rsidRPr="00626646">
        <w:rPr>
          <w:color w:val="000000" w:themeColor="text1"/>
          <w:rPrChange w:id="939" w:author="Vasy Medov" w:date="2026-02-26T17:30:00Z">
            <w:rPr/>
          </w:rPrChange>
        </w:rPr>
        <w:t>&lt;</w:t>
      </w:r>
      <w:r w:rsidR="0026483C" w:rsidRPr="00626646">
        <w:rPr>
          <w:color w:val="000000" w:themeColor="text1"/>
          <w:rPrChange w:id="940" w:author="Vasy Medov" w:date="2026-02-26T17:30:00Z">
            <w:rPr/>
          </w:rPrChange>
        </w:rPr>
        <w:t>This optional section includes or points to pertinent analysis models such as data flow diagrams, feature trees, state-transition diagrams, or entity-relationship diagrams. You might prefer to insert certain models into the relevant sections of the specification instead of collecting them at the end.</w:t>
      </w:r>
      <w:r w:rsidRPr="00626646">
        <w:rPr>
          <w:color w:val="000000" w:themeColor="text1"/>
          <w:rPrChange w:id="941" w:author="Vasy Medov" w:date="2026-02-26T17:30:00Z">
            <w:rPr/>
          </w:rPrChange>
        </w:rPr>
        <w:t>&gt;</w:t>
      </w:r>
    </w:p>
    <w:p w14:paraId="3C3F386E" w14:textId="77777777" w:rsidR="00B35BD9" w:rsidRPr="00626646" w:rsidRDefault="00B35BD9">
      <w:pPr>
        <w:pStyle w:val="template"/>
        <w:rPr>
          <w:ins w:id="942" w:author="Vasy Medov" w:date="2026-02-24T19:48:00Z"/>
          <w:color w:val="000000" w:themeColor="text1"/>
          <w:rPrChange w:id="943" w:author="Vasy Medov" w:date="2026-02-26T17:30:00Z">
            <w:rPr>
              <w:ins w:id="944" w:author="Vasy Medov" w:date="2026-02-24T19:48:00Z"/>
            </w:rPr>
          </w:rPrChange>
        </w:rPr>
      </w:pPr>
    </w:p>
    <w:p w14:paraId="78D84D65" w14:textId="77777777" w:rsidR="00B35BD9" w:rsidRPr="00626646" w:rsidRDefault="00B35BD9">
      <w:pPr>
        <w:pStyle w:val="template"/>
        <w:rPr>
          <w:ins w:id="945" w:author="Vasy Medov" w:date="2026-02-24T19:48:00Z"/>
          <w:color w:val="000000" w:themeColor="text1"/>
          <w:rPrChange w:id="946" w:author="Vasy Medov" w:date="2026-02-26T17:30:00Z">
            <w:rPr>
              <w:ins w:id="947" w:author="Vasy Medov" w:date="2026-02-24T19:48:00Z"/>
            </w:rPr>
          </w:rPrChange>
        </w:rPr>
      </w:pPr>
    </w:p>
    <w:p w14:paraId="5FB9DE91" w14:textId="77777777" w:rsidR="00B35BD9" w:rsidRPr="00626646" w:rsidRDefault="00B35BD9">
      <w:pPr>
        <w:pStyle w:val="template"/>
        <w:rPr>
          <w:ins w:id="948" w:author="Vasy Medov" w:date="2026-02-24T19:48:00Z"/>
          <w:color w:val="000000" w:themeColor="text1"/>
          <w:rPrChange w:id="949" w:author="Vasy Medov" w:date="2026-02-26T17:30:00Z">
            <w:rPr>
              <w:ins w:id="950" w:author="Vasy Medov" w:date="2026-02-24T19:48:00Z"/>
            </w:rPr>
          </w:rPrChange>
        </w:rPr>
      </w:pPr>
    </w:p>
    <w:p w14:paraId="30F9385D" w14:textId="77777777" w:rsidR="00B35BD9" w:rsidRPr="00626646" w:rsidRDefault="00B35BD9">
      <w:pPr>
        <w:pStyle w:val="template"/>
        <w:rPr>
          <w:ins w:id="951" w:author="Vasy Medov" w:date="2026-02-24T19:48:00Z"/>
          <w:color w:val="000000" w:themeColor="text1"/>
          <w:rPrChange w:id="952" w:author="Vasy Medov" w:date="2026-02-26T17:30:00Z">
            <w:rPr>
              <w:ins w:id="953" w:author="Vasy Medov" w:date="2026-02-24T19:48:00Z"/>
            </w:rPr>
          </w:rPrChange>
        </w:rPr>
      </w:pPr>
    </w:p>
    <w:p w14:paraId="28B8AAFD" w14:textId="77777777" w:rsidR="00B35BD9" w:rsidRPr="00626646" w:rsidRDefault="00B35BD9">
      <w:pPr>
        <w:pStyle w:val="template"/>
        <w:rPr>
          <w:ins w:id="954" w:author="Vasy Medov" w:date="2026-02-24T19:48:00Z"/>
          <w:color w:val="000000" w:themeColor="text1"/>
          <w:rPrChange w:id="955" w:author="Vasy Medov" w:date="2026-02-26T17:30:00Z">
            <w:rPr>
              <w:ins w:id="956" w:author="Vasy Medov" w:date="2026-02-24T19:48:00Z"/>
            </w:rPr>
          </w:rPrChange>
        </w:rPr>
      </w:pPr>
    </w:p>
    <w:p w14:paraId="0DDEE6EA" w14:textId="77777777" w:rsidR="00B35BD9" w:rsidRPr="00626646" w:rsidRDefault="00B35BD9">
      <w:pPr>
        <w:pStyle w:val="template"/>
        <w:rPr>
          <w:ins w:id="957" w:author="Vasy Medov" w:date="2026-02-24T19:48:00Z"/>
          <w:color w:val="000000" w:themeColor="text1"/>
          <w:rPrChange w:id="958" w:author="Vasy Medov" w:date="2026-02-26T17:30:00Z">
            <w:rPr>
              <w:ins w:id="959" w:author="Vasy Medov" w:date="2026-02-24T19:48:00Z"/>
            </w:rPr>
          </w:rPrChange>
        </w:rPr>
      </w:pPr>
    </w:p>
    <w:p w14:paraId="2DD14EC5" w14:textId="77777777" w:rsidR="00B35BD9" w:rsidRPr="00626646" w:rsidRDefault="00B35BD9">
      <w:pPr>
        <w:pStyle w:val="template"/>
        <w:rPr>
          <w:ins w:id="960" w:author="Vasy Medov" w:date="2026-02-24T19:48:00Z"/>
          <w:color w:val="000000" w:themeColor="text1"/>
          <w:rPrChange w:id="961" w:author="Vasy Medov" w:date="2026-02-26T17:30:00Z">
            <w:rPr>
              <w:ins w:id="962" w:author="Vasy Medov" w:date="2026-02-24T19:48:00Z"/>
            </w:rPr>
          </w:rPrChange>
        </w:rPr>
      </w:pPr>
    </w:p>
    <w:p w14:paraId="584496E4" w14:textId="77777777" w:rsidR="00B35BD9" w:rsidRPr="00626646" w:rsidRDefault="00B35BD9">
      <w:pPr>
        <w:pStyle w:val="template"/>
        <w:rPr>
          <w:ins w:id="963" w:author="Vasy Medov" w:date="2026-02-24T19:48:00Z"/>
          <w:color w:val="000000" w:themeColor="text1"/>
          <w:rPrChange w:id="964" w:author="Vasy Medov" w:date="2026-02-26T17:30:00Z">
            <w:rPr>
              <w:ins w:id="965" w:author="Vasy Medov" w:date="2026-02-24T19:48:00Z"/>
            </w:rPr>
          </w:rPrChange>
        </w:rPr>
      </w:pPr>
    </w:p>
    <w:p w14:paraId="34274E4E" w14:textId="77777777" w:rsidR="00B35BD9" w:rsidRPr="00626646" w:rsidRDefault="00B35BD9">
      <w:pPr>
        <w:pStyle w:val="template"/>
        <w:rPr>
          <w:ins w:id="966" w:author="Vasy Medov" w:date="2026-02-24T19:48:00Z"/>
          <w:color w:val="000000" w:themeColor="text1"/>
          <w:rPrChange w:id="967" w:author="Vasy Medov" w:date="2026-02-26T17:30:00Z">
            <w:rPr>
              <w:ins w:id="968" w:author="Vasy Medov" w:date="2026-02-24T19:48:00Z"/>
            </w:rPr>
          </w:rPrChange>
        </w:rPr>
      </w:pPr>
    </w:p>
    <w:p w14:paraId="07A2E270" w14:textId="77777777" w:rsidR="00B35BD9" w:rsidRPr="00626646" w:rsidRDefault="00B35BD9">
      <w:pPr>
        <w:pStyle w:val="template"/>
        <w:rPr>
          <w:ins w:id="969" w:author="Vasy Medov" w:date="2026-02-24T19:48:00Z"/>
          <w:color w:val="000000" w:themeColor="text1"/>
          <w:rPrChange w:id="970" w:author="Vasy Medov" w:date="2026-02-26T17:30:00Z">
            <w:rPr>
              <w:ins w:id="971" w:author="Vasy Medov" w:date="2026-02-24T19:48:00Z"/>
            </w:rPr>
          </w:rPrChange>
        </w:rPr>
      </w:pPr>
    </w:p>
    <w:p w14:paraId="6D2C55F0" w14:textId="77777777" w:rsidR="00B35BD9" w:rsidRPr="00626646" w:rsidRDefault="00B35BD9">
      <w:pPr>
        <w:pStyle w:val="template"/>
        <w:rPr>
          <w:ins w:id="972" w:author="Vasy Medov" w:date="2026-02-24T19:48:00Z"/>
          <w:color w:val="000000" w:themeColor="text1"/>
          <w:rPrChange w:id="973" w:author="Vasy Medov" w:date="2026-02-26T17:30:00Z">
            <w:rPr>
              <w:ins w:id="974" w:author="Vasy Medov" w:date="2026-02-24T19:48:00Z"/>
            </w:rPr>
          </w:rPrChange>
        </w:rPr>
      </w:pPr>
    </w:p>
    <w:p w14:paraId="092A0F67" w14:textId="77777777" w:rsidR="00B35BD9" w:rsidRPr="00626646" w:rsidRDefault="00B35BD9">
      <w:pPr>
        <w:pStyle w:val="template"/>
        <w:rPr>
          <w:ins w:id="975" w:author="Vasy Medov" w:date="2026-02-24T19:48:00Z"/>
          <w:color w:val="000000" w:themeColor="text1"/>
          <w:rPrChange w:id="976" w:author="Vasy Medov" w:date="2026-02-26T17:30:00Z">
            <w:rPr>
              <w:ins w:id="977" w:author="Vasy Medov" w:date="2026-02-24T19:48:00Z"/>
            </w:rPr>
          </w:rPrChange>
        </w:rPr>
      </w:pPr>
    </w:p>
    <w:p w14:paraId="1D0F30B0" w14:textId="77777777" w:rsidR="00B35BD9" w:rsidRPr="00626646" w:rsidRDefault="00B35BD9">
      <w:pPr>
        <w:pStyle w:val="template"/>
        <w:rPr>
          <w:ins w:id="978" w:author="Vasy Medov" w:date="2026-02-24T19:48:00Z"/>
          <w:color w:val="000000" w:themeColor="text1"/>
          <w:rPrChange w:id="979" w:author="Vasy Medov" w:date="2026-02-26T17:30:00Z">
            <w:rPr>
              <w:ins w:id="980" w:author="Vasy Medov" w:date="2026-02-24T19:48:00Z"/>
            </w:rPr>
          </w:rPrChange>
        </w:rPr>
      </w:pPr>
    </w:p>
    <w:p w14:paraId="6FA27778" w14:textId="77777777" w:rsidR="00B35BD9" w:rsidRPr="00626646" w:rsidRDefault="00B35BD9">
      <w:pPr>
        <w:pStyle w:val="template"/>
        <w:rPr>
          <w:ins w:id="981" w:author="Vasy Medov" w:date="2026-02-24T19:48:00Z"/>
          <w:color w:val="000000" w:themeColor="text1"/>
          <w:rPrChange w:id="982" w:author="Vasy Medov" w:date="2026-02-26T17:30:00Z">
            <w:rPr>
              <w:ins w:id="983" w:author="Vasy Medov" w:date="2026-02-24T19:48:00Z"/>
            </w:rPr>
          </w:rPrChange>
        </w:rPr>
      </w:pPr>
    </w:p>
    <w:p w14:paraId="15D09940" w14:textId="77777777" w:rsidR="00B35BD9" w:rsidRPr="00626646" w:rsidRDefault="00B35BD9">
      <w:pPr>
        <w:pStyle w:val="template"/>
        <w:rPr>
          <w:ins w:id="984" w:author="Vasy Medov" w:date="2026-02-24T19:48:00Z"/>
          <w:color w:val="000000" w:themeColor="text1"/>
          <w:rPrChange w:id="985" w:author="Vasy Medov" w:date="2026-02-26T17:30:00Z">
            <w:rPr>
              <w:ins w:id="986" w:author="Vasy Medov" w:date="2026-02-24T19:48:00Z"/>
            </w:rPr>
          </w:rPrChange>
        </w:rPr>
      </w:pPr>
    </w:p>
    <w:p w14:paraId="41E9865D" w14:textId="77777777" w:rsidR="00B35BD9" w:rsidRPr="00626646" w:rsidRDefault="00B35BD9">
      <w:pPr>
        <w:pStyle w:val="template"/>
        <w:rPr>
          <w:ins w:id="987" w:author="Vasy Medov" w:date="2026-02-24T19:48:00Z"/>
          <w:color w:val="000000" w:themeColor="text1"/>
          <w:rPrChange w:id="988" w:author="Vasy Medov" w:date="2026-02-26T17:30:00Z">
            <w:rPr>
              <w:ins w:id="989" w:author="Vasy Medov" w:date="2026-02-24T19:48:00Z"/>
            </w:rPr>
          </w:rPrChange>
        </w:rPr>
      </w:pPr>
    </w:p>
    <w:p w14:paraId="227B04B7" w14:textId="77777777" w:rsidR="00B35BD9" w:rsidRPr="00626646" w:rsidRDefault="00B35BD9">
      <w:pPr>
        <w:pStyle w:val="template"/>
        <w:rPr>
          <w:ins w:id="990" w:author="Vasy Medov" w:date="2026-02-24T19:48:00Z"/>
          <w:color w:val="000000" w:themeColor="text1"/>
          <w:rPrChange w:id="991" w:author="Vasy Medov" w:date="2026-02-26T17:30:00Z">
            <w:rPr>
              <w:ins w:id="992" w:author="Vasy Medov" w:date="2026-02-24T19:48:00Z"/>
            </w:rPr>
          </w:rPrChange>
        </w:rPr>
      </w:pPr>
    </w:p>
    <w:p w14:paraId="49490902" w14:textId="77777777" w:rsidR="00B35BD9" w:rsidRPr="00626646" w:rsidRDefault="00B35BD9">
      <w:pPr>
        <w:pStyle w:val="template"/>
        <w:rPr>
          <w:ins w:id="993" w:author="Vasy Medov" w:date="2026-02-24T19:48:00Z"/>
          <w:color w:val="000000" w:themeColor="text1"/>
          <w:rPrChange w:id="994" w:author="Vasy Medov" w:date="2026-02-26T17:30:00Z">
            <w:rPr>
              <w:ins w:id="995" w:author="Vasy Medov" w:date="2026-02-24T19:48:00Z"/>
            </w:rPr>
          </w:rPrChange>
        </w:rPr>
      </w:pPr>
    </w:p>
    <w:p w14:paraId="64D252E3" w14:textId="77777777" w:rsidR="00B35BD9" w:rsidRPr="00626646" w:rsidRDefault="00B35BD9">
      <w:pPr>
        <w:pStyle w:val="template"/>
        <w:rPr>
          <w:ins w:id="996" w:author="Vasy Medov" w:date="2026-02-24T19:48:00Z"/>
          <w:color w:val="000000" w:themeColor="text1"/>
          <w:rPrChange w:id="997" w:author="Vasy Medov" w:date="2026-02-26T17:30:00Z">
            <w:rPr>
              <w:ins w:id="998" w:author="Vasy Medov" w:date="2026-02-24T19:48:00Z"/>
            </w:rPr>
          </w:rPrChange>
        </w:rPr>
      </w:pPr>
    </w:p>
    <w:p w14:paraId="3AC85F0A" w14:textId="77777777" w:rsidR="00B35BD9" w:rsidRPr="00626646" w:rsidRDefault="00B35BD9">
      <w:pPr>
        <w:pStyle w:val="template"/>
        <w:rPr>
          <w:ins w:id="999" w:author="Vasy Medov" w:date="2026-02-24T19:48:00Z"/>
          <w:color w:val="000000" w:themeColor="text1"/>
          <w:rPrChange w:id="1000" w:author="Vasy Medov" w:date="2026-02-26T17:30:00Z">
            <w:rPr>
              <w:ins w:id="1001" w:author="Vasy Medov" w:date="2026-02-24T19:48:00Z"/>
            </w:rPr>
          </w:rPrChange>
        </w:rPr>
      </w:pPr>
    </w:p>
    <w:p w14:paraId="1D6113A0" w14:textId="77777777" w:rsidR="00B35BD9" w:rsidRPr="00626646" w:rsidRDefault="00B35BD9">
      <w:pPr>
        <w:pStyle w:val="template"/>
        <w:rPr>
          <w:ins w:id="1002" w:author="Vasy Medov" w:date="2026-02-24T19:48:00Z"/>
          <w:color w:val="000000" w:themeColor="text1"/>
          <w:rPrChange w:id="1003" w:author="Vasy Medov" w:date="2026-02-26T17:30:00Z">
            <w:rPr>
              <w:ins w:id="1004" w:author="Vasy Medov" w:date="2026-02-24T19:48:00Z"/>
            </w:rPr>
          </w:rPrChange>
        </w:rPr>
      </w:pPr>
    </w:p>
    <w:p w14:paraId="588FBB91" w14:textId="77777777" w:rsidR="00B35BD9" w:rsidRPr="00626646" w:rsidRDefault="00B35BD9">
      <w:pPr>
        <w:pStyle w:val="template"/>
        <w:rPr>
          <w:ins w:id="1005" w:author="Vasy Medov" w:date="2026-02-24T19:48:00Z"/>
          <w:color w:val="000000" w:themeColor="text1"/>
          <w:rPrChange w:id="1006" w:author="Vasy Medov" w:date="2026-02-26T17:30:00Z">
            <w:rPr>
              <w:ins w:id="1007" w:author="Vasy Medov" w:date="2026-02-24T19:48:00Z"/>
            </w:rPr>
          </w:rPrChange>
        </w:rPr>
      </w:pPr>
    </w:p>
    <w:p w14:paraId="13F85682" w14:textId="77777777" w:rsidR="00B35BD9" w:rsidRPr="00626646" w:rsidRDefault="00B35BD9">
      <w:pPr>
        <w:pStyle w:val="template"/>
        <w:rPr>
          <w:ins w:id="1008" w:author="Vasy Medov" w:date="2026-02-24T19:48:00Z"/>
          <w:color w:val="000000" w:themeColor="text1"/>
          <w:rPrChange w:id="1009" w:author="Vasy Medov" w:date="2026-02-26T17:30:00Z">
            <w:rPr>
              <w:ins w:id="1010" w:author="Vasy Medov" w:date="2026-02-24T19:48:00Z"/>
            </w:rPr>
          </w:rPrChange>
        </w:rPr>
      </w:pPr>
    </w:p>
    <w:p w14:paraId="1D98C5C6" w14:textId="77777777" w:rsidR="00B35BD9" w:rsidRPr="00626646" w:rsidRDefault="00B35BD9">
      <w:pPr>
        <w:pStyle w:val="template"/>
        <w:rPr>
          <w:ins w:id="1011" w:author="Vasy Medov" w:date="2026-02-24T19:48:00Z"/>
          <w:color w:val="000000" w:themeColor="text1"/>
          <w:rPrChange w:id="1012" w:author="Vasy Medov" w:date="2026-02-26T17:30:00Z">
            <w:rPr>
              <w:ins w:id="1013" w:author="Vasy Medov" w:date="2026-02-24T19:48:00Z"/>
            </w:rPr>
          </w:rPrChange>
        </w:rPr>
      </w:pPr>
    </w:p>
    <w:p w14:paraId="4A84A598" w14:textId="77777777" w:rsidR="00B35BD9" w:rsidRPr="00626646" w:rsidRDefault="00B35BD9">
      <w:pPr>
        <w:pStyle w:val="template"/>
        <w:rPr>
          <w:ins w:id="1014" w:author="Vasy Medov" w:date="2026-02-24T19:48:00Z"/>
          <w:color w:val="000000" w:themeColor="text1"/>
          <w:rPrChange w:id="1015" w:author="Vasy Medov" w:date="2026-02-26T17:30:00Z">
            <w:rPr>
              <w:ins w:id="1016" w:author="Vasy Medov" w:date="2026-02-24T19:48:00Z"/>
            </w:rPr>
          </w:rPrChange>
        </w:rPr>
      </w:pPr>
    </w:p>
    <w:p w14:paraId="710D6CB6" w14:textId="77777777" w:rsidR="00B35BD9" w:rsidRPr="00626646" w:rsidRDefault="00B35BD9">
      <w:pPr>
        <w:pStyle w:val="template"/>
        <w:rPr>
          <w:ins w:id="1017" w:author="Vasy Medov" w:date="2026-02-24T19:48:00Z"/>
          <w:color w:val="000000" w:themeColor="text1"/>
          <w:rPrChange w:id="1018" w:author="Vasy Medov" w:date="2026-02-26T17:30:00Z">
            <w:rPr>
              <w:ins w:id="1019" w:author="Vasy Medov" w:date="2026-02-24T19:48:00Z"/>
            </w:rPr>
          </w:rPrChange>
        </w:rPr>
      </w:pPr>
    </w:p>
    <w:p w14:paraId="2648DFD7" w14:textId="77777777" w:rsidR="00B35BD9" w:rsidRPr="00626646" w:rsidRDefault="00B35BD9">
      <w:pPr>
        <w:pStyle w:val="template"/>
        <w:rPr>
          <w:ins w:id="1020" w:author="Vasy Medov" w:date="2026-02-24T19:48:00Z"/>
          <w:color w:val="000000" w:themeColor="text1"/>
          <w:rPrChange w:id="1021" w:author="Vasy Medov" w:date="2026-02-26T17:30:00Z">
            <w:rPr>
              <w:ins w:id="1022" w:author="Vasy Medov" w:date="2026-02-24T19:48:00Z"/>
            </w:rPr>
          </w:rPrChange>
        </w:rPr>
      </w:pPr>
    </w:p>
    <w:p w14:paraId="2A8C24E6" w14:textId="77777777" w:rsidR="00B35BD9" w:rsidRPr="00626646" w:rsidRDefault="00B35BD9">
      <w:pPr>
        <w:pStyle w:val="template"/>
        <w:rPr>
          <w:ins w:id="1023" w:author="Vasy Medov" w:date="2026-02-24T19:48:00Z"/>
          <w:color w:val="000000" w:themeColor="text1"/>
          <w:rPrChange w:id="1024" w:author="Vasy Medov" w:date="2026-02-26T17:30:00Z">
            <w:rPr>
              <w:ins w:id="1025" w:author="Vasy Medov" w:date="2026-02-24T19:48:00Z"/>
            </w:rPr>
          </w:rPrChange>
        </w:rPr>
      </w:pPr>
    </w:p>
    <w:p w14:paraId="5CAAE02D" w14:textId="77777777" w:rsidR="00B35BD9" w:rsidRPr="00626646" w:rsidRDefault="00B35BD9">
      <w:pPr>
        <w:pStyle w:val="template"/>
        <w:rPr>
          <w:ins w:id="1026" w:author="Vasy Medov" w:date="2026-02-24T19:48:00Z"/>
          <w:color w:val="000000" w:themeColor="text1"/>
          <w:rPrChange w:id="1027" w:author="Vasy Medov" w:date="2026-02-26T17:30:00Z">
            <w:rPr>
              <w:ins w:id="1028" w:author="Vasy Medov" w:date="2026-02-24T19:48:00Z"/>
            </w:rPr>
          </w:rPrChange>
        </w:rPr>
      </w:pPr>
    </w:p>
    <w:p w14:paraId="4199B427" w14:textId="77777777" w:rsidR="00B35BD9" w:rsidRPr="00626646" w:rsidRDefault="00B35BD9">
      <w:pPr>
        <w:pStyle w:val="template"/>
        <w:rPr>
          <w:ins w:id="1029" w:author="Vasy Medov" w:date="2026-02-24T19:48:00Z"/>
          <w:color w:val="000000" w:themeColor="text1"/>
          <w:rPrChange w:id="1030" w:author="Vasy Medov" w:date="2026-02-26T17:30:00Z">
            <w:rPr>
              <w:ins w:id="1031" w:author="Vasy Medov" w:date="2026-02-24T19:48:00Z"/>
            </w:rPr>
          </w:rPrChange>
        </w:rPr>
      </w:pPr>
    </w:p>
    <w:p w14:paraId="4EB05C92" w14:textId="77777777" w:rsidR="00B35BD9" w:rsidRPr="00626646" w:rsidRDefault="00B35BD9">
      <w:pPr>
        <w:pStyle w:val="template"/>
        <w:rPr>
          <w:ins w:id="1032" w:author="Vasy Medov" w:date="2026-02-24T19:48:00Z"/>
          <w:color w:val="000000" w:themeColor="text1"/>
          <w:rPrChange w:id="1033" w:author="Vasy Medov" w:date="2026-02-26T17:30:00Z">
            <w:rPr>
              <w:ins w:id="1034" w:author="Vasy Medov" w:date="2026-02-24T19:48:00Z"/>
            </w:rPr>
          </w:rPrChange>
        </w:rPr>
      </w:pPr>
    </w:p>
    <w:p w14:paraId="5A8BA674" w14:textId="77777777" w:rsidR="00B35BD9" w:rsidRPr="00626646" w:rsidRDefault="00B35BD9">
      <w:pPr>
        <w:pStyle w:val="template"/>
        <w:rPr>
          <w:ins w:id="1035" w:author="Vasy Medov" w:date="2026-02-24T19:48:00Z"/>
          <w:color w:val="000000" w:themeColor="text1"/>
          <w:rPrChange w:id="1036" w:author="Vasy Medov" w:date="2026-02-26T17:30:00Z">
            <w:rPr>
              <w:ins w:id="1037" w:author="Vasy Medov" w:date="2026-02-24T19:48:00Z"/>
            </w:rPr>
          </w:rPrChange>
        </w:rPr>
      </w:pPr>
    </w:p>
    <w:p w14:paraId="1F213D7D" w14:textId="77777777" w:rsidR="00B35BD9" w:rsidRPr="00626646" w:rsidRDefault="00B35BD9">
      <w:pPr>
        <w:pStyle w:val="template"/>
        <w:rPr>
          <w:ins w:id="1038" w:author="Vasy Medov" w:date="2026-02-24T19:48:00Z"/>
          <w:color w:val="000000" w:themeColor="text1"/>
          <w:rPrChange w:id="1039" w:author="Vasy Medov" w:date="2026-02-26T17:30:00Z">
            <w:rPr>
              <w:ins w:id="1040" w:author="Vasy Medov" w:date="2026-02-24T19:48:00Z"/>
            </w:rPr>
          </w:rPrChange>
        </w:rPr>
      </w:pPr>
    </w:p>
    <w:p w14:paraId="23EE2380" w14:textId="77777777" w:rsidR="00B35BD9" w:rsidRPr="00626646" w:rsidRDefault="00B35BD9">
      <w:pPr>
        <w:pStyle w:val="template"/>
        <w:rPr>
          <w:color w:val="000000" w:themeColor="text1"/>
          <w:rPrChange w:id="1041" w:author="Vasy Medov" w:date="2026-02-26T17:30:00Z">
            <w:rPr/>
          </w:rPrChange>
        </w:rPr>
      </w:pPr>
    </w:p>
    <w:sectPr w:rsidR="00B35BD9" w:rsidRPr="00626646" w:rsidSect="00A51382">
      <w:headerReference w:type="default" r:id="rId12"/>
      <w:pgSz w:w="12240" w:h="15840" w:code="1"/>
      <w:pgMar w:top="1" w:right="1296" w:bottom="1440" w:left="1296" w:header="720" w:footer="720" w:gutter="0"/>
      <w:pgNumType w:start="1"/>
      <w:cols w:space="720"/>
      <w:noEndnote/>
      <w:sectPrChange w:id="1043" w:author="Vasy Medov" w:date="2026-02-24T19:59:00Z">
        <w:sectPr w:rsidR="00B35BD9" w:rsidRPr="00626646" w:rsidSect="00A51382">
          <w:pgMar w:top="1440" w:right="1296" w:bottom="1440" w:left="1296" w:header="720" w:footer="720"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385CF" w14:textId="77777777" w:rsidR="00144BAD" w:rsidRPr="005F23D7" w:rsidRDefault="00144BAD" w:rsidP="004C3303">
      <w:pPr>
        <w:spacing w:line="240" w:lineRule="auto"/>
      </w:pPr>
      <w:r w:rsidRPr="005F23D7">
        <w:separator/>
      </w:r>
    </w:p>
    <w:p w14:paraId="275112F8" w14:textId="77777777" w:rsidR="00144BAD" w:rsidRPr="005F23D7" w:rsidRDefault="00144BAD"/>
  </w:endnote>
  <w:endnote w:type="continuationSeparator" w:id="0">
    <w:p w14:paraId="0BC82927" w14:textId="77777777" w:rsidR="00144BAD" w:rsidRPr="005F23D7" w:rsidRDefault="00144BAD" w:rsidP="004C3303">
      <w:pPr>
        <w:spacing w:line="240" w:lineRule="auto"/>
      </w:pPr>
      <w:r w:rsidRPr="005F23D7">
        <w:continuationSeparator/>
      </w:r>
    </w:p>
    <w:p w14:paraId="18DF6D33" w14:textId="77777777" w:rsidR="00144BAD" w:rsidRPr="005F23D7" w:rsidRDefault="00144B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w:altName w:val="Segoe UI"/>
    <w:charset w:val="00"/>
    <w:family w:val="swiss"/>
    <w:pitch w:val="variable"/>
    <w:sig w:usb0="A00002AF" w:usb1="4000205B" w:usb2="00000000" w:usb3="00000000" w:csb0="0000009F" w:csb1="00000000"/>
  </w:font>
  <w:font w:name="Z@RB77C.tmp">
    <w:charset w:val="00"/>
    <w:family w:val="swiss"/>
    <w:pitch w:val="variable"/>
    <w:sig w:usb0="A00002AF" w:usb1="4000205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5E5" w14:textId="2DBAC8D1" w:rsidR="00310C4B" w:rsidRPr="005F23D7" w:rsidRDefault="0062100F">
    <w:pPr>
      <w:pStyle w:val="a3"/>
      <w:jc w:val="center"/>
    </w:pPr>
    <w:r>
      <w:rPr>
        <w:lang w:val="ru-RU"/>
      </w:rPr>
      <w:t>Санкт-</w:t>
    </w:r>
    <w:proofErr w:type="gramStart"/>
    <w:r>
      <w:rPr>
        <w:lang w:val="ru-RU"/>
      </w:rPr>
      <w:t xml:space="preserve">Петербург, </w:t>
    </w:r>
    <w:r w:rsidR="00310C4B" w:rsidRPr="005F23D7">
      <w:t xml:space="preserve"> 20</w:t>
    </w:r>
    <w:r>
      <w:rPr>
        <w:lang w:val="ru-RU"/>
      </w:rPr>
      <w:t>26</w:t>
    </w:r>
    <w:proofErr w:type="gramEnd"/>
    <w:r>
      <w:rPr>
        <w:lang w:val="ru-RU"/>
      </w:rPr>
      <w:t xml:space="preserve"> г.</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966FA" w14:textId="4E24A156" w:rsidR="00310C4B" w:rsidRPr="005F23D7" w:rsidRDefault="00B35BD9">
    <w:pPr>
      <w:pStyle w:val="a5"/>
      <w:pPrChange w:id="620" w:author="Vasy Medov" w:date="2026-02-24T19:52:00Z">
        <w:pPr>
          <w:pStyle w:val="a3"/>
          <w:jc w:val="center"/>
        </w:pPr>
      </w:pPrChange>
    </w:pPr>
    <w:ins w:id="621" w:author="Vasy Medov" w:date="2026-02-24T19:52:00Z">
      <w:r w:rsidRPr="005F23D7">
        <w:t>Software</w:t>
      </w:r>
      <w:r w:rsidRPr="005F23D7">
        <w:rPr>
          <w:sz w:val="24"/>
        </w:rPr>
        <w:t xml:space="preserve"> </w:t>
      </w:r>
      <w:r w:rsidRPr="005F23D7">
        <w:t xml:space="preserve">Requirements Specification for </w:t>
      </w:r>
      <w:r>
        <w:t>Fanfics.me</w:t>
      </w:r>
      <w:r w:rsidRPr="005F23D7">
        <w:tab/>
      </w:r>
      <w:r w:rsidRPr="005F23D7">
        <w:tab/>
        <w:t xml:space="preserve">Page </w:t>
      </w:r>
      <w:r>
        <w:fldChar w:fldCharType="begin"/>
      </w:r>
      <w:r>
        <w:instrText xml:space="preserve"> PAGE  \* MERGEFORMAT </w:instrText>
      </w:r>
      <w:r>
        <w:fldChar w:fldCharType="separate"/>
      </w:r>
      <w:r>
        <w:t>ii</w:t>
      </w:r>
      <w:r>
        <w:rPr>
          <w:noProof/>
        </w:rPr>
        <w:fldChar w:fldCharType="end"/>
      </w:r>
    </w:ins>
    <w:del w:id="622" w:author="Vasy Medov" w:date="2026-02-24T19:52:00Z">
      <w:r w:rsidR="00CA2467" w:rsidRPr="005F23D7" w:rsidDel="00B35BD9">
        <w:delText xml:space="preserve">Copyright © 2013 by Karl Wiegers and </w:delText>
      </w:r>
      <w:r w:rsidR="00AA2FEA" w:rsidDel="00B35BD9">
        <w:delText>Seilevel</w:delText>
      </w:r>
      <w:r w:rsidR="00CA2467" w:rsidRPr="005F23D7" w:rsidDel="00B35BD9">
        <w:delText>. Permission is granted to use and modify this document.</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B25F4" w14:textId="77777777" w:rsidR="00144BAD" w:rsidRPr="005F23D7" w:rsidRDefault="00144BAD" w:rsidP="004C3303">
      <w:pPr>
        <w:spacing w:line="240" w:lineRule="auto"/>
      </w:pPr>
      <w:r w:rsidRPr="005F23D7">
        <w:separator/>
      </w:r>
    </w:p>
    <w:p w14:paraId="7A2BFAB9" w14:textId="77777777" w:rsidR="00144BAD" w:rsidRPr="005F23D7" w:rsidRDefault="00144BAD"/>
  </w:footnote>
  <w:footnote w:type="continuationSeparator" w:id="0">
    <w:p w14:paraId="6BC52BED" w14:textId="77777777" w:rsidR="00144BAD" w:rsidRPr="005F23D7" w:rsidRDefault="00144BAD" w:rsidP="004C3303">
      <w:pPr>
        <w:spacing w:line="240" w:lineRule="auto"/>
      </w:pPr>
      <w:r w:rsidRPr="005F23D7">
        <w:continuationSeparator/>
      </w:r>
    </w:p>
    <w:p w14:paraId="0633216E" w14:textId="77777777" w:rsidR="00144BAD" w:rsidRPr="005F23D7" w:rsidRDefault="00144B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47397" w14:textId="7AAF8981" w:rsidR="00310C4B" w:rsidRPr="005F23D7" w:rsidRDefault="00310C4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FD7CE" w14:textId="77777777" w:rsidR="00550949" w:rsidRPr="00B35BD9" w:rsidRDefault="00550949">
    <w:pPr>
      <w:pStyle w:val="a5"/>
      <w:pPrChange w:id="1042" w:author="Vasy Medov" w:date="2026-02-24T19:52:00Z">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3E081F0"/>
    <w:lvl w:ilvl="0">
      <w:start w:val="1"/>
      <w:numFmt w:val="decimal"/>
      <w:pStyle w:val="1"/>
      <w:lvlText w:val="%1."/>
      <w:legacy w:legacy="1" w:legacySpace="144" w:legacyIndent="0"/>
      <w:lvlJc w:val="left"/>
      <w:rPr>
        <w:lang w:val="ru-RU"/>
      </w:rPr>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15:restartNumberingAfterBreak="0">
    <w:nsid w:val="0682699E"/>
    <w:multiLevelType w:val="hybridMultilevel"/>
    <w:tmpl w:val="BDF0266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35C677D"/>
    <w:multiLevelType w:val="multilevel"/>
    <w:tmpl w:val="E8DC05A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7314CFE"/>
    <w:multiLevelType w:val="hybridMultilevel"/>
    <w:tmpl w:val="DD188DB4"/>
    <w:lvl w:ilvl="0" w:tplc="E85C952E">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B172C60"/>
    <w:multiLevelType w:val="multilevel"/>
    <w:tmpl w:val="0FA23442"/>
    <w:lvl w:ilvl="0">
      <w:start w:val="1"/>
      <w:numFmt w:val="decimal"/>
      <w:lvlText w:val="%1."/>
      <w:lvlJc w:val="left"/>
      <w:pPr>
        <w:ind w:left="540" w:hanging="54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CAF3A4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49F57F1"/>
    <w:multiLevelType w:val="hybridMultilevel"/>
    <w:tmpl w:val="16E82F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8F0682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B082BD2"/>
    <w:multiLevelType w:val="multilevel"/>
    <w:tmpl w:val="90B2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219C6"/>
    <w:multiLevelType w:val="hybridMultilevel"/>
    <w:tmpl w:val="1054B6A0"/>
    <w:lvl w:ilvl="0" w:tplc="A3D4733A">
      <w:start w:val="1"/>
      <w:numFmt w:val="bullet"/>
      <w:pStyle w:val="BullList"/>
      <w:lvlText w:val=""/>
      <w:lvlJc w:val="left"/>
      <w:pPr>
        <w:ind w:left="36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0" w15:restartNumberingAfterBreak="0">
    <w:nsid w:val="62CA1DC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3D816B4"/>
    <w:multiLevelType w:val="hybridMultilevel"/>
    <w:tmpl w:val="32507A86"/>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43C7EE9"/>
    <w:multiLevelType w:val="hybridMultilevel"/>
    <w:tmpl w:val="291444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797433CD"/>
    <w:multiLevelType w:val="multilevel"/>
    <w:tmpl w:val="1C64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608389">
    <w:abstractNumId w:val="0"/>
  </w:num>
  <w:num w:numId="2" w16cid:durableId="742869575">
    <w:abstractNumId w:val="9"/>
  </w:num>
  <w:num w:numId="3" w16cid:durableId="1464957820">
    <w:abstractNumId w:val="3"/>
  </w:num>
  <w:num w:numId="4" w16cid:durableId="802776034">
    <w:abstractNumId w:val="11"/>
  </w:num>
  <w:num w:numId="5" w16cid:durableId="425929090">
    <w:abstractNumId w:val="4"/>
  </w:num>
  <w:num w:numId="6" w16cid:durableId="1680429242">
    <w:abstractNumId w:val="7"/>
  </w:num>
  <w:num w:numId="7" w16cid:durableId="771167552">
    <w:abstractNumId w:val="12"/>
  </w:num>
  <w:num w:numId="8" w16cid:durableId="2009943570">
    <w:abstractNumId w:val="6"/>
  </w:num>
  <w:num w:numId="9" w16cid:durableId="372845286">
    <w:abstractNumId w:val="8"/>
  </w:num>
  <w:num w:numId="10" w16cid:durableId="1035275732">
    <w:abstractNumId w:val="13"/>
  </w:num>
  <w:num w:numId="11" w16cid:durableId="1680540481">
    <w:abstractNumId w:val="1"/>
  </w:num>
  <w:num w:numId="12" w16cid:durableId="913011176">
    <w:abstractNumId w:val="2"/>
  </w:num>
  <w:num w:numId="13" w16cid:durableId="1862277256">
    <w:abstractNumId w:val="5"/>
  </w:num>
  <w:num w:numId="14" w16cid:durableId="634261270">
    <w:abstractNumId w:val="10"/>
  </w:num>
  <w:num w:numId="15" w16cid:durableId="18371816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asy Medov">
    <w15:presenceInfo w15:providerId="Windows Live" w15:userId="191c402eba1bd9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A9730EFD-13EF-48A7-93FC-AA355A47A7FF}"/>
    <w:docVar w:name="dgnword-eventsink" w:val="68562464"/>
  </w:docVars>
  <w:rsids>
    <w:rsidRoot w:val="00772247"/>
    <w:rsid w:val="00005920"/>
    <w:rsid w:val="00006036"/>
    <w:rsid w:val="00052274"/>
    <w:rsid w:val="000864AB"/>
    <w:rsid w:val="000E7C56"/>
    <w:rsid w:val="00144BAD"/>
    <w:rsid w:val="00182A54"/>
    <w:rsid w:val="00203EAC"/>
    <w:rsid w:val="00215D92"/>
    <w:rsid w:val="00217DEF"/>
    <w:rsid w:val="00245620"/>
    <w:rsid w:val="00261530"/>
    <w:rsid w:val="0026483C"/>
    <w:rsid w:val="002906CC"/>
    <w:rsid w:val="00310C4B"/>
    <w:rsid w:val="00321F2B"/>
    <w:rsid w:val="00330471"/>
    <w:rsid w:val="003B07AD"/>
    <w:rsid w:val="003B0CD9"/>
    <w:rsid w:val="00483705"/>
    <w:rsid w:val="004C3303"/>
    <w:rsid w:val="004F30EB"/>
    <w:rsid w:val="00500997"/>
    <w:rsid w:val="00550949"/>
    <w:rsid w:val="00564DAC"/>
    <w:rsid w:val="005F0CE0"/>
    <w:rsid w:val="005F23D7"/>
    <w:rsid w:val="006059E7"/>
    <w:rsid w:val="0062100F"/>
    <w:rsid w:val="00626646"/>
    <w:rsid w:val="006374FB"/>
    <w:rsid w:val="00646361"/>
    <w:rsid w:val="0065350A"/>
    <w:rsid w:val="006B7702"/>
    <w:rsid w:val="006C1A32"/>
    <w:rsid w:val="00757E14"/>
    <w:rsid w:val="00772247"/>
    <w:rsid w:val="00774C4A"/>
    <w:rsid w:val="00857B60"/>
    <w:rsid w:val="00907D6A"/>
    <w:rsid w:val="009753A7"/>
    <w:rsid w:val="009B367E"/>
    <w:rsid w:val="00A51382"/>
    <w:rsid w:val="00A62102"/>
    <w:rsid w:val="00A76170"/>
    <w:rsid w:val="00AA2FEA"/>
    <w:rsid w:val="00AE17C0"/>
    <w:rsid w:val="00B0053E"/>
    <w:rsid w:val="00B21C11"/>
    <w:rsid w:val="00B35BD9"/>
    <w:rsid w:val="00BC2175"/>
    <w:rsid w:val="00BD27F6"/>
    <w:rsid w:val="00BE0694"/>
    <w:rsid w:val="00C0103F"/>
    <w:rsid w:val="00C44E3E"/>
    <w:rsid w:val="00C939DE"/>
    <w:rsid w:val="00CA09C4"/>
    <w:rsid w:val="00CA2467"/>
    <w:rsid w:val="00CF5B5A"/>
    <w:rsid w:val="00D77869"/>
    <w:rsid w:val="00DB78B8"/>
    <w:rsid w:val="00DD6075"/>
    <w:rsid w:val="00E325A9"/>
    <w:rsid w:val="00E41AC7"/>
    <w:rsid w:val="00ED50CB"/>
    <w:rsid w:val="00F11CFD"/>
    <w:rsid w:val="00F33D2A"/>
    <w:rsid w:val="00F524AC"/>
    <w:rsid w:val="00FB17A0"/>
    <w:rsid w:val="00FB463B"/>
    <w:rsid w:val="00FC4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BE7B90"/>
  <w15:docId w15:val="{D6A71440-E70C-43A8-8587-C4477D917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5920"/>
    <w:pPr>
      <w:spacing w:line="240" w:lineRule="exact"/>
    </w:pPr>
    <w:rPr>
      <w:sz w:val="24"/>
    </w:rPr>
  </w:style>
  <w:style w:type="paragraph" w:styleId="1">
    <w:name w:val="heading 1"/>
    <w:basedOn w:val="a"/>
    <w:next w:val="a"/>
    <w:qFormat/>
    <w:rsid w:val="00C939DE"/>
    <w:pPr>
      <w:keepNext/>
      <w:keepLines/>
      <w:numPr>
        <w:numId w:val="1"/>
      </w:numPr>
      <w:spacing w:before="480" w:after="240" w:line="240" w:lineRule="atLeast"/>
      <w:jc w:val="center"/>
      <w:outlineLvl w:val="0"/>
    </w:pPr>
    <w:rPr>
      <w:b/>
      <w:kern w:val="28"/>
      <w:sz w:val="36"/>
    </w:rPr>
  </w:style>
  <w:style w:type="paragraph" w:styleId="2">
    <w:name w:val="heading 2"/>
    <w:basedOn w:val="a"/>
    <w:next w:val="a"/>
    <w:qFormat/>
    <w:rsid w:val="00005920"/>
    <w:pPr>
      <w:keepNext/>
      <w:keepLines/>
      <w:numPr>
        <w:ilvl w:val="1"/>
        <w:numId w:val="1"/>
      </w:numPr>
      <w:spacing w:before="280" w:after="280" w:line="240" w:lineRule="atLeast"/>
      <w:outlineLvl w:val="1"/>
    </w:pPr>
    <w:rPr>
      <w:b/>
      <w:sz w:val="28"/>
    </w:rPr>
  </w:style>
  <w:style w:type="paragraph" w:styleId="3">
    <w:name w:val="heading 3"/>
    <w:basedOn w:val="a"/>
    <w:next w:val="a"/>
    <w:link w:val="30"/>
    <w:qFormat/>
    <w:rsid w:val="00005920"/>
    <w:pPr>
      <w:numPr>
        <w:ilvl w:val="2"/>
        <w:numId w:val="1"/>
      </w:numPr>
      <w:spacing w:before="240" w:after="240"/>
      <w:outlineLvl w:val="2"/>
    </w:pPr>
    <w:rPr>
      <w:b/>
    </w:rPr>
  </w:style>
  <w:style w:type="paragraph" w:styleId="4">
    <w:name w:val="heading 4"/>
    <w:basedOn w:val="a"/>
    <w:next w:val="a"/>
    <w:qFormat/>
    <w:rsid w:val="00005920"/>
    <w:pPr>
      <w:keepNext/>
      <w:numPr>
        <w:ilvl w:val="3"/>
        <w:numId w:val="1"/>
      </w:numPr>
      <w:spacing w:before="240" w:after="60" w:line="220" w:lineRule="exact"/>
      <w:jc w:val="both"/>
      <w:outlineLvl w:val="3"/>
    </w:pPr>
    <w:rPr>
      <w:b/>
      <w:i/>
      <w:sz w:val="22"/>
    </w:rPr>
  </w:style>
  <w:style w:type="paragraph" w:styleId="5">
    <w:name w:val="heading 5"/>
    <w:basedOn w:val="a"/>
    <w:next w:val="a"/>
    <w:qFormat/>
    <w:rsid w:val="00005920"/>
    <w:pPr>
      <w:numPr>
        <w:ilvl w:val="4"/>
        <w:numId w:val="1"/>
      </w:numPr>
      <w:spacing w:before="240" w:after="60" w:line="220" w:lineRule="exact"/>
      <w:jc w:val="both"/>
      <w:outlineLvl w:val="4"/>
    </w:pPr>
    <w:rPr>
      <w:rFonts w:ascii="Arial" w:hAnsi="Arial"/>
      <w:sz w:val="22"/>
    </w:rPr>
  </w:style>
  <w:style w:type="paragraph" w:styleId="6">
    <w:name w:val="heading 6"/>
    <w:basedOn w:val="a"/>
    <w:next w:val="a"/>
    <w:qFormat/>
    <w:rsid w:val="00005920"/>
    <w:pPr>
      <w:numPr>
        <w:ilvl w:val="5"/>
        <w:numId w:val="1"/>
      </w:numPr>
      <w:spacing w:before="240" w:after="60" w:line="220" w:lineRule="exact"/>
      <w:jc w:val="both"/>
      <w:outlineLvl w:val="5"/>
    </w:pPr>
    <w:rPr>
      <w:rFonts w:ascii="Arial" w:hAnsi="Arial"/>
      <w:i/>
      <w:sz w:val="22"/>
    </w:rPr>
  </w:style>
  <w:style w:type="paragraph" w:styleId="7">
    <w:name w:val="heading 7"/>
    <w:basedOn w:val="a"/>
    <w:next w:val="a"/>
    <w:qFormat/>
    <w:rsid w:val="00005920"/>
    <w:pPr>
      <w:numPr>
        <w:ilvl w:val="6"/>
        <w:numId w:val="1"/>
      </w:numPr>
      <w:spacing w:before="240" w:after="60" w:line="220" w:lineRule="exact"/>
      <w:jc w:val="both"/>
      <w:outlineLvl w:val="6"/>
    </w:pPr>
    <w:rPr>
      <w:rFonts w:ascii="Arial" w:hAnsi="Arial"/>
      <w:sz w:val="20"/>
    </w:rPr>
  </w:style>
  <w:style w:type="paragraph" w:styleId="8">
    <w:name w:val="heading 8"/>
    <w:basedOn w:val="a"/>
    <w:next w:val="a"/>
    <w:qFormat/>
    <w:rsid w:val="00005920"/>
    <w:pPr>
      <w:numPr>
        <w:ilvl w:val="7"/>
        <w:numId w:val="1"/>
      </w:numPr>
      <w:spacing w:before="240" w:after="60" w:line="220" w:lineRule="exact"/>
      <w:jc w:val="both"/>
      <w:outlineLvl w:val="7"/>
    </w:pPr>
    <w:rPr>
      <w:rFonts w:ascii="Arial" w:hAnsi="Arial"/>
      <w:i/>
      <w:sz w:val="20"/>
    </w:rPr>
  </w:style>
  <w:style w:type="paragraph" w:styleId="9">
    <w:name w:val="heading 9"/>
    <w:basedOn w:val="a"/>
    <w:next w:val="a"/>
    <w:qFormat/>
    <w:rsid w:val="00005920"/>
    <w:pPr>
      <w:numPr>
        <w:ilvl w:val="8"/>
        <w:numId w:val="1"/>
      </w:numPr>
      <w:spacing w:before="240" w:after="60" w:line="220" w:lineRule="exact"/>
      <w:jc w:val="both"/>
      <w:outlineLvl w:val="8"/>
    </w:pPr>
    <w:rPr>
      <w:rFonts w:ascii="Arial" w:hAnsi="Arial"/>
      <w:i/>
      <w:sz w:val="1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005920"/>
    <w:pPr>
      <w:tabs>
        <w:tab w:val="center" w:pos="4680"/>
        <w:tab w:val="right" w:pos="9360"/>
      </w:tabs>
    </w:pPr>
    <w:rPr>
      <w:b/>
      <w:i/>
      <w:sz w:val="20"/>
    </w:rPr>
  </w:style>
  <w:style w:type="paragraph" w:styleId="a5">
    <w:name w:val="header"/>
    <w:basedOn w:val="a"/>
    <w:link w:val="a6"/>
    <w:rsid w:val="00005920"/>
    <w:pPr>
      <w:tabs>
        <w:tab w:val="center" w:pos="4680"/>
        <w:tab w:val="right" w:pos="9360"/>
      </w:tabs>
    </w:pPr>
    <w:rPr>
      <w:b/>
      <w:i/>
      <w:sz w:val="20"/>
    </w:rPr>
  </w:style>
  <w:style w:type="paragraph" w:styleId="10">
    <w:name w:val="toc 1"/>
    <w:basedOn w:val="a"/>
    <w:next w:val="a"/>
    <w:uiPriority w:val="39"/>
    <w:rsid w:val="00005920"/>
    <w:pPr>
      <w:tabs>
        <w:tab w:val="left" w:pos="360"/>
        <w:tab w:val="right" w:leader="dot" w:pos="9360"/>
      </w:tabs>
      <w:spacing w:before="60" w:line="220" w:lineRule="exact"/>
      <w:ind w:left="360" w:hanging="360"/>
      <w:jc w:val="both"/>
    </w:pPr>
    <w:rPr>
      <w:b/>
      <w:noProof/>
    </w:rPr>
  </w:style>
  <w:style w:type="paragraph" w:styleId="20">
    <w:name w:val="toc 2"/>
    <w:basedOn w:val="a"/>
    <w:next w:val="a"/>
    <w:uiPriority w:val="39"/>
    <w:rsid w:val="00005920"/>
    <w:pPr>
      <w:tabs>
        <w:tab w:val="right" w:leader="dot" w:pos="9360"/>
      </w:tabs>
      <w:spacing w:line="220" w:lineRule="exact"/>
      <w:ind w:left="270"/>
      <w:jc w:val="both"/>
    </w:pPr>
    <w:rPr>
      <w:sz w:val="22"/>
    </w:rPr>
  </w:style>
  <w:style w:type="paragraph" w:styleId="a7">
    <w:name w:val="Title"/>
    <w:basedOn w:val="a"/>
    <w:qFormat/>
    <w:rsid w:val="00005920"/>
    <w:pPr>
      <w:spacing w:before="240" w:after="720" w:line="240" w:lineRule="auto"/>
      <w:jc w:val="right"/>
    </w:pPr>
    <w:rPr>
      <w:rFonts w:ascii="Arial" w:hAnsi="Arial"/>
      <w:b/>
      <w:kern w:val="28"/>
      <w:sz w:val="64"/>
    </w:rPr>
  </w:style>
  <w:style w:type="paragraph" w:customStyle="1" w:styleId="TOCEntry">
    <w:name w:val="TOCEntry"/>
    <w:basedOn w:val="a"/>
    <w:rsid w:val="00005920"/>
    <w:pPr>
      <w:keepNext/>
      <w:keepLines/>
      <w:spacing w:before="120" w:after="240" w:line="240" w:lineRule="atLeast"/>
    </w:pPr>
    <w:rPr>
      <w:b/>
      <w:sz w:val="36"/>
    </w:rPr>
  </w:style>
  <w:style w:type="paragraph" w:styleId="31">
    <w:name w:val="toc 3"/>
    <w:basedOn w:val="a"/>
    <w:next w:val="a"/>
    <w:uiPriority w:val="39"/>
    <w:rsid w:val="00005920"/>
    <w:pPr>
      <w:tabs>
        <w:tab w:val="left" w:pos="1200"/>
        <w:tab w:val="right" w:leader="dot" w:pos="9360"/>
      </w:tabs>
      <w:ind w:left="480"/>
    </w:pPr>
    <w:rPr>
      <w:noProof/>
      <w:sz w:val="22"/>
    </w:rPr>
  </w:style>
  <w:style w:type="paragraph" w:styleId="40">
    <w:name w:val="toc 4"/>
    <w:basedOn w:val="a"/>
    <w:next w:val="a"/>
    <w:semiHidden/>
    <w:rsid w:val="00005920"/>
    <w:pPr>
      <w:tabs>
        <w:tab w:val="right" w:leader="dot" w:pos="9360"/>
      </w:tabs>
      <w:ind w:left="720"/>
    </w:pPr>
  </w:style>
  <w:style w:type="paragraph" w:styleId="50">
    <w:name w:val="toc 5"/>
    <w:basedOn w:val="a"/>
    <w:next w:val="a"/>
    <w:semiHidden/>
    <w:rsid w:val="00005920"/>
    <w:pPr>
      <w:tabs>
        <w:tab w:val="right" w:leader="dot" w:pos="9360"/>
      </w:tabs>
      <w:ind w:left="960"/>
    </w:pPr>
  </w:style>
  <w:style w:type="paragraph" w:styleId="60">
    <w:name w:val="toc 6"/>
    <w:basedOn w:val="a"/>
    <w:next w:val="a"/>
    <w:semiHidden/>
    <w:rsid w:val="00005920"/>
    <w:pPr>
      <w:tabs>
        <w:tab w:val="right" w:leader="dot" w:pos="9360"/>
      </w:tabs>
      <w:ind w:left="1200"/>
    </w:pPr>
  </w:style>
  <w:style w:type="paragraph" w:styleId="70">
    <w:name w:val="toc 7"/>
    <w:basedOn w:val="a"/>
    <w:next w:val="a"/>
    <w:semiHidden/>
    <w:rsid w:val="00005920"/>
    <w:pPr>
      <w:tabs>
        <w:tab w:val="right" w:leader="dot" w:pos="9360"/>
      </w:tabs>
      <w:ind w:left="1440"/>
    </w:pPr>
  </w:style>
  <w:style w:type="paragraph" w:styleId="80">
    <w:name w:val="toc 8"/>
    <w:basedOn w:val="a"/>
    <w:next w:val="a"/>
    <w:semiHidden/>
    <w:rsid w:val="00005920"/>
    <w:pPr>
      <w:tabs>
        <w:tab w:val="right" w:leader="dot" w:pos="9360"/>
      </w:tabs>
      <w:ind w:left="1680"/>
    </w:pPr>
  </w:style>
  <w:style w:type="paragraph" w:styleId="90">
    <w:name w:val="toc 9"/>
    <w:basedOn w:val="a"/>
    <w:next w:val="a"/>
    <w:semiHidden/>
    <w:rsid w:val="00005920"/>
    <w:pPr>
      <w:tabs>
        <w:tab w:val="right" w:leader="dot" w:pos="9360"/>
      </w:tabs>
      <w:ind w:left="1920"/>
    </w:pPr>
  </w:style>
  <w:style w:type="paragraph" w:customStyle="1" w:styleId="template">
    <w:name w:val="template"/>
    <w:basedOn w:val="a"/>
    <w:rsid w:val="00005920"/>
    <w:rPr>
      <w:rFonts w:ascii="Arial" w:hAnsi="Arial"/>
      <w:i/>
      <w:sz w:val="22"/>
    </w:rPr>
  </w:style>
  <w:style w:type="paragraph" w:customStyle="1" w:styleId="level3text">
    <w:name w:val="level 3 text"/>
    <w:basedOn w:val="3"/>
    <w:rsid w:val="00BC2175"/>
    <w:pPr>
      <w:numPr>
        <w:ilvl w:val="0"/>
        <w:numId w:val="0"/>
      </w:numPr>
      <w:ind w:left="720"/>
    </w:pPr>
    <w:rPr>
      <w:rFonts w:ascii="Arial" w:hAnsi="Arial" w:cs="Arial"/>
      <w:b w:val="0"/>
      <w:i/>
      <w:sz w:val="22"/>
      <w:szCs w:val="22"/>
    </w:rPr>
  </w:style>
  <w:style w:type="paragraph" w:customStyle="1" w:styleId="ByLine">
    <w:name w:val="ByLine"/>
    <w:basedOn w:val="a7"/>
    <w:rsid w:val="00005920"/>
    <w:rPr>
      <w:sz w:val="28"/>
    </w:rPr>
  </w:style>
  <w:style w:type="paragraph" w:customStyle="1" w:styleId="ChangeHistoryTitle">
    <w:name w:val="ChangeHistory Title"/>
    <w:basedOn w:val="a"/>
    <w:rsid w:val="00005920"/>
    <w:pPr>
      <w:keepNext/>
      <w:spacing w:before="60" w:after="60" w:line="240" w:lineRule="auto"/>
      <w:jc w:val="center"/>
    </w:pPr>
    <w:rPr>
      <w:rFonts w:ascii="Arial" w:hAnsi="Arial"/>
      <w:b/>
      <w:sz w:val="36"/>
    </w:rPr>
  </w:style>
  <w:style w:type="paragraph" w:customStyle="1" w:styleId="line">
    <w:name w:val="line"/>
    <w:basedOn w:val="a7"/>
    <w:rsid w:val="00005920"/>
    <w:pPr>
      <w:pBdr>
        <w:top w:val="single" w:sz="36" w:space="1" w:color="auto"/>
      </w:pBdr>
      <w:spacing w:after="0"/>
    </w:pPr>
    <w:rPr>
      <w:sz w:val="40"/>
    </w:rPr>
  </w:style>
  <w:style w:type="paragraph" w:customStyle="1" w:styleId="Normalunindented">
    <w:name w:val="Normal (unindented)"/>
    <w:basedOn w:val="template"/>
    <w:qFormat/>
    <w:rsid w:val="00321F2B"/>
    <w:pPr>
      <w:spacing w:before="120" w:after="120" w:line="276" w:lineRule="auto"/>
      <w:jc w:val="both"/>
    </w:pPr>
    <w:rPr>
      <w:i w:val="0"/>
      <w:iCs/>
      <w:color w:val="000000" w:themeColor="text1"/>
      <w:lang w:val="ru-RU"/>
    </w:rPr>
  </w:style>
  <w:style w:type="paragraph" w:customStyle="1" w:styleId="BullList">
    <w:name w:val="Bull List"/>
    <w:basedOn w:val="a"/>
    <w:qFormat/>
    <w:rsid w:val="00052274"/>
    <w:pPr>
      <w:widowControl w:val="0"/>
      <w:numPr>
        <w:numId w:val="2"/>
      </w:numPr>
      <w:autoSpaceDE w:val="0"/>
      <w:autoSpaceDN w:val="0"/>
      <w:adjustRightInd w:val="0"/>
      <w:spacing w:after="140" w:line="260" w:lineRule="exact"/>
      <w:ind w:left="1051"/>
      <w:textAlignment w:val="baseline"/>
    </w:pPr>
    <w:rPr>
      <w:rFonts w:ascii="Segoe" w:eastAsia="Z@RB77C.tmp" w:hAnsi="Segoe" w:cs="Segoe"/>
      <w:color w:val="000000"/>
      <w:sz w:val="18"/>
      <w:szCs w:val="19"/>
    </w:rPr>
  </w:style>
  <w:style w:type="paragraph" w:styleId="a8">
    <w:name w:val="Revision"/>
    <w:hidden/>
    <w:uiPriority w:val="99"/>
    <w:semiHidden/>
    <w:rsid w:val="0062100F"/>
    <w:rPr>
      <w:sz w:val="24"/>
    </w:rPr>
  </w:style>
  <w:style w:type="character" w:customStyle="1" w:styleId="a4">
    <w:name w:val="Нижний колонтитул Знак"/>
    <w:basedOn w:val="a0"/>
    <w:link w:val="a3"/>
    <w:uiPriority w:val="99"/>
    <w:rsid w:val="00B35BD9"/>
    <w:rPr>
      <w:b/>
      <w:i/>
    </w:rPr>
  </w:style>
  <w:style w:type="character" w:customStyle="1" w:styleId="a6">
    <w:name w:val="Верхний колонтитул Знак"/>
    <w:basedOn w:val="a0"/>
    <w:link w:val="a5"/>
    <w:rsid w:val="00B35BD9"/>
    <w:rPr>
      <w:b/>
      <w:i/>
    </w:rPr>
  </w:style>
  <w:style w:type="paragraph" w:styleId="a9">
    <w:name w:val="TOC Heading"/>
    <w:basedOn w:val="1"/>
    <w:next w:val="a"/>
    <w:uiPriority w:val="39"/>
    <w:unhideWhenUsed/>
    <w:qFormat/>
    <w:rsid w:val="00B35BD9"/>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val="ru-RU" w:eastAsia="ru-RU"/>
    </w:rPr>
  </w:style>
  <w:style w:type="character" w:styleId="aa">
    <w:name w:val="Hyperlink"/>
    <w:basedOn w:val="a0"/>
    <w:uiPriority w:val="99"/>
    <w:unhideWhenUsed/>
    <w:rsid w:val="00B35BD9"/>
    <w:rPr>
      <w:color w:val="0000FF" w:themeColor="hyperlink"/>
      <w:u w:val="single"/>
    </w:rPr>
  </w:style>
  <w:style w:type="character" w:styleId="ab">
    <w:name w:val="Unresolved Mention"/>
    <w:basedOn w:val="a0"/>
    <w:uiPriority w:val="99"/>
    <w:semiHidden/>
    <w:unhideWhenUsed/>
    <w:rsid w:val="00006036"/>
    <w:rPr>
      <w:color w:val="605E5C"/>
      <w:shd w:val="clear" w:color="auto" w:fill="E1DFDD"/>
    </w:rPr>
  </w:style>
  <w:style w:type="paragraph" w:styleId="ac">
    <w:name w:val="List Paragraph"/>
    <w:basedOn w:val="a"/>
    <w:uiPriority w:val="34"/>
    <w:qFormat/>
    <w:rsid w:val="0065350A"/>
    <w:pPr>
      <w:ind w:left="720"/>
      <w:contextualSpacing/>
    </w:pPr>
  </w:style>
  <w:style w:type="character" w:customStyle="1" w:styleId="30">
    <w:name w:val="Заголовок 3 Знак"/>
    <w:basedOn w:val="a0"/>
    <w:link w:val="3"/>
    <w:rsid w:val="00215D92"/>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8766">
      <w:bodyDiv w:val="1"/>
      <w:marLeft w:val="0"/>
      <w:marRight w:val="0"/>
      <w:marTop w:val="0"/>
      <w:marBottom w:val="0"/>
      <w:divBdr>
        <w:top w:val="none" w:sz="0" w:space="0" w:color="auto"/>
        <w:left w:val="none" w:sz="0" w:space="0" w:color="auto"/>
        <w:bottom w:val="none" w:sz="0" w:space="0" w:color="auto"/>
        <w:right w:val="none" w:sz="0" w:space="0" w:color="auto"/>
      </w:divBdr>
    </w:div>
    <w:div w:id="65150913">
      <w:bodyDiv w:val="1"/>
      <w:marLeft w:val="0"/>
      <w:marRight w:val="0"/>
      <w:marTop w:val="0"/>
      <w:marBottom w:val="0"/>
      <w:divBdr>
        <w:top w:val="none" w:sz="0" w:space="0" w:color="auto"/>
        <w:left w:val="none" w:sz="0" w:space="0" w:color="auto"/>
        <w:bottom w:val="none" w:sz="0" w:space="0" w:color="auto"/>
        <w:right w:val="none" w:sz="0" w:space="0" w:color="auto"/>
      </w:divBdr>
    </w:div>
    <w:div w:id="80152393">
      <w:bodyDiv w:val="1"/>
      <w:marLeft w:val="0"/>
      <w:marRight w:val="0"/>
      <w:marTop w:val="0"/>
      <w:marBottom w:val="0"/>
      <w:divBdr>
        <w:top w:val="none" w:sz="0" w:space="0" w:color="auto"/>
        <w:left w:val="none" w:sz="0" w:space="0" w:color="auto"/>
        <w:bottom w:val="none" w:sz="0" w:space="0" w:color="auto"/>
        <w:right w:val="none" w:sz="0" w:space="0" w:color="auto"/>
      </w:divBdr>
      <w:divsChild>
        <w:div w:id="1772046808">
          <w:marLeft w:val="0"/>
          <w:marRight w:val="0"/>
          <w:marTop w:val="0"/>
          <w:marBottom w:val="0"/>
          <w:divBdr>
            <w:top w:val="single" w:sz="2" w:space="0" w:color="D8D8C4"/>
            <w:left w:val="single" w:sz="2" w:space="0" w:color="D8D8C4"/>
            <w:bottom w:val="single" w:sz="2" w:space="0" w:color="D8D8C4"/>
            <w:right w:val="single" w:sz="2" w:space="0" w:color="D8D8C4"/>
          </w:divBdr>
        </w:div>
      </w:divsChild>
    </w:div>
    <w:div w:id="117839305">
      <w:bodyDiv w:val="1"/>
      <w:marLeft w:val="0"/>
      <w:marRight w:val="0"/>
      <w:marTop w:val="0"/>
      <w:marBottom w:val="0"/>
      <w:divBdr>
        <w:top w:val="none" w:sz="0" w:space="0" w:color="auto"/>
        <w:left w:val="none" w:sz="0" w:space="0" w:color="auto"/>
        <w:bottom w:val="none" w:sz="0" w:space="0" w:color="auto"/>
        <w:right w:val="none" w:sz="0" w:space="0" w:color="auto"/>
      </w:divBdr>
    </w:div>
    <w:div w:id="177818796">
      <w:bodyDiv w:val="1"/>
      <w:marLeft w:val="0"/>
      <w:marRight w:val="0"/>
      <w:marTop w:val="0"/>
      <w:marBottom w:val="0"/>
      <w:divBdr>
        <w:top w:val="none" w:sz="0" w:space="0" w:color="auto"/>
        <w:left w:val="none" w:sz="0" w:space="0" w:color="auto"/>
        <w:bottom w:val="none" w:sz="0" w:space="0" w:color="auto"/>
        <w:right w:val="none" w:sz="0" w:space="0" w:color="auto"/>
      </w:divBdr>
    </w:div>
    <w:div w:id="318077953">
      <w:bodyDiv w:val="1"/>
      <w:marLeft w:val="0"/>
      <w:marRight w:val="0"/>
      <w:marTop w:val="0"/>
      <w:marBottom w:val="0"/>
      <w:divBdr>
        <w:top w:val="none" w:sz="0" w:space="0" w:color="auto"/>
        <w:left w:val="none" w:sz="0" w:space="0" w:color="auto"/>
        <w:bottom w:val="none" w:sz="0" w:space="0" w:color="auto"/>
        <w:right w:val="none" w:sz="0" w:space="0" w:color="auto"/>
      </w:divBdr>
    </w:div>
    <w:div w:id="374933219">
      <w:bodyDiv w:val="1"/>
      <w:marLeft w:val="0"/>
      <w:marRight w:val="0"/>
      <w:marTop w:val="0"/>
      <w:marBottom w:val="0"/>
      <w:divBdr>
        <w:top w:val="none" w:sz="0" w:space="0" w:color="auto"/>
        <w:left w:val="none" w:sz="0" w:space="0" w:color="auto"/>
        <w:bottom w:val="none" w:sz="0" w:space="0" w:color="auto"/>
        <w:right w:val="none" w:sz="0" w:space="0" w:color="auto"/>
      </w:divBdr>
    </w:div>
    <w:div w:id="427042418">
      <w:bodyDiv w:val="1"/>
      <w:marLeft w:val="0"/>
      <w:marRight w:val="0"/>
      <w:marTop w:val="0"/>
      <w:marBottom w:val="0"/>
      <w:divBdr>
        <w:top w:val="none" w:sz="0" w:space="0" w:color="auto"/>
        <w:left w:val="none" w:sz="0" w:space="0" w:color="auto"/>
        <w:bottom w:val="none" w:sz="0" w:space="0" w:color="auto"/>
        <w:right w:val="none" w:sz="0" w:space="0" w:color="auto"/>
      </w:divBdr>
    </w:div>
    <w:div w:id="480198677">
      <w:bodyDiv w:val="1"/>
      <w:marLeft w:val="0"/>
      <w:marRight w:val="0"/>
      <w:marTop w:val="0"/>
      <w:marBottom w:val="0"/>
      <w:divBdr>
        <w:top w:val="none" w:sz="0" w:space="0" w:color="auto"/>
        <w:left w:val="none" w:sz="0" w:space="0" w:color="auto"/>
        <w:bottom w:val="none" w:sz="0" w:space="0" w:color="auto"/>
        <w:right w:val="none" w:sz="0" w:space="0" w:color="auto"/>
      </w:divBdr>
    </w:div>
    <w:div w:id="777069290">
      <w:bodyDiv w:val="1"/>
      <w:marLeft w:val="0"/>
      <w:marRight w:val="0"/>
      <w:marTop w:val="0"/>
      <w:marBottom w:val="0"/>
      <w:divBdr>
        <w:top w:val="none" w:sz="0" w:space="0" w:color="auto"/>
        <w:left w:val="none" w:sz="0" w:space="0" w:color="auto"/>
        <w:bottom w:val="none" w:sz="0" w:space="0" w:color="auto"/>
        <w:right w:val="none" w:sz="0" w:space="0" w:color="auto"/>
      </w:divBdr>
    </w:div>
    <w:div w:id="861282642">
      <w:bodyDiv w:val="1"/>
      <w:marLeft w:val="0"/>
      <w:marRight w:val="0"/>
      <w:marTop w:val="0"/>
      <w:marBottom w:val="0"/>
      <w:divBdr>
        <w:top w:val="none" w:sz="0" w:space="0" w:color="auto"/>
        <w:left w:val="none" w:sz="0" w:space="0" w:color="auto"/>
        <w:bottom w:val="none" w:sz="0" w:space="0" w:color="auto"/>
        <w:right w:val="none" w:sz="0" w:space="0" w:color="auto"/>
      </w:divBdr>
    </w:div>
    <w:div w:id="971711263">
      <w:bodyDiv w:val="1"/>
      <w:marLeft w:val="0"/>
      <w:marRight w:val="0"/>
      <w:marTop w:val="0"/>
      <w:marBottom w:val="0"/>
      <w:divBdr>
        <w:top w:val="none" w:sz="0" w:space="0" w:color="auto"/>
        <w:left w:val="none" w:sz="0" w:space="0" w:color="auto"/>
        <w:bottom w:val="none" w:sz="0" w:space="0" w:color="auto"/>
        <w:right w:val="none" w:sz="0" w:space="0" w:color="auto"/>
      </w:divBdr>
    </w:div>
    <w:div w:id="996417713">
      <w:bodyDiv w:val="1"/>
      <w:marLeft w:val="0"/>
      <w:marRight w:val="0"/>
      <w:marTop w:val="0"/>
      <w:marBottom w:val="0"/>
      <w:divBdr>
        <w:top w:val="none" w:sz="0" w:space="0" w:color="auto"/>
        <w:left w:val="none" w:sz="0" w:space="0" w:color="auto"/>
        <w:bottom w:val="none" w:sz="0" w:space="0" w:color="auto"/>
        <w:right w:val="none" w:sz="0" w:space="0" w:color="auto"/>
      </w:divBdr>
    </w:div>
    <w:div w:id="999384501">
      <w:bodyDiv w:val="1"/>
      <w:marLeft w:val="0"/>
      <w:marRight w:val="0"/>
      <w:marTop w:val="0"/>
      <w:marBottom w:val="0"/>
      <w:divBdr>
        <w:top w:val="none" w:sz="0" w:space="0" w:color="auto"/>
        <w:left w:val="none" w:sz="0" w:space="0" w:color="auto"/>
        <w:bottom w:val="none" w:sz="0" w:space="0" w:color="auto"/>
        <w:right w:val="none" w:sz="0" w:space="0" w:color="auto"/>
      </w:divBdr>
    </w:div>
    <w:div w:id="1092316340">
      <w:bodyDiv w:val="1"/>
      <w:marLeft w:val="0"/>
      <w:marRight w:val="0"/>
      <w:marTop w:val="0"/>
      <w:marBottom w:val="0"/>
      <w:divBdr>
        <w:top w:val="none" w:sz="0" w:space="0" w:color="auto"/>
        <w:left w:val="none" w:sz="0" w:space="0" w:color="auto"/>
        <w:bottom w:val="none" w:sz="0" w:space="0" w:color="auto"/>
        <w:right w:val="none" w:sz="0" w:space="0" w:color="auto"/>
      </w:divBdr>
    </w:div>
    <w:div w:id="1157847540">
      <w:bodyDiv w:val="1"/>
      <w:marLeft w:val="0"/>
      <w:marRight w:val="0"/>
      <w:marTop w:val="0"/>
      <w:marBottom w:val="0"/>
      <w:divBdr>
        <w:top w:val="none" w:sz="0" w:space="0" w:color="auto"/>
        <w:left w:val="none" w:sz="0" w:space="0" w:color="auto"/>
        <w:bottom w:val="none" w:sz="0" w:space="0" w:color="auto"/>
        <w:right w:val="none" w:sz="0" w:space="0" w:color="auto"/>
      </w:divBdr>
    </w:div>
    <w:div w:id="1272323974">
      <w:bodyDiv w:val="1"/>
      <w:marLeft w:val="0"/>
      <w:marRight w:val="0"/>
      <w:marTop w:val="0"/>
      <w:marBottom w:val="0"/>
      <w:divBdr>
        <w:top w:val="none" w:sz="0" w:space="0" w:color="auto"/>
        <w:left w:val="none" w:sz="0" w:space="0" w:color="auto"/>
        <w:bottom w:val="none" w:sz="0" w:space="0" w:color="auto"/>
        <w:right w:val="none" w:sz="0" w:space="0" w:color="auto"/>
      </w:divBdr>
    </w:div>
    <w:div w:id="1477069102">
      <w:bodyDiv w:val="1"/>
      <w:marLeft w:val="0"/>
      <w:marRight w:val="0"/>
      <w:marTop w:val="0"/>
      <w:marBottom w:val="0"/>
      <w:divBdr>
        <w:top w:val="none" w:sz="0" w:space="0" w:color="auto"/>
        <w:left w:val="none" w:sz="0" w:space="0" w:color="auto"/>
        <w:bottom w:val="none" w:sz="0" w:space="0" w:color="auto"/>
        <w:right w:val="none" w:sz="0" w:space="0" w:color="auto"/>
      </w:divBdr>
      <w:divsChild>
        <w:div w:id="69155503">
          <w:marLeft w:val="0"/>
          <w:marRight w:val="0"/>
          <w:marTop w:val="0"/>
          <w:marBottom w:val="0"/>
          <w:divBdr>
            <w:top w:val="single" w:sz="2" w:space="0" w:color="D8D8C4"/>
            <w:left w:val="single" w:sz="2" w:space="0" w:color="D8D8C4"/>
            <w:bottom w:val="single" w:sz="2" w:space="0" w:color="D8D8C4"/>
            <w:right w:val="single" w:sz="2" w:space="0" w:color="D8D8C4"/>
          </w:divBdr>
        </w:div>
      </w:divsChild>
    </w:div>
    <w:div w:id="1591740336">
      <w:bodyDiv w:val="1"/>
      <w:marLeft w:val="0"/>
      <w:marRight w:val="0"/>
      <w:marTop w:val="0"/>
      <w:marBottom w:val="0"/>
      <w:divBdr>
        <w:top w:val="none" w:sz="0" w:space="0" w:color="auto"/>
        <w:left w:val="none" w:sz="0" w:space="0" w:color="auto"/>
        <w:bottom w:val="none" w:sz="0" w:space="0" w:color="auto"/>
        <w:right w:val="none" w:sz="0" w:space="0" w:color="auto"/>
      </w:divBdr>
    </w:div>
    <w:div w:id="1619222339">
      <w:bodyDiv w:val="1"/>
      <w:marLeft w:val="0"/>
      <w:marRight w:val="0"/>
      <w:marTop w:val="0"/>
      <w:marBottom w:val="0"/>
      <w:divBdr>
        <w:top w:val="none" w:sz="0" w:space="0" w:color="auto"/>
        <w:left w:val="none" w:sz="0" w:space="0" w:color="auto"/>
        <w:bottom w:val="none" w:sz="0" w:space="0" w:color="auto"/>
        <w:right w:val="none" w:sz="0" w:space="0" w:color="auto"/>
      </w:divBdr>
    </w:div>
    <w:div w:id="1753695585">
      <w:bodyDiv w:val="1"/>
      <w:marLeft w:val="0"/>
      <w:marRight w:val="0"/>
      <w:marTop w:val="0"/>
      <w:marBottom w:val="0"/>
      <w:divBdr>
        <w:top w:val="none" w:sz="0" w:space="0" w:color="auto"/>
        <w:left w:val="none" w:sz="0" w:space="0" w:color="auto"/>
        <w:bottom w:val="none" w:sz="0" w:space="0" w:color="auto"/>
        <w:right w:val="none" w:sz="0" w:space="0" w:color="auto"/>
      </w:divBdr>
    </w:div>
    <w:div w:id="1821535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E3E21AB-927B-4F66-880F-9E16C974A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17</Pages>
  <Words>4761</Words>
  <Characters>27142</Characters>
  <Application>Microsoft Office Word</Application>
  <DocSecurity>0</DocSecurity>
  <Lines>226</Lines>
  <Paragraphs>63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Software Requirements Specification Template</vt:lpstr>
      <vt:lpstr>Software Requirements Specification Template</vt:lpstr>
    </vt:vector>
  </TitlesOfParts>
  <Company>Process Impact</Company>
  <LinksUpToDate>false</LinksUpToDate>
  <CharactersWithSpaces>31840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dc:description/>
  <cp:lastModifiedBy>Vasy Medov</cp:lastModifiedBy>
  <cp:revision>8</cp:revision>
  <cp:lastPrinted>2013-04-02T03:00:00Z</cp:lastPrinted>
  <dcterms:created xsi:type="dcterms:W3CDTF">2026-02-27T16:44:00Z</dcterms:created>
  <dcterms:modified xsi:type="dcterms:W3CDTF">2026-02-27T18:00:00Z</dcterms:modified>
</cp:coreProperties>
</file>