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44CC2" w14:textId="150C4814" w:rsidR="00310C4B" w:rsidRPr="007713C6" w:rsidRDefault="0062100F" w:rsidP="0062100F">
      <w:pPr>
        <w:pStyle w:val="line"/>
        <w:pBdr>
          <w:top w:val="single" w:sz="36" w:space="31" w:color="auto"/>
        </w:pBdr>
        <w:jc w:val="center"/>
        <w:rPr>
          <w:ins w:id="0" w:author="Vasy Medov" w:date="2026-03-16T19:01:00Z"/>
          <w:color w:val="000000" w:themeColor="text1"/>
          <w:lang w:val="ru-RU"/>
        </w:rPr>
      </w:pPr>
      <w:r w:rsidRPr="007713C6">
        <w:rPr>
          <w:color w:val="000000" w:themeColor="text1"/>
          <w:lang w:val="ru-RU"/>
          <w:rPrChange w:id="1" w:author="Vasy Medov" w:date="2026-03-18T01:27:00Z">
            <w:rPr>
              <w:lang w:val="ru-RU"/>
            </w:rPr>
          </w:rPrChange>
        </w:rPr>
        <w:t>НИУ ИТМО</w:t>
      </w:r>
    </w:p>
    <w:p w14:paraId="1AE31D7E" w14:textId="77777777" w:rsidR="00BB48C2" w:rsidRPr="007713C6" w:rsidRDefault="00BB48C2" w:rsidP="00BB48C2">
      <w:pPr>
        <w:jc w:val="center"/>
        <w:rPr>
          <w:ins w:id="2" w:author="Vasy Medov" w:date="2026-03-16T19:02:00Z"/>
          <w:sz w:val="28"/>
          <w:szCs w:val="28"/>
          <w:lang w:val="ru-RU"/>
          <w:rPrChange w:id="3" w:author="Vasy Medov" w:date="2026-03-18T01:27:00Z">
            <w:rPr>
              <w:ins w:id="4" w:author="Vasy Medov" w:date="2026-03-16T19:02:00Z"/>
              <w:szCs w:val="24"/>
            </w:rPr>
          </w:rPrChange>
        </w:rPr>
      </w:pPr>
      <w:ins w:id="5" w:author="Vasy Medov" w:date="2026-03-16T19:02:00Z">
        <w:r w:rsidRPr="007713C6">
          <w:rPr>
            <w:sz w:val="28"/>
            <w:szCs w:val="28"/>
            <w:lang w:val="ru-RU"/>
            <w:rPrChange w:id="6" w:author="Vasy Medov" w:date="2026-03-18T01:27:00Z">
              <w:rPr>
                <w:szCs w:val="24"/>
              </w:rPr>
            </w:rPrChange>
          </w:rPr>
          <w:t>Факультет программной инженерии и компьютерной техники</w:t>
        </w:r>
      </w:ins>
    </w:p>
    <w:p w14:paraId="4B474DB1" w14:textId="487AB607" w:rsidR="00BB48C2" w:rsidRPr="007713C6" w:rsidRDefault="00BB48C2">
      <w:pPr>
        <w:jc w:val="center"/>
        <w:rPr>
          <w:color w:val="000000"/>
          <w:szCs w:val="24"/>
          <w:lang w:val="ru-RU"/>
          <w:rPrChange w:id="7" w:author="Vasy Medov" w:date="2026-03-18T01:27:00Z">
            <w:rPr>
              <w:lang w:val="ru-RU"/>
            </w:rPr>
          </w:rPrChange>
        </w:rPr>
        <w:pPrChange w:id="8" w:author="Vasy Medov" w:date="2026-03-16T21:33:00Z">
          <w:pPr>
            <w:pStyle w:val="line"/>
            <w:pBdr>
              <w:top w:val="single" w:sz="36" w:space="31" w:color="auto"/>
            </w:pBdr>
            <w:jc w:val="center"/>
          </w:pPr>
        </w:pPrChange>
      </w:pPr>
      <w:ins w:id="9" w:author="Vasy Medov" w:date="2026-03-16T19:02:00Z">
        <w:r w:rsidRPr="007713C6">
          <w:rPr>
            <w:color w:val="000000"/>
            <w:sz w:val="28"/>
            <w:szCs w:val="28"/>
            <w:lang w:val="ru-RU"/>
            <w:rPrChange w:id="10" w:author="Vasy Medov" w:date="2026-03-18T01:27:00Z">
              <w:rPr>
                <w:b w:val="0"/>
                <w:color w:val="000000"/>
                <w:szCs w:val="24"/>
              </w:rPr>
            </w:rPrChange>
          </w:rPr>
          <w:t>Направление подготовки: 09.03.04 – Системное и прикладное программное обеспечение</w:t>
        </w:r>
      </w:ins>
    </w:p>
    <w:p w14:paraId="182BCDA0" w14:textId="2BEDD2C8" w:rsidR="0062100F" w:rsidRPr="007713C6" w:rsidRDefault="0062100F" w:rsidP="0062100F">
      <w:pPr>
        <w:pStyle w:val="line"/>
        <w:pBdr>
          <w:top w:val="single" w:sz="36" w:space="31" w:color="auto"/>
        </w:pBdr>
        <w:jc w:val="center"/>
        <w:rPr>
          <w:color w:val="000000" w:themeColor="text1"/>
          <w:sz w:val="36"/>
          <w:szCs w:val="36"/>
          <w:rPrChange w:id="11" w:author="Vasy Medov" w:date="2026-03-18T01:27:00Z">
            <w:rPr/>
          </w:rPrChange>
        </w:rPr>
      </w:pPr>
      <w:r w:rsidRPr="007713C6">
        <w:rPr>
          <w:color w:val="000000" w:themeColor="text1"/>
          <w:sz w:val="36"/>
          <w:szCs w:val="36"/>
          <w:lang w:val="ru-RU"/>
          <w:rPrChange w:id="12" w:author="Vasy Medov" w:date="2026-03-18T01:27:00Z">
            <w:rPr>
              <w:lang w:val="ru-RU"/>
            </w:rPr>
          </w:rPrChange>
        </w:rPr>
        <w:t>Дисциплина</w:t>
      </w:r>
      <w:r w:rsidRPr="007713C6">
        <w:rPr>
          <w:color w:val="000000" w:themeColor="text1"/>
          <w:sz w:val="36"/>
          <w:szCs w:val="36"/>
          <w:rPrChange w:id="13" w:author="Vasy Medov" w:date="2026-03-18T01:27:00Z">
            <w:rPr/>
          </w:rPrChange>
        </w:rPr>
        <w:t xml:space="preserve"> «</w:t>
      </w:r>
      <w:r w:rsidRPr="007713C6">
        <w:rPr>
          <w:color w:val="000000" w:themeColor="text1"/>
          <w:sz w:val="36"/>
          <w:szCs w:val="36"/>
          <w:lang w:val="ru-RU"/>
          <w:rPrChange w:id="14" w:author="Vasy Medov" w:date="2026-03-18T01:27:00Z">
            <w:rPr>
              <w:lang w:val="ru-RU"/>
            </w:rPr>
          </w:rPrChange>
        </w:rPr>
        <w:t>Основы</w:t>
      </w:r>
      <w:r w:rsidRPr="007713C6">
        <w:rPr>
          <w:color w:val="000000" w:themeColor="text1"/>
          <w:sz w:val="36"/>
          <w:szCs w:val="36"/>
          <w:rPrChange w:id="15" w:author="Vasy Medov" w:date="2026-03-18T01:27:00Z">
            <w:rPr>
              <w:lang w:val="ru-RU"/>
            </w:rPr>
          </w:rPrChange>
        </w:rPr>
        <w:t xml:space="preserve"> </w:t>
      </w:r>
      <w:r w:rsidRPr="007713C6">
        <w:rPr>
          <w:color w:val="000000" w:themeColor="text1"/>
          <w:sz w:val="36"/>
          <w:szCs w:val="36"/>
          <w:lang w:val="ru-RU"/>
          <w:rPrChange w:id="16" w:author="Vasy Medov" w:date="2026-03-18T01:27:00Z">
            <w:rPr>
              <w:lang w:val="ru-RU"/>
            </w:rPr>
          </w:rPrChange>
        </w:rPr>
        <w:t>программной</w:t>
      </w:r>
      <w:r w:rsidRPr="007713C6">
        <w:rPr>
          <w:color w:val="000000" w:themeColor="text1"/>
          <w:sz w:val="36"/>
          <w:szCs w:val="36"/>
          <w:rPrChange w:id="17" w:author="Vasy Medov" w:date="2026-03-18T01:27:00Z">
            <w:rPr>
              <w:lang w:val="ru-RU"/>
            </w:rPr>
          </w:rPrChange>
        </w:rPr>
        <w:t xml:space="preserve"> </w:t>
      </w:r>
      <w:r w:rsidRPr="007713C6">
        <w:rPr>
          <w:color w:val="000000" w:themeColor="text1"/>
          <w:sz w:val="36"/>
          <w:szCs w:val="36"/>
          <w:lang w:val="ru-RU"/>
          <w:rPrChange w:id="18" w:author="Vasy Medov" w:date="2026-03-18T01:27:00Z">
            <w:rPr>
              <w:lang w:val="ru-RU"/>
            </w:rPr>
          </w:rPrChange>
        </w:rPr>
        <w:t>инженерии</w:t>
      </w:r>
      <w:r w:rsidRPr="007713C6">
        <w:rPr>
          <w:color w:val="000000" w:themeColor="text1"/>
          <w:sz w:val="36"/>
          <w:szCs w:val="36"/>
          <w:rPrChange w:id="19" w:author="Vasy Medov" w:date="2026-03-18T01:27:00Z">
            <w:rPr>
              <w:lang w:val="ru-RU"/>
            </w:rPr>
          </w:rPrChange>
        </w:rPr>
        <w:t>»</w:t>
      </w:r>
    </w:p>
    <w:p w14:paraId="48816EC4" w14:textId="77777777" w:rsidR="00310C4B" w:rsidRPr="007713C6" w:rsidRDefault="00310C4B" w:rsidP="0062100F">
      <w:pPr>
        <w:pStyle w:val="a7"/>
        <w:jc w:val="center"/>
        <w:rPr>
          <w:color w:val="000000" w:themeColor="text1"/>
          <w:sz w:val="56"/>
          <w:szCs w:val="56"/>
          <w:rPrChange w:id="20" w:author="Vasy Medov" w:date="2026-03-18T01:27:00Z">
            <w:rPr/>
          </w:rPrChange>
        </w:rPr>
      </w:pPr>
      <w:r w:rsidRPr="007713C6">
        <w:rPr>
          <w:color w:val="000000" w:themeColor="text1"/>
          <w:sz w:val="56"/>
          <w:szCs w:val="56"/>
          <w:rPrChange w:id="21" w:author="Vasy Medov" w:date="2026-03-18T01:27:00Z">
            <w:rPr/>
          </w:rPrChange>
        </w:rPr>
        <w:t>Software Requirements Specification</w:t>
      </w:r>
    </w:p>
    <w:p w14:paraId="28832933" w14:textId="5559B7EC" w:rsidR="00310C4B" w:rsidRPr="007713C6" w:rsidDel="00B460B2" w:rsidRDefault="00B460B2">
      <w:pPr>
        <w:pStyle w:val="a7"/>
        <w:spacing w:before="0" w:after="400"/>
        <w:jc w:val="center"/>
        <w:rPr>
          <w:del w:id="22" w:author="Vasy Medov" w:date="2026-03-16T19:02:00Z"/>
          <w:color w:val="000000" w:themeColor="text1"/>
          <w:sz w:val="40"/>
          <w:rPrChange w:id="23" w:author="Vasy Medov" w:date="2026-03-18T01:27:00Z">
            <w:rPr>
              <w:del w:id="24" w:author="Vasy Medov" w:date="2026-03-16T19:02:00Z"/>
              <w:sz w:val="40"/>
              <w:lang w:val="ru-RU"/>
            </w:rPr>
          </w:rPrChange>
        </w:rPr>
        <w:pPrChange w:id="25" w:author="Vasy Medov" w:date="2026-02-24T19:43:00Z">
          <w:pPr>
            <w:pStyle w:val="a7"/>
            <w:spacing w:before="0" w:after="400"/>
            <w:jc w:val="left"/>
          </w:pPr>
        </w:pPrChange>
      </w:pPr>
      <w:ins w:id="26" w:author="Vasy Medov" w:date="2026-03-16T19:02:00Z">
        <w:r w:rsidRPr="007713C6">
          <w:rPr>
            <w:b w:val="0"/>
            <w:color w:val="000000" w:themeColor="text1"/>
            <w:sz w:val="40"/>
            <w:rPrChange w:id="27" w:author="Vasy Medov" w:date="2026-03-18T01:27:00Z">
              <w:rPr>
                <w:b w:val="0"/>
                <w:color w:val="000000" w:themeColor="text1"/>
                <w:sz w:val="40"/>
                <w:lang w:val="ru-RU"/>
              </w:rPr>
            </w:rPrChange>
          </w:rPr>
          <w:t>«</w:t>
        </w:r>
      </w:ins>
      <w:del w:id="28" w:author="Vasy Medov" w:date="2026-03-16T19:02:00Z">
        <w:r w:rsidR="00310C4B" w:rsidRPr="007713C6" w:rsidDel="00B460B2">
          <w:rPr>
            <w:color w:val="000000" w:themeColor="text1"/>
            <w:sz w:val="40"/>
            <w:rPrChange w:id="29" w:author="Vasy Medov" w:date="2026-03-18T01:27:00Z">
              <w:rPr>
                <w:sz w:val="40"/>
              </w:rPr>
            </w:rPrChange>
          </w:rPr>
          <w:delText>for</w:delText>
        </w:r>
      </w:del>
    </w:p>
    <w:p w14:paraId="12AD9F7C" w14:textId="6C734F4A" w:rsidR="00C939DE" w:rsidRPr="007713C6" w:rsidRDefault="0062100F" w:rsidP="00C939DE">
      <w:pPr>
        <w:pStyle w:val="a7"/>
        <w:jc w:val="center"/>
        <w:rPr>
          <w:ins w:id="30" w:author="Vasy Medov" w:date="2026-03-16T19:02:00Z"/>
          <w:color w:val="000000" w:themeColor="text1"/>
          <w:sz w:val="56"/>
          <w:szCs w:val="56"/>
          <w:rPrChange w:id="31" w:author="Vasy Medov" w:date="2026-03-18T01:27:00Z">
            <w:rPr>
              <w:ins w:id="32" w:author="Vasy Medov" w:date="2026-03-16T19:02:00Z"/>
              <w:color w:val="000000" w:themeColor="text1"/>
              <w:sz w:val="56"/>
              <w:szCs w:val="56"/>
              <w:lang w:val="ru-RU"/>
            </w:rPr>
          </w:rPrChange>
        </w:rPr>
      </w:pPr>
      <w:r w:rsidRPr="007713C6">
        <w:rPr>
          <w:color w:val="000000" w:themeColor="text1"/>
          <w:sz w:val="56"/>
          <w:szCs w:val="56"/>
          <w:rPrChange w:id="33" w:author="Vasy Medov" w:date="2026-03-18T01:27:00Z">
            <w:rPr/>
          </w:rPrChange>
        </w:rPr>
        <w:t>Fanfics.me</w:t>
      </w:r>
      <w:ins w:id="34" w:author="Vasy Medov" w:date="2026-03-16T19:02:00Z">
        <w:r w:rsidR="00B460B2" w:rsidRPr="007713C6">
          <w:rPr>
            <w:color w:val="000000" w:themeColor="text1"/>
            <w:sz w:val="56"/>
            <w:szCs w:val="56"/>
            <w:rPrChange w:id="35" w:author="Vasy Medov" w:date="2026-03-18T01:27:00Z">
              <w:rPr>
                <w:color w:val="000000" w:themeColor="text1"/>
                <w:sz w:val="56"/>
                <w:szCs w:val="56"/>
                <w:lang w:val="ru-RU"/>
              </w:rPr>
            </w:rPrChange>
          </w:rPr>
          <w:t>»</w:t>
        </w:r>
      </w:ins>
    </w:p>
    <w:p w14:paraId="1575A4C2" w14:textId="77777777" w:rsidR="00BD3CCA" w:rsidRPr="007713C6" w:rsidRDefault="00BD3CCA" w:rsidP="00C939DE">
      <w:pPr>
        <w:pStyle w:val="a7"/>
        <w:jc w:val="center"/>
        <w:rPr>
          <w:color w:val="000000" w:themeColor="text1"/>
          <w:sz w:val="56"/>
          <w:szCs w:val="56"/>
          <w:rPrChange w:id="36" w:author="Vasy Medov" w:date="2026-03-18T01:27:00Z">
            <w:rPr>
              <w:lang w:val="ru-RU"/>
            </w:rPr>
          </w:rPrChange>
        </w:rPr>
      </w:pPr>
    </w:p>
    <w:p w14:paraId="4E74BCB6" w14:textId="456152A0" w:rsidR="00C939DE" w:rsidRPr="007713C6" w:rsidDel="00B460B2" w:rsidRDefault="00C939DE" w:rsidP="00C939DE">
      <w:pPr>
        <w:pStyle w:val="a7"/>
        <w:jc w:val="center"/>
        <w:rPr>
          <w:del w:id="37" w:author="Vasy Medov" w:date="2026-03-16T19:02:00Z"/>
          <w:color w:val="000000" w:themeColor="text1"/>
          <w:rPrChange w:id="38" w:author="Vasy Medov" w:date="2026-03-18T01:27:00Z">
            <w:rPr>
              <w:del w:id="39" w:author="Vasy Medov" w:date="2026-03-16T19:02:00Z"/>
              <w:lang w:val="ru-RU"/>
            </w:rPr>
          </w:rPrChange>
        </w:rPr>
      </w:pPr>
    </w:p>
    <w:p w14:paraId="3550580A" w14:textId="00E5761F" w:rsidR="00310C4B" w:rsidRPr="007713C6" w:rsidDel="0062100F" w:rsidRDefault="00310C4B" w:rsidP="00C939DE">
      <w:pPr>
        <w:pStyle w:val="ByLine"/>
        <w:spacing w:after="240"/>
        <w:rPr>
          <w:del w:id="40" w:author="Vasy Medov" w:date="2026-02-24T19:43:00Z"/>
          <w:color w:val="000000" w:themeColor="text1"/>
          <w:rPrChange w:id="41" w:author="Vasy Medov" w:date="2026-03-18T01:27:00Z">
            <w:rPr>
              <w:del w:id="42" w:author="Vasy Medov" w:date="2026-02-24T19:43:00Z"/>
              <w:lang w:val="ru-RU"/>
            </w:rPr>
          </w:rPrChange>
        </w:rPr>
      </w:pPr>
      <w:del w:id="43" w:author="Vasy Medov" w:date="2026-02-24T19:43:00Z">
        <w:r w:rsidRPr="007713C6" w:rsidDel="0062100F">
          <w:rPr>
            <w:b w:val="0"/>
            <w:color w:val="000000" w:themeColor="text1"/>
            <w:rPrChange w:id="44" w:author="Vasy Medov" w:date="2026-03-18T01:27:00Z">
              <w:rPr>
                <w:b w:val="0"/>
              </w:rPr>
            </w:rPrChange>
          </w:rPr>
          <w:delText>Version 1.0 approved</w:delText>
        </w:r>
      </w:del>
    </w:p>
    <w:p w14:paraId="54AF2C4E" w14:textId="77777777" w:rsidR="00C939DE" w:rsidRPr="007713C6" w:rsidRDefault="0062100F" w:rsidP="00C939DE">
      <w:pPr>
        <w:pStyle w:val="ByLine"/>
        <w:spacing w:after="240"/>
        <w:rPr>
          <w:color w:val="000000" w:themeColor="text1"/>
          <w:lang w:val="ru-RU"/>
          <w:rPrChange w:id="45" w:author="Vasy Medov" w:date="2026-03-18T01:27:00Z">
            <w:rPr>
              <w:lang w:val="ru-RU"/>
            </w:rPr>
          </w:rPrChange>
        </w:rPr>
      </w:pPr>
      <w:r w:rsidRPr="007713C6">
        <w:rPr>
          <w:color w:val="000000" w:themeColor="text1"/>
          <w:rPrChange w:id="46" w:author="Vasy Medov" w:date="2026-03-18T01:27:00Z">
            <w:rPr>
              <w:lang w:val="ru-RU"/>
            </w:rPr>
          </w:rPrChange>
        </w:rPr>
        <w:t xml:space="preserve"> </w:t>
      </w:r>
      <w:r w:rsidRPr="007713C6">
        <w:rPr>
          <w:color w:val="000000" w:themeColor="text1"/>
          <w:lang w:val="ru-RU"/>
          <w:rPrChange w:id="47" w:author="Vasy Medov" w:date="2026-03-18T01:27:00Z">
            <w:rPr>
              <w:lang w:val="ru-RU"/>
            </w:rPr>
          </w:rPrChange>
        </w:rPr>
        <w:t xml:space="preserve">Подготовил </w:t>
      </w:r>
    </w:p>
    <w:p w14:paraId="664E4EFF" w14:textId="0EA0DFF5" w:rsidR="00310C4B" w:rsidRPr="007713C6" w:rsidRDefault="0062100F" w:rsidP="00C939DE">
      <w:pPr>
        <w:pStyle w:val="ByLine"/>
        <w:spacing w:after="240"/>
        <w:rPr>
          <w:ins w:id="48" w:author="Vasy Medov" w:date="2026-02-24T19:57:00Z"/>
          <w:color w:val="000000" w:themeColor="text1"/>
          <w:lang w:val="ru-RU"/>
          <w:rPrChange w:id="49" w:author="Vasy Medov" w:date="2026-03-18T01:27:00Z">
            <w:rPr>
              <w:ins w:id="50" w:author="Vasy Medov" w:date="2026-02-24T19:57:00Z"/>
              <w:lang w:val="ru-RU"/>
            </w:rPr>
          </w:rPrChange>
        </w:rPr>
      </w:pPr>
      <w:r w:rsidRPr="007713C6">
        <w:rPr>
          <w:color w:val="000000" w:themeColor="text1"/>
          <w:lang w:val="ru-RU"/>
          <w:rPrChange w:id="51" w:author="Vasy Medov" w:date="2026-03-18T01:27:00Z">
            <w:rPr>
              <w:lang w:val="ru-RU"/>
            </w:rPr>
          </w:rPrChange>
        </w:rPr>
        <w:t>Линейский</w:t>
      </w:r>
      <w:r w:rsidRPr="007713C6">
        <w:rPr>
          <w:color w:val="000000" w:themeColor="text1"/>
          <w:lang w:val="ru-RU"/>
          <w:rPrChange w:id="52" w:author="Vasy Medov" w:date="2026-03-18T01:27:00Z">
            <w:rPr/>
          </w:rPrChange>
        </w:rPr>
        <w:t xml:space="preserve"> </w:t>
      </w:r>
      <w:r w:rsidRPr="007713C6">
        <w:rPr>
          <w:color w:val="000000" w:themeColor="text1"/>
          <w:lang w:val="ru-RU"/>
          <w:rPrChange w:id="53" w:author="Vasy Medov" w:date="2026-03-18T01:27:00Z">
            <w:rPr>
              <w:lang w:val="ru-RU"/>
            </w:rPr>
          </w:rPrChange>
        </w:rPr>
        <w:t>А</w:t>
      </w:r>
      <w:r w:rsidR="00C939DE" w:rsidRPr="007713C6">
        <w:rPr>
          <w:color w:val="000000" w:themeColor="text1"/>
          <w:lang w:val="ru-RU"/>
          <w:rPrChange w:id="54" w:author="Vasy Medov" w:date="2026-03-18T01:27:00Z">
            <w:rPr>
              <w:lang w:val="ru-RU"/>
            </w:rPr>
          </w:rPrChange>
        </w:rPr>
        <w:t>ким Евгеньевич</w:t>
      </w:r>
    </w:p>
    <w:p w14:paraId="59BD80E8" w14:textId="7F6D685B" w:rsidR="00A51382" w:rsidRPr="007713C6" w:rsidRDefault="00A51382" w:rsidP="00C939DE">
      <w:pPr>
        <w:pStyle w:val="ByLine"/>
        <w:spacing w:after="240"/>
        <w:rPr>
          <w:color w:val="000000" w:themeColor="text1"/>
          <w:lang w:val="ru-RU"/>
          <w:rPrChange w:id="55" w:author="Vasy Medov" w:date="2026-03-18T01:27:00Z">
            <w:rPr/>
          </w:rPrChange>
        </w:rPr>
      </w:pPr>
      <w:ins w:id="56" w:author="Vasy Medov" w:date="2026-02-24T19:57:00Z">
        <w:r w:rsidRPr="007713C6">
          <w:rPr>
            <w:color w:val="000000" w:themeColor="text1"/>
            <w:lang w:val="ru-RU"/>
            <w:rPrChange w:id="57" w:author="Vasy Medov" w:date="2026-03-18T01:27:00Z">
              <w:rPr>
                <w:lang w:val="ru-RU"/>
              </w:rPr>
            </w:rPrChange>
          </w:rPr>
          <w:t>Вариант 466513</w:t>
        </w:r>
      </w:ins>
    </w:p>
    <w:p w14:paraId="653984E5" w14:textId="78E5C6AD" w:rsidR="00310C4B" w:rsidRPr="007713C6" w:rsidRDefault="0062100F" w:rsidP="00C939DE">
      <w:pPr>
        <w:pStyle w:val="ByLine"/>
        <w:spacing w:after="240"/>
        <w:rPr>
          <w:color w:val="000000" w:themeColor="text1"/>
          <w:lang w:val="ru-RU"/>
          <w:rPrChange w:id="58" w:author="Vasy Medov" w:date="2026-03-18T01:27:00Z">
            <w:rPr>
              <w:lang w:val="ru-RU"/>
            </w:rPr>
          </w:rPrChange>
        </w:rPr>
      </w:pPr>
      <w:r w:rsidRPr="007713C6">
        <w:rPr>
          <w:color w:val="000000" w:themeColor="text1"/>
          <w:lang w:val="ru-RU"/>
          <w:rPrChange w:id="59" w:author="Vasy Medov" w:date="2026-03-18T01:27:00Z">
            <w:rPr>
              <w:lang w:val="ru-RU"/>
            </w:rPr>
          </w:rPrChange>
        </w:rPr>
        <w:t xml:space="preserve">Группа </w:t>
      </w:r>
      <w:r w:rsidRPr="007713C6">
        <w:rPr>
          <w:color w:val="000000" w:themeColor="text1"/>
          <w:rPrChange w:id="60" w:author="Vasy Medov" w:date="2026-03-18T01:27:00Z">
            <w:rPr/>
          </w:rPrChange>
        </w:rPr>
        <w:t>P</w:t>
      </w:r>
      <w:r w:rsidRPr="007713C6">
        <w:rPr>
          <w:color w:val="000000" w:themeColor="text1"/>
          <w:lang w:val="ru-RU"/>
          <w:rPrChange w:id="61" w:author="Vasy Medov" w:date="2026-03-18T01:27:00Z">
            <w:rPr>
              <w:lang w:val="ru-RU"/>
            </w:rPr>
          </w:rPrChange>
        </w:rPr>
        <w:t>3215</w:t>
      </w:r>
    </w:p>
    <w:p w14:paraId="5D5785A9" w14:textId="77777777" w:rsidR="00C939DE" w:rsidRPr="007713C6" w:rsidRDefault="00C939DE" w:rsidP="00C939DE">
      <w:pPr>
        <w:pStyle w:val="ByLine"/>
        <w:spacing w:after="240"/>
        <w:rPr>
          <w:color w:val="000000" w:themeColor="text1"/>
          <w:lang w:val="ru-RU"/>
          <w:rPrChange w:id="62" w:author="Vasy Medov" w:date="2026-03-18T01:27:00Z">
            <w:rPr>
              <w:lang w:val="ru-RU"/>
            </w:rPr>
          </w:rPrChange>
        </w:rPr>
      </w:pPr>
    </w:p>
    <w:p w14:paraId="5C61256C" w14:textId="77777777" w:rsidR="00C939DE" w:rsidRPr="007713C6" w:rsidRDefault="0062100F" w:rsidP="00C939DE">
      <w:pPr>
        <w:pStyle w:val="ByLine"/>
        <w:spacing w:after="240"/>
        <w:rPr>
          <w:color w:val="000000" w:themeColor="text1"/>
          <w:lang w:val="ru-RU"/>
          <w:rPrChange w:id="63" w:author="Vasy Medov" w:date="2026-03-18T01:27:00Z">
            <w:rPr>
              <w:lang w:val="ru-RU"/>
            </w:rPr>
          </w:rPrChange>
        </w:rPr>
      </w:pPr>
      <w:r w:rsidRPr="007713C6">
        <w:rPr>
          <w:color w:val="000000" w:themeColor="text1"/>
          <w:lang w:val="ru-RU"/>
          <w:rPrChange w:id="64" w:author="Vasy Medov" w:date="2026-03-18T01:27:00Z">
            <w:rPr>
              <w:lang w:val="ru-RU"/>
            </w:rPr>
          </w:rPrChange>
        </w:rPr>
        <w:t xml:space="preserve">Проверил </w:t>
      </w:r>
    </w:p>
    <w:p w14:paraId="6AAC337C" w14:textId="77C86B83" w:rsidR="00310C4B" w:rsidRPr="007713C6" w:rsidRDefault="0062100F" w:rsidP="00C939DE">
      <w:pPr>
        <w:pStyle w:val="ByLine"/>
        <w:spacing w:after="240"/>
        <w:rPr>
          <w:color w:val="000000" w:themeColor="text1"/>
          <w:lang w:val="ru-RU"/>
          <w:rPrChange w:id="65" w:author="Vasy Medov" w:date="2026-03-18T01:27:00Z">
            <w:rPr>
              <w:lang w:val="ru-RU"/>
            </w:rPr>
          </w:rPrChange>
        </w:rPr>
      </w:pPr>
      <w:r w:rsidRPr="007713C6">
        <w:rPr>
          <w:color w:val="000000" w:themeColor="text1"/>
          <w:lang w:val="ru-RU"/>
          <w:rPrChange w:id="66" w:author="Vasy Medov" w:date="2026-03-18T01:27:00Z">
            <w:rPr>
              <w:lang w:val="ru-RU"/>
            </w:rPr>
          </w:rPrChange>
        </w:rPr>
        <w:t xml:space="preserve">Егошин </w:t>
      </w:r>
      <w:r w:rsidR="00C939DE" w:rsidRPr="007713C6">
        <w:rPr>
          <w:color w:val="000000" w:themeColor="text1"/>
          <w:lang w:val="ru-RU"/>
          <w:rPrChange w:id="67" w:author="Vasy Medov" w:date="2026-03-18T01:27:00Z">
            <w:rPr>
              <w:lang w:val="ru-RU"/>
            </w:rPr>
          </w:rPrChange>
        </w:rPr>
        <w:t>Алексей Васильевич</w:t>
      </w:r>
    </w:p>
    <w:p w14:paraId="6B400445" w14:textId="77777777" w:rsidR="00000000" w:rsidRDefault="00000000">
      <w:pPr>
        <w:pStyle w:val="ChangeHistoryTitle"/>
        <w:jc w:val="left"/>
        <w:rPr>
          <w:color w:val="000000" w:themeColor="text1"/>
          <w:lang w:val="ru-RU"/>
          <w:rPrChange w:id="68" w:author="Vasy Medov" w:date="2026-03-18T01:27:00Z">
            <w:rPr>
              <w:lang w:val="ru-RU"/>
            </w:rPr>
          </w:rPrChange>
        </w:rPr>
        <w:sectPr w:rsidR="00000000" w:rsidSect="000B6437">
          <w:footerReference w:type="default" r:id="rId8"/>
          <w:pgSz w:w="12240" w:h="15840" w:code="1"/>
          <w:pgMar w:top="993" w:right="1440" w:bottom="1440" w:left="1440" w:header="720" w:footer="720" w:gutter="0"/>
          <w:pgNumType w:fmt="lowerRoman" w:start="1"/>
          <w:cols w:space="720"/>
          <w:sectPrChange w:id="69" w:author="Vasy Medov" w:date="2026-03-16T21:34:00Z">
            <w:sectPr w:rsidR="00000000" w:rsidSect="000B6437">
              <w:pgMar w:top="1440" w:right="1440" w:bottom="1440" w:left="1440" w:header="720" w:footer="720" w:gutter="0"/>
            </w:sectPr>
          </w:sectPrChange>
        </w:sectPr>
        <w:pPrChange w:id="70" w:author="Vasy Medov" w:date="2026-02-24T19:55:00Z">
          <w:pPr>
            <w:pStyle w:val="ChangeHistoryTitle"/>
          </w:pPr>
        </w:pPrChange>
      </w:pPr>
    </w:p>
    <w:p w14:paraId="7BFCDFCD" w14:textId="31BE5CD7" w:rsidR="00B35BD9" w:rsidRPr="007713C6" w:rsidDel="00B35BD9" w:rsidRDefault="00310C4B">
      <w:pPr>
        <w:pStyle w:val="1"/>
        <w:numPr>
          <w:ilvl w:val="0"/>
          <w:numId w:val="0"/>
        </w:numPr>
        <w:rPr>
          <w:del w:id="71" w:author="Vasy Medov" w:date="2026-02-24T19:55:00Z"/>
          <w:color w:val="000000" w:themeColor="text1"/>
          <w:rPrChange w:id="72" w:author="Vasy Medov" w:date="2026-03-18T01:27:00Z">
            <w:rPr>
              <w:del w:id="73" w:author="Vasy Medov" w:date="2026-02-24T19:55:00Z"/>
            </w:rPr>
          </w:rPrChange>
        </w:rPr>
        <w:pPrChange w:id="74" w:author="Vasy Medov" w:date="2026-02-25T19:06:00Z">
          <w:pPr>
            <w:pStyle w:val="a9"/>
          </w:pPr>
        </w:pPrChange>
      </w:pPr>
      <w:bookmarkStart w:id="75" w:name="_Toc344877432"/>
      <w:bookmarkStart w:id="76" w:name="_Toc344879822"/>
      <w:bookmarkStart w:id="77" w:name="_Toc346508722"/>
      <w:bookmarkStart w:id="78" w:name="_Toc346508952"/>
      <w:bookmarkStart w:id="79" w:name="_Toc346509227"/>
      <w:bookmarkStart w:id="80" w:name="_Toc352609379"/>
      <w:bookmarkEnd w:id="75"/>
      <w:bookmarkEnd w:id="76"/>
      <w:bookmarkEnd w:id="77"/>
      <w:bookmarkEnd w:id="78"/>
      <w:bookmarkEnd w:id="79"/>
      <w:del w:id="81" w:author="Vasy Medov" w:date="2026-02-24T19:55:00Z">
        <w:r w:rsidRPr="007713C6" w:rsidDel="00B35BD9">
          <w:rPr>
            <w:color w:val="000000" w:themeColor="text1"/>
            <w:rPrChange w:id="82" w:author="Vasy Medov" w:date="2026-03-18T01:27:00Z">
              <w:rPr/>
            </w:rPrChange>
          </w:rPr>
          <w:lastRenderedPageBreak/>
          <w:delText>Table of Contents</w:delText>
        </w:r>
        <w:bookmarkEnd w:id="80"/>
      </w:del>
    </w:p>
    <w:customXmlInsRangeStart w:id="83" w:author="Vasy Medov" w:date="2026-02-24T19:53:00Z"/>
    <w:bookmarkStart w:id="84" w:name="_Toc224493484" w:displacedByCustomXml="next"/>
    <w:sdt>
      <w:sdtPr>
        <w:rPr>
          <w:b w:val="0"/>
          <w:color w:val="000000" w:themeColor="text1"/>
          <w:kern w:val="0"/>
          <w:sz w:val="24"/>
        </w:rPr>
        <w:id w:val="1122266551"/>
        <w:docPartObj>
          <w:docPartGallery w:val="Table of Contents"/>
          <w:docPartUnique/>
        </w:docPartObj>
      </w:sdtPr>
      <w:sdtEndPr>
        <w:rPr>
          <w:bCs/>
        </w:rPr>
      </w:sdtEndPr>
      <w:sdtContent>
        <w:customXmlInsRangeEnd w:id="83"/>
        <w:p w14:paraId="388DF265" w14:textId="0B7F22B2" w:rsidR="00B35BD9" w:rsidRPr="007713C6" w:rsidRDefault="00C939DE">
          <w:pPr>
            <w:pStyle w:val="1"/>
            <w:numPr>
              <w:ilvl w:val="0"/>
              <w:numId w:val="0"/>
            </w:numPr>
            <w:rPr>
              <w:ins w:id="85" w:author="Vasy Medov" w:date="2026-02-24T19:53:00Z"/>
              <w:color w:val="000000" w:themeColor="text1"/>
              <w:rPrChange w:id="86" w:author="Vasy Medov" w:date="2026-03-18T01:27:00Z">
                <w:rPr>
                  <w:ins w:id="87" w:author="Vasy Medov" w:date="2026-02-24T19:53:00Z"/>
                </w:rPr>
              </w:rPrChange>
            </w:rPr>
            <w:pPrChange w:id="88" w:author="Vasy Medov" w:date="2026-02-25T19:07:00Z">
              <w:pPr>
                <w:pStyle w:val="a9"/>
              </w:pPr>
            </w:pPrChange>
          </w:pPr>
          <w:ins w:id="89" w:author="Vasy Medov" w:date="2026-02-25T19:07:00Z">
            <w:r w:rsidRPr="007713C6">
              <w:rPr>
                <w:color w:val="000000" w:themeColor="text1"/>
                <w:lang w:val="ru-RU"/>
                <w:rPrChange w:id="90" w:author="Vasy Medov" w:date="2026-03-18T01:27:00Z">
                  <w:rPr>
                    <w:b/>
                  </w:rPr>
                </w:rPrChange>
              </w:rPr>
              <w:t>Оглавление</w:t>
            </w:r>
          </w:ins>
          <w:bookmarkEnd w:id="84"/>
        </w:p>
        <w:p w14:paraId="6E594747" w14:textId="0A98F4AF" w:rsidR="00EF13F7" w:rsidRPr="007713C6" w:rsidRDefault="00B35BD9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ru-RU" w:eastAsia="ru-RU"/>
              <w14:ligatures w14:val="standardContextual"/>
            </w:rPr>
          </w:pPr>
          <w:ins w:id="91" w:author="Vasy Medov" w:date="2026-02-24T19:53:00Z">
            <w:r w:rsidRPr="007713C6">
              <w:rPr>
                <w:color w:val="000000" w:themeColor="text1"/>
                <w:rPrChange w:id="92" w:author="Vasy Medov" w:date="2026-03-18T01:27:00Z">
                  <w:rPr/>
                </w:rPrChange>
              </w:rPr>
              <w:fldChar w:fldCharType="begin"/>
            </w:r>
            <w:r w:rsidRPr="007713C6">
              <w:rPr>
                <w:color w:val="000000" w:themeColor="text1"/>
                <w:rPrChange w:id="93" w:author="Vasy Medov" w:date="2026-03-18T01:27:00Z">
                  <w:rPr/>
                </w:rPrChange>
              </w:rPr>
              <w:instrText xml:space="preserve"> TOC \o "1-3" \h \z \u </w:instrText>
            </w:r>
            <w:r w:rsidRPr="007713C6">
              <w:rPr>
                <w:color w:val="000000" w:themeColor="text1"/>
                <w:rPrChange w:id="94" w:author="Vasy Medov" w:date="2026-03-18T01:27:00Z">
                  <w:rPr>
                    <w:bCs/>
                    <w:noProof w:val="0"/>
                  </w:rPr>
                </w:rPrChange>
              </w:rPr>
              <w:fldChar w:fldCharType="separate"/>
            </w:r>
          </w:ins>
          <w:hyperlink w:anchor="_Toc224493484" w:history="1">
            <w:r w:rsidR="00EF13F7" w:rsidRPr="007713C6">
              <w:rPr>
                <w:rStyle w:val="aa"/>
                <w:lang w:val="ru-RU"/>
              </w:rPr>
              <w:t>Оглавление</w:t>
            </w:r>
            <w:r w:rsidR="00EF13F7" w:rsidRPr="007713C6">
              <w:rPr>
                <w:webHidden/>
              </w:rPr>
              <w:tab/>
            </w:r>
            <w:r w:rsidR="00EF13F7" w:rsidRPr="007713C6">
              <w:rPr>
                <w:webHidden/>
              </w:rPr>
              <w:fldChar w:fldCharType="begin"/>
            </w:r>
            <w:r w:rsidR="00EF13F7" w:rsidRPr="007713C6">
              <w:rPr>
                <w:webHidden/>
              </w:rPr>
              <w:instrText xml:space="preserve"> PAGEREF _Toc224493484 \h </w:instrText>
            </w:r>
            <w:r w:rsidR="00EF13F7" w:rsidRPr="007713C6">
              <w:rPr>
                <w:webHidden/>
              </w:rPr>
            </w:r>
            <w:r w:rsidR="00EF13F7" w:rsidRPr="007713C6">
              <w:rPr>
                <w:webHidden/>
              </w:rPr>
              <w:fldChar w:fldCharType="separate"/>
            </w:r>
            <w:r w:rsidR="00452D9D">
              <w:rPr>
                <w:webHidden/>
              </w:rPr>
              <w:t>ii</w:t>
            </w:r>
            <w:r w:rsidR="00EF13F7" w:rsidRPr="007713C6">
              <w:rPr>
                <w:webHidden/>
              </w:rPr>
              <w:fldChar w:fldCharType="end"/>
            </w:r>
          </w:hyperlink>
        </w:p>
        <w:p w14:paraId="721062EE" w14:textId="573539DD" w:rsidR="00EF13F7" w:rsidRPr="007713C6" w:rsidRDefault="00EF13F7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ru-RU" w:eastAsia="ru-RU"/>
              <w14:ligatures w14:val="standardContextual"/>
            </w:rPr>
          </w:pPr>
          <w:r w:rsidRPr="007713C6">
            <w:rPr>
              <w:rStyle w:val="aa"/>
            </w:rPr>
            <w:fldChar w:fldCharType="begin"/>
          </w:r>
          <w:r w:rsidRPr="007713C6">
            <w:rPr>
              <w:rStyle w:val="aa"/>
            </w:rPr>
            <w:instrText xml:space="preserve"> </w:instrText>
          </w:r>
          <w:r w:rsidRPr="007713C6">
            <w:instrText>HYPERLINK \l "_Toc224493485"</w:instrText>
          </w:r>
          <w:r w:rsidRPr="007713C6">
            <w:rPr>
              <w:rStyle w:val="aa"/>
            </w:rPr>
            <w:instrText xml:space="preserve"> </w:instrText>
          </w:r>
          <w:r w:rsidRPr="007713C6">
            <w:rPr>
              <w:rStyle w:val="aa"/>
            </w:rPr>
          </w:r>
          <w:r w:rsidRPr="007713C6">
            <w:rPr>
              <w:rStyle w:val="aa"/>
            </w:rPr>
            <w:fldChar w:fldCharType="separate"/>
          </w:r>
          <w:r w:rsidRPr="007713C6">
            <w:rPr>
              <w:rStyle w:val="aa"/>
              <w:lang w:val="ru-RU"/>
            </w:rPr>
            <w:t>Задание</w:t>
          </w:r>
          <w:r w:rsidRPr="007713C6">
            <w:rPr>
              <w:webHidden/>
            </w:rPr>
            <w:tab/>
          </w:r>
          <w:r w:rsidRPr="007713C6">
            <w:rPr>
              <w:webHidden/>
            </w:rPr>
            <w:fldChar w:fldCharType="begin"/>
          </w:r>
          <w:r w:rsidRPr="007713C6">
            <w:rPr>
              <w:webHidden/>
            </w:rPr>
            <w:instrText xml:space="preserve"> PAGEREF _Toc224493485 \h </w:instrText>
          </w:r>
          <w:r w:rsidRPr="007713C6">
            <w:rPr>
              <w:webHidden/>
            </w:rPr>
          </w:r>
          <w:r w:rsidRPr="007713C6">
            <w:rPr>
              <w:webHidden/>
            </w:rPr>
            <w:fldChar w:fldCharType="separate"/>
          </w:r>
          <w:ins w:id="95" w:author="Vasy Medov" w:date="2026-03-18T10:25:00Z">
            <w:r w:rsidR="00452D9D">
              <w:rPr>
                <w:webHidden/>
              </w:rPr>
              <w:t>iii</w:t>
            </w:r>
          </w:ins>
          <w:del w:id="96" w:author="Vasy Medov" w:date="2026-03-16T13:45:00Z">
            <w:r w:rsidRPr="007713C6" w:rsidDel="00CB1133">
              <w:rPr>
                <w:webHidden/>
              </w:rPr>
              <w:delText>vii</w:delText>
            </w:r>
          </w:del>
          <w:r w:rsidRPr="007713C6">
            <w:rPr>
              <w:webHidden/>
            </w:rPr>
            <w:fldChar w:fldCharType="end"/>
          </w:r>
          <w:r w:rsidRPr="007713C6">
            <w:rPr>
              <w:rStyle w:val="aa"/>
            </w:rPr>
            <w:fldChar w:fldCharType="end"/>
          </w:r>
        </w:p>
        <w:p w14:paraId="79B03347" w14:textId="1BF72DD2" w:rsidR="00EF13F7" w:rsidRPr="007713C6" w:rsidRDefault="00000000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ru-RU" w:eastAsia="ru-RU"/>
              <w14:ligatures w14:val="standardContextual"/>
            </w:rPr>
          </w:pPr>
          <w:hyperlink w:anchor="_Toc224493486" w:history="1">
            <w:r w:rsidR="00EF13F7" w:rsidRPr="007713C6">
              <w:rPr>
                <w:rStyle w:val="aa"/>
                <w:lang w:val="ru-RU"/>
              </w:rPr>
              <w:t>1.</w:t>
            </w:r>
            <w:r w:rsidR="00EF13F7" w:rsidRPr="007713C6"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ru-RU" w:eastAsia="ru-RU"/>
                <w14:ligatures w14:val="standardContextual"/>
              </w:rPr>
              <w:tab/>
            </w:r>
            <w:r w:rsidR="00EF13F7" w:rsidRPr="007713C6">
              <w:rPr>
                <w:rStyle w:val="aa"/>
              </w:rPr>
              <w:t>System Features</w:t>
            </w:r>
            <w:r w:rsidR="00EF13F7" w:rsidRPr="007713C6">
              <w:rPr>
                <w:webHidden/>
              </w:rPr>
              <w:tab/>
            </w:r>
            <w:r w:rsidR="00EF13F7" w:rsidRPr="007713C6">
              <w:rPr>
                <w:webHidden/>
              </w:rPr>
              <w:fldChar w:fldCharType="begin"/>
            </w:r>
            <w:r w:rsidR="00EF13F7" w:rsidRPr="007713C6">
              <w:rPr>
                <w:webHidden/>
              </w:rPr>
              <w:instrText xml:space="preserve"> PAGEREF _Toc224493486 \h </w:instrText>
            </w:r>
            <w:r w:rsidR="00EF13F7" w:rsidRPr="007713C6">
              <w:rPr>
                <w:webHidden/>
              </w:rPr>
            </w:r>
            <w:r w:rsidR="00EF13F7" w:rsidRPr="007713C6">
              <w:rPr>
                <w:webHidden/>
              </w:rPr>
              <w:fldChar w:fldCharType="separate"/>
            </w:r>
            <w:r w:rsidR="00452D9D">
              <w:rPr>
                <w:webHidden/>
              </w:rPr>
              <w:t>1</w:t>
            </w:r>
            <w:r w:rsidR="00EF13F7" w:rsidRPr="007713C6">
              <w:rPr>
                <w:webHidden/>
              </w:rPr>
              <w:fldChar w:fldCharType="end"/>
            </w:r>
          </w:hyperlink>
        </w:p>
        <w:p w14:paraId="77AC1D81" w14:textId="0EFCACB2" w:rsidR="00EF13F7" w:rsidRPr="007713C6" w:rsidRDefault="00000000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493487" w:history="1">
            <w:r w:rsidR="00EF13F7" w:rsidRPr="007713C6">
              <w:rPr>
                <w:rStyle w:val="aa"/>
                <w:noProof/>
                <w:lang w:val="ru-RU"/>
              </w:rPr>
              <w:t>1.1</w:t>
            </w:r>
            <w:r w:rsidR="00EF13F7" w:rsidRPr="007713C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EF13F7" w:rsidRPr="007713C6">
              <w:rPr>
                <w:rStyle w:val="aa"/>
                <w:noProof/>
                <w:lang w:val="ru-RU"/>
              </w:rPr>
              <w:t>Родительский портал</w:t>
            </w:r>
            <w:r w:rsidR="00EF13F7" w:rsidRPr="007713C6">
              <w:rPr>
                <w:noProof/>
                <w:webHidden/>
              </w:rPr>
              <w:tab/>
            </w:r>
            <w:r w:rsidR="00EF13F7" w:rsidRPr="007713C6">
              <w:rPr>
                <w:noProof/>
                <w:webHidden/>
              </w:rPr>
              <w:fldChar w:fldCharType="begin"/>
            </w:r>
            <w:r w:rsidR="00EF13F7" w:rsidRPr="007713C6">
              <w:rPr>
                <w:noProof/>
                <w:webHidden/>
              </w:rPr>
              <w:instrText xml:space="preserve"> PAGEREF _Toc224493487 \h </w:instrText>
            </w:r>
            <w:r w:rsidR="00EF13F7" w:rsidRPr="007713C6">
              <w:rPr>
                <w:noProof/>
                <w:webHidden/>
              </w:rPr>
            </w:r>
            <w:r w:rsidR="00EF13F7" w:rsidRPr="007713C6">
              <w:rPr>
                <w:noProof/>
                <w:webHidden/>
              </w:rPr>
              <w:fldChar w:fldCharType="separate"/>
            </w:r>
            <w:r w:rsidR="00452D9D">
              <w:rPr>
                <w:noProof/>
                <w:webHidden/>
              </w:rPr>
              <w:t>1</w:t>
            </w:r>
            <w:r w:rsidR="00EF13F7" w:rsidRPr="007713C6">
              <w:rPr>
                <w:noProof/>
                <w:webHidden/>
              </w:rPr>
              <w:fldChar w:fldCharType="end"/>
            </w:r>
          </w:hyperlink>
        </w:p>
        <w:p w14:paraId="2EEF2FD8" w14:textId="736F6937" w:rsidR="00EF13F7" w:rsidRPr="007713C6" w:rsidRDefault="00000000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493490" w:history="1">
            <w:r w:rsidR="00EF13F7" w:rsidRPr="007713C6">
              <w:rPr>
                <w:rStyle w:val="aa"/>
                <w:noProof/>
                <w:lang w:val="ru-RU"/>
              </w:rPr>
              <w:t>1.2</w:t>
            </w:r>
            <w:r w:rsidR="00EF13F7" w:rsidRPr="007713C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EF13F7" w:rsidRPr="007713C6">
              <w:rPr>
                <w:rStyle w:val="aa"/>
                <w:noProof/>
                <w:lang w:val="ru-RU"/>
              </w:rPr>
              <w:t>Системный инструментарий</w:t>
            </w:r>
            <w:r w:rsidR="00EF13F7" w:rsidRPr="007713C6">
              <w:rPr>
                <w:noProof/>
                <w:webHidden/>
              </w:rPr>
              <w:tab/>
            </w:r>
            <w:r w:rsidR="00EF13F7" w:rsidRPr="007713C6">
              <w:rPr>
                <w:noProof/>
                <w:webHidden/>
              </w:rPr>
              <w:fldChar w:fldCharType="begin"/>
            </w:r>
            <w:r w:rsidR="00EF13F7" w:rsidRPr="007713C6">
              <w:rPr>
                <w:noProof/>
                <w:webHidden/>
              </w:rPr>
              <w:instrText xml:space="preserve"> PAGEREF _Toc224493490 \h </w:instrText>
            </w:r>
            <w:r w:rsidR="00EF13F7" w:rsidRPr="007713C6">
              <w:rPr>
                <w:noProof/>
                <w:webHidden/>
              </w:rPr>
            </w:r>
            <w:r w:rsidR="00EF13F7" w:rsidRPr="007713C6">
              <w:rPr>
                <w:noProof/>
                <w:webHidden/>
              </w:rPr>
              <w:fldChar w:fldCharType="separate"/>
            </w:r>
            <w:r w:rsidR="00452D9D">
              <w:rPr>
                <w:noProof/>
                <w:webHidden/>
              </w:rPr>
              <w:t>1</w:t>
            </w:r>
            <w:r w:rsidR="00EF13F7" w:rsidRPr="007713C6">
              <w:rPr>
                <w:noProof/>
                <w:webHidden/>
              </w:rPr>
              <w:fldChar w:fldCharType="end"/>
            </w:r>
          </w:hyperlink>
        </w:p>
        <w:p w14:paraId="25E272A2" w14:textId="4F4EFE3D" w:rsidR="00EF13F7" w:rsidRPr="007713C6" w:rsidRDefault="00000000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493494" w:history="1">
            <w:r w:rsidR="00EF13F7" w:rsidRPr="007713C6">
              <w:rPr>
                <w:rStyle w:val="aa"/>
                <w:noProof/>
              </w:rPr>
              <w:t>1.3</w:t>
            </w:r>
            <w:r w:rsidR="00EF13F7" w:rsidRPr="007713C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EF13F7" w:rsidRPr="007713C6">
              <w:rPr>
                <w:rStyle w:val="aa"/>
                <w:noProof/>
                <w:lang w:val="ru-RU"/>
              </w:rPr>
              <w:t>Подраздел портала</w:t>
            </w:r>
            <w:r w:rsidR="00EF13F7" w:rsidRPr="007713C6">
              <w:rPr>
                <w:noProof/>
                <w:webHidden/>
              </w:rPr>
              <w:tab/>
            </w:r>
            <w:r w:rsidR="00EF13F7" w:rsidRPr="007713C6">
              <w:rPr>
                <w:noProof/>
                <w:webHidden/>
              </w:rPr>
              <w:fldChar w:fldCharType="begin"/>
            </w:r>
            <w:r w:rsidR="00EF13F7" w:rsidRPr="007713C6">
              <w:rPr>
                <w:noProof/>
                <w:webHidden/>
              </w:rPr>
              <w:instrText xml:space="preserve"> PAGEREF _Toc224493494 \h </w:instrText>
            </w:r>
            <w:r w:rsidR="00EF13F7" w:rsidRPr="007713C6">
              <w:rPr>
                <w:noProof/>
                <w:webHidden/>
              </w:rPr>
            </w:r>
            <w:r w:rsidR="00EF13F7" w:rsidRPr="007713C6">
              <w:rPr>
                <w:noProof/>
                <w:webHidden/>
              </w:rPr>
              <w:fldChar w:fldCharType="separate"/>
            </w:r>
            <w:r w:rsidR="00452D9D">
              <w:rPr>
                <w:noProof/>
                <w:webHidden/>
              </w:rPr>
              <w:t>1</w:t>
            </w:r>
            <w:r w:rsidR="00EF13F7" w:rsidRPr="007713C6">
              <w:rPr>
                <w:noProof/>
                <w:webHidden/>
              </w:rPr>
              <w:fldChar w:fldCharType="end"/>
            </w:r>
          </w:hyperlink>
        </w:p>
        <w:p w14:paraId="6496193D" w14:textId="509C8AE7" w:rsidR="00EF13F7" w:rsidRPr="007713C6" w:rsidRDefault="00452D9D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7713C6">
            <w:fldChar w:fldCharType="begin"/>
          </w:r>
          <w:r w:rsidRPr="007713C6">
            <w:instrText>HYPERLINK \l "_Toc224493498"</w:instrText>
          </w:r>
          <w:r w:rsidRPr="007713C6">
            <w:fldChar w:fldCharType="separate"/>
          </w:r>
          <w:r w:rsidR="00EF13F7" w:rsidRPr="007713C6">
            <w:rPr>
              <w:rStyle w:val="aa"/>
              <w:noProof/>
              <w:lang w:val="ru-RU"/>
            </w:rPr>
            <w:t>1.4</w:t>
          </w:r>
          <w:r w:rsidR="00EF13F7" w:rsidRPr="007713C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  <w:tab/>
          </w:r>
          <w:r w:rsidR="00EF13F7" w:rsidRPr="007713C6">
            <w:rPr>
              <w:rStyle w:val="aa"/>
              <w:noProof/>
              <w:lang w:val="ru-RU"/>
              <w:rPrChange w:id="97" w:author="Vasy Medov" w:date="2026-03-18T01:27:00Z">
                <w:rPr>
                  <w:rStyle w:val="aa"/>
                  <w:noProof/>
                  <w:highlight w:val="green"/>
                  <w:lang w:val="ru-RU"/>
                </w:rPr>
              </w:rPrChange>
            </w:rPr>
            <w:t>Новости</w:t>
          </w:r>
          <w:r w:rsidR="00EF13F7" w:rsidRPr="007713C6">
            <w:rPr>
              <w:rStyle w:val="aa"/>
              <w:noProof/>
              <w:lang w:val="ru-RU"/>
            </w:rPr>
            <w:t xml:space="preserve"> </w:t>
          </w:r>
          <w:r w:rsidR="00EF13F7" w:rsidRPr="007713C6">
            <w:rPr>
              <w:rStyle w:val="aa"/>
              <w:noProof/>
              <w:lang w:val="ru-RU"/>
              <w:rPrChange w:id="98" w:author="Vasy Medov" w:date="2026-03-18T01:27:00Z">
                <w:rPr>
                  <w:rStyle w:val="aa"/>
                  <w:noProof/>
                  <w:highlight w:val="green"/>
                  <w:lang w:val="ru-RU"/>
                </w:rPr>
              </w:rPrChange>
            </w:rPr>
            <w:t>треования к дизану -</w:t>
          </w:r>
          <w:r w:rsidR="00EF13F7" w:rsidRPr="007713C6">
            <w:rPr>
              <w:noProof/>
              <w:webHidden/>
            </w:rPr>
            <w:tab/>
          </w:r>
          <w:r w:rsidR="00EF13F7" w:rsidRPr="007713C6">
            <w:rPr>
              <w:noProof/>
              <w:webHidden/>
            </w:rPr>
            <w:fldChar w:fldCharType="begin"/>
          </w:r>
          <w:r w:rsidR="00EF13F7" w:rsidRPr="007713C6">
            <w:rPr>
              <w:noProof/>
              <w:webHidden/>
            </w:rPr>
            <w:instrText xml:space="preserve"> PAGEREF _Toc224493498 \h </w:instrText>
          </w:r>
          <w:r w:rsidR="00EF13F7" w:rsidRPr="007713C6">
            <w:rPr>
              <w:noProof/>
              <w:webHidden/>
            </w:rPr>
          </w:r>
          <w:r w:rsidR="00EF13F7" w:rsidRPr="007713C6"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1</w:t>
          </w:r>
          <w:r w:rsidR="00EF13F7" w:rsidRPr="007713C6">
            <w:rPr>
              <w:noProof/>
              <w:webHidden/>
            </w:rPr>
            <w:fldChar w:fldCharType="end"/>
          </w:r>
          <w:r w:rsidRPr="007713C6">
            <w:rPr>
              <w:noProof/>
            </w:rPr>
            <w:fldChar w:fldCharType="end"/>
          </w:r>
        </w:p>
        <w:p w14:paraId="3051425B" w14:textId="586F6992" w:rsidR="00EF13F7" w:rsidRPr="007713C6" w:rsidRDefault="00000000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493507" w:history="1">
            <w:r w:rsidR="00EF13F7" w:rsidRPr="007713C6">
              <w:rPr>
                <w:rStyle w:val="aa"/>
                <w:noProof/>
                <w:lang w:val="ru-RU"/>
              </w:rPr>
              <w:t>1.5</w:t>
            </w:r>
            <w:r w:rsidR="00EF13F7" w:rsidRPr="007713C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EF13F7" w:rsidRPr="007713C6">
              <w:rPr>
                <w:rStyle w:val="aa"/>
                <w:noProof/>
                <w:lang w:val="ru-RU"/>
              </w:rPr>
              <w:t>Фанфики</w:t>
            </w:r>
            <w:r w:rsidR="00EF13F7" w:rsidRPr="007713C6">
              <w:rPr>
                <w:noProof/>
                <w:webHidden/>
              </w:rPr>
              <w:tab/>
            </w:r>
            <w:r w:rsidR="00EF13F7" w:rsidRPr="007713C6">
              <w:rPr>
                <w:noProof/>
                <w:webHidden/>
              </w:rPr>
              <w:fldChar w:fldCharType="begin"/>
            </w:r>
            <w:r w:rsidR="00EF13F7" w:rsidRPr="007713C6">
              <w:rPr>
                <w:noProof/>
                <w:webHidden/>
              </w:rPr>
              <w:instrText xml:space="preserve"> PAGEREF _Toc224493507 \h </w:instrText>
            </w:r>
            <w:r w:rsidR="00EF13F7" w:rsidRPr="007713C6">
              <w:rPr>
                <w:noProof/>
                <w:webHidden/>
              </w:rPr>
            </w:r>
            <w:r w:rsidR="00EF13F7" w:rsidRPr="007713C6">
              <w:rPr>
                <w:noProof/>
                <w:webHidden/>
              </w:rPr>
              <w:fldChar w:fldCharType="separate"/>
            </w:r>
            <w:r w:rsidR="00452D9D">
              <w:rPr>
                <w:noProof/>
                <w:webHidden/>
              </w:rPr>
              <w:t>2</w:t>
            </w:r>
            <w:r w:rsidR="00EF13F7" w:rsidRPr="007713C6">
              <w:rPr>
                <w:noProof/>
                <w:webHidden/>
              </w:rPr>
              <w:fldChar w:fldCharType="end"/>
            </w:r>
          </w:hyperlink>
        </w:p>
        <w:p w14:paraId="2417BD4D" w14:textId="290702A4" w:rsidR="00EF13F7" w:rsidRPr="007713C6" w:rsidRDefault="00000000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493511" w:history="1">
            <w:r w:rsidR="00EF13F7" w:rsidRPr="007713C6">
              <w:rPr>
                <w:rStyle w:val="aa"/>
                <w:bCs/>
                <w:noProof/>
              </w:rPr>
              <w:t>1.6</w:t>
            </w:r>
            <w:r w:rsidR="00EF13F7" w:rsidRPr="007713C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EF13F7" w:rsidRPr="007713C6">
              <w:rPr>
                <w:rStyle w:val="aa"/>
                <w:noProof/>
              </w:rPr>
              <w:t>Рекомендации</w:t>
            </w:r>
            <w:r w:rsidR="00EF13F7" w:rsidRPr="007713C6">
              <w:rPr>
                <w:noProof/>
                <w:webHidden/>
              </w:rPr>
              <w:tab/>
            </w:r>
            <w:r w:rsidR="00EF13F7" w:rsidRPr="007713C6">
              <w:rPr>
                <w:noProof/>
                <w:webHidden/>
              </w:rPr>
              <w:fldChar w:fldCharType="begin"/>
            </w:r>
            <w:r w:rsidR="00EF13F7" w:rsidRPr="007713C6">
              <w:rPr>
                <w:noProof/>
                <w:webHidden/>
              </w:rPr>
              <w:instrText xml:space="preserve"> PAGEREF _Toc224493511 \h </w:instrText>
            </w:r>
            <w:r w:rsidR="00EF13F7" w:rsidRPr="007713C6">
              <w:rPr>
                <w:noProof/>
                <w:webHidden/>
              </w:rPr>
            </w:r>
            <w:r w:rsidR="00EF13F7" w:rsidRPr="007713C6">
              <w:rPr>
                <w:noProof/>
                <w:webHidden/>
              </w:rPr>
              <w:fldChar w:fldCharType="separate"/>
            </w:r>
            <w:r w:rsidR="00452D9D">
              <w:rPr>
                <w:noProof/>
                <w:webHidden/>
              </w:rPr>
              <w:t>3</w:t>
            </w:r>
            <w:r w:rsidR="00EF13F7" w:rsidRPr="007713C6">
              <w:rPr>
                <w:noProof/>
                <w:webHidden/>
              </w:rPr>
              <w:fldChar w:fldCharType="end"/>
            </w:r>
          </w:hyperlink>
        </w:p>
        <w:p w14:paraId="6E55E1C8" w14:textId="62CA947D" w:rsidR="00EF13F7" w:rsidRPr="007713C6" w:rsidRDefault="00000000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493515" w:history="1">
            <w:r w:rsidR="00EF13F7" w:rsidRPr="007713C6">
              <w:rPr>
                <w:rStyle w:val="aa"/>
                <w:bCs/>
                <w:iCs/>
                <w:noProof/>
              </w:rPr>
              <w:t>1.7</w:t>
            </w:r>
            <w:r w:rsidR="00EF13F7" w:rsidRPr="007713C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EF13F7" w:rsidRPr="007713C6">
              <w:rPr>
                <w:rStyle w:val="aa"/>
                <w:noProof/>
              </w:rPr>
              <w:t>Заявки</w:t>
            </w:r>
            <w:r w:rsidR="00EF13F7" w:rsidRPr="007713C6">
              <w:rPr>
                <w:noProof/>
                <w:webHidden/>
              </w:rPr>
              <w:tab/>
            </w:r>
            <w:r w:rsidR="00EF13F7" w:rsidRPr="007713C6">
              <w:rPr>
                <w:noProof/>
                <w:webHidden/>
              </w:rPr>
              <w:fldChar w:fldCharType="begin"/>
            </w:r>
            <w:r w:rsidR="00EF13F7" w:rsidRPr="007713C6">
              <w:rPr>
                <w:noProof/>
                <w:webHidden/>
              </w:rPr>
              <w:instrText xml:space="preserve"> PAGEREF _Toc224493515 \h </w:instrText>
            </w:r>
            <w:r w:rsidR="00EF13F7" w:rsidRPr="007713C6">
              <w:rPr>
                <w:noProof/>
                <w:webHidden/>
              </w:rPr>
            </w:r>
            <w:r w:rsidR="00EF13F7" w:rsidRPr="007713C6">
              <w:rPr>
                <w:noProof/>
                <w:webHidden/>
              </w:rPr>
              <w:fldChar w:fldCharType="separate"/>
            </w:r>
            <w:r w:rsidR="00452D9D">
              <w:rPr>
                <w:noProof/>
                <w:webHidden/>
              </w:rPr>
              <w:t>3</w:t>
            </w:r>
            <w:r w:rsidR="00EF13F7" w:rsidRPr="007713C6">
              <w:rPr>
                <w:noProof/>
                <w:webHidden/>
              </w:rPr>
              <w:fldChar w:fldCharType="end"/>
            </w:r>
          </w:hyperlink>
        </w:p>
        <w:p w14:paraId="3FF0AB8D" w14:textId="31E5DF16" w:rsidR="00EF13F7" w:rsidRPr="007713C6" w:rsidRDefault="00452D9D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7713C6">
            <w:fldChar w:fldCharType="begin"/>
          </w:r>
          <w:r w:rsidRPr="007713C6">
            <w:instrText>HYPERLINK \l "_Toc224493519"</w:instrText>
          </w:r>
          <w:r w:rsidRPr="007713C6">
            <w:fldChar w:fldCharType="separate"/>
          </w:r>
          <w:r w:rsidR="00EF13F7" w:rsidRPr="007713C6">
            <w:rPr>
              <w:rStyle w:val="aa"/>
              <w:bCs/>
              <w:noProof/>
            </w:rPr>
            <w:t>1.8</w:t>
          </w:r>
          <w:r w:rsidR="00EF13F7" w:rsidRPr="007713C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  <w:tab/>
          </w:r>
          <w:r w:rsidR="00EF13F7" w:rsidRPr="007713C6">
            <w:rPr>
              <w:rStyle w:val="aa"/>
              <w:noProof/>
            </w:rPr>
            <w:t>Коллекции</w:t>
          </w:r>
          <w:r w:rsidR="00EF13F7" w:rsidRPr="007713C6">
            <w:rPr>
              <w:noProof/>
              <w:webHidden/>
            </w:rPr>
            <w:tab/>
          </w:r>
          <w:r w:rsidR="00EF13F7" w:rsidRPr="007713C6">
            <w:rPr>
              <w:noProof/>
              <w:webHidden/>
            </w:rPr>
            <w:fldChar w:fldCharType="begin"/>
          </w:r>
          <w:r w:rsidR="00EF13F7" w:rsidRPr="007713C6">
            <w:rPr>
              <w:noProof/>
              <w:webHidden/>
            </w:rPr>
            <w:instrText xml:space="preserve"> PAGEREF _Toc224493519 \h </w:instrText>
          </w:r>
          <w:r w:rsidR="00EF13F7" w:rsidRPr="007713C6">
            <w:rPr>
              <w:noProof/>
              <w:webHidden/>
            </w:rPr>
          </w:r>
          <w:r w:rsidR="00EF13F7" w:rsidRPr="007713C6">
            <w:rPr>
              <w:noProof/>
              <w:webHidden/>
            </w:rPr>
            <w:fldChar w:fldCharType="separate"/>
          </w:r>
          <w:ins w:id="99" w:author="Vasy Medov" w:date="2026-03-18T10:25:00Z">
            <w:r>
              <w:rPr>
                <w:noProof/>
                <w:webHidden/>
              </w:rPr>
              <w:t>3</w:t>
            </w:r>
          </w:ins>
          <w:del w:id="100" w:author="Vasy Medov" w:date="2026-03-17T23:12:00Z">
            <w:r w:rsidR="00CB1133" w:rsidRPr="007713C6" w:rsidDel="00BE6C61">
              <w:rPr>
                <w:noProof/>
                <w:webHidden/>
              </w:rPr>
              <w:delText>4</w:delText>
            </w:r>
          </w:del>
          <w:r w:rsidR="00EF13F7" w:rsidRPr="007713C6">
            <w:rPr>
              <w:noProof/>
              <w:webHidden/>
            </w:rPr>
            <w:fldChar w:fldCharType="end"/>
          </w:r>
          <w:r w:rsidRPr="007713C6">
            <w:rPr>
              <w:noProof/>
            </w:rPr>
            <w:fldChar w:fldCharType="end"/>
          </w:r>
        </w:p>
        <w:p w14:paraId="00743DFE" w14:textId="19652807" w:rsidR="00EF13F7" w:rsidRPr="007713C6" w:rsidRDefault="00000000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493523" w:history="1">
            <w:r w:rsidR="00EF13F7" w:rsidRPr="007713C6">
              <w:rPr>
                <w:rStyle w:val="aa"/>
                <w:bCs/>
                <w:noProof/>
              </w:rPr>
              <w:t>1.9</w:t>
            </w:r>
            <w:r w:rsidR="00EF13F7" w:rsidRPr="007713C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EF13F7" w:rsidRPr="007713C6">
              <w:rPr>
                <w:rStyle w:val="aa"/>
                <w:noProof/>
              </w:rPr>
              <w:t>Рейтинги</w:t>
            </w:r>
            <w:r w:rsidR="00EF13F7" w:rsidRPr="007713C6">
              <w:rPr>
                <w:noProof/>
                <w:webHidden/>
              </w:rPr>
              <w:tab/>
            </w:r>
            <w:r w:rsidR="00EF13F7" w:rsidRPr="007713C6">
              <w:rPr>
                <w:noProof/>
                <w:webHidden/>
              </w:rPr>
              <w:fldChar w:fldCharType="begin"/>
            </w:r>
            <w:r w:rsidR="00EF13F7" w:rsidRPr="007713C6">
              <w:rPr>
                <w:noProof/>
                <w:webHidden/>
              </w:rPr>
              <w:instrText xml:space="preserve"> PAGEREF _Toc224493523 \h </w:instrText>
            </w:r>
            <w:r w:rsidR="00EF13F7" w:rsidRPr="007713C6">
              <w:rPr>
                <w:noProof/>
                <w:webHidden/>
              </w:rPr>
            </w:r>
            <w:r w:rsidR="00EF13F7" w:rsidRPr="007713C6">
              <w:rPr>
                <w:noProof/>
                <w:webHidden/>
              </w:rPr>
              <w:fldChar w:fldCharType="separate"/>
            </w:r>
            <w:r w:rsidR="00452D9D">
              <w:rPr>
                <w:noProof/>
                <w:webHidden/>
              </w:rPr>
              <w:t>4</w:t>
            </w:r>
            <w:r w:rsidR="00EF13F7" w:rsidRPr="007713C6">
              <w:rPr>
                <w:noProof/>
                <w:webHidden/>
              </w:rPr>
              <w:fldChar w:fldCharType="end"/>
            </w:r>
          </w:hyperlink>
        </w:p>
        <w:p w14:paraId="6A31263A" w14:textId="73243B18" w:rsidR="00EF13F7" w:rsidRPr="007713C6" w:rsidRDefault="00000000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493527" w:history="1">
            <w:r w:rsidR="00EF13F7" w:rsidRPr="007713C6">
              <w:rPr>
                <w:rStyle w:val="aa"/>
                <w:noProof/>
                <w:lang w:val="ru-RU"/>
              </w:rPr>
              <w:t>1.10</w:t>
            </w:r>
            <w:r w:rsidR="00EF13F7" w:rsidRPr="007713C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EF13F7" w:rsidRPr="007713C6">
              <w:rPr>
                <w:rStyle w:val="aa"/>
                <w:noProof/>
                <w:lang w:val="ru-RU"/>
              </w:rPr>
              <w:t>Фанарт</w:t>
            </w:r>
            <w:r w:rsidR="00EF13F7" w:rsidRPr="007713C6">
              <w:rPr>
                <w:noProof/>
                <w:webHidden/>
              </w:rPr>
              <w:tab/>
            </w:r>
            <w:r w:rsidR="00EF13F7" w:rsidRPr="007713C6">
              <w:rPr>
                <w:noProof/>
                <w:webHidden/>
              </w:rPr>
              <w:fldChar w:fldCharType="begin"/>
            </w:r>
            <w:r w:rsidR="00EF13F7" w:rsidRPr="007713C6">
              <w:rPr>
                <w:noProof/>
                <w:webHidden/>
              </w:rPr>
              <w:instrText xml:space="preserve"> PAGEREF _Toc224493527 \h </w:instrText>
            </w:r>
            <w:r w:rsidR="00EF13F7" w:rsidRPr="007713C6">
              <w:rPr>
                <w:noProof/>
                <w:webHidden/>
              </w:rPr>
            </w:r>
            <w:r w:rsidR="00EF13F7" w:rsidRPr="007713C6">
              <w:rPr>
                <w:noProof/>
                <w:webHidden/>
              </w:rPr>
              <w:fldChar w:fldCharType="separate"/>
            </w:r>
            <w:r w:rsidR="00452D9D">
              <w:rPr>
                <w:noProof/>
                <w:webHidden/>
              </w:rPr>
              <w:t>4</w:t>
            </w:r>
            <w:r w:rsidR="00EF13F7" w:rsidRPr="007713C6">
              <w:rPr>
                <w:noProof/>
                <w:webHidden/>
              </w:rPr>
              <w:fldChar w:fldCharType="end"/>
            </w:r>
          </w:hyperlink>
        </w:p>
        <w:p w14:paraId="62AD0A17" w14:textId="11502B5A" w:rsidR="00EF13F7" w:rsidRPr="007713C6" w:rsidRDefault="00452D9D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7713C6">
            <w:fldChar w:fldCharType="begin"/>
          </w:r>
          <w:r w:rsidRPr="007713C6">
            <w:instrText>HYPERLINK \l "_Toc224493531"</w:instrText>
          </w:r>
          <w:r w:rsidRPr="007713C6">
            <w:fldChar w:fldCharType="separate"/>
          </w:r>
          <w:r w:rsidR="00EF13F7" w:rsidRPr="007713C6">
            <w:rPr>
              <w:rStyle w:val="aa"/>
              <w:noProof/>
              <w:lang w:val="ru-RU"/>
            </w:rPr>
            <w:t>1.11</w:t>
          </w:r>
          <w:r w:rsidR="00EF13F7" w:rsidRPr="007713C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  <w:tab/>
          </w:r>
          <w:r w:rsidR="00EF13F7" w:rsidRPr="007713C6">
            <w:rPr>
              <w:rStyle w:val="aa"/>
              <w:noProof/>
              <w:lang w:val="ru-RU"/>
            </w:rPr>
            <w:t>Блог</w:t>
          </w:r>
          <w:r w:rsidR="00EF13F7" w:rsidRPr="007713C6">
            <w:rPr>
              <w:noProof/>
              <w:webHidden/>
            </w:rPr>
            <w:tab/>
          </w:r>
          <w:r w:rsidR="00EF13F7" w:rsidRPr="007713C6">
            <w:rPr>
              <w:noProof/>
              <w:webHidden/>
            </w:rPr>
            <w:fldChar w:fldCharType="begin"/>
          </w:r>
          <w:r w:rsidR="00EF13F7" w:rsidRPr="007713C6">
            <w:rPr>
              <w:noProof/>
              <w:webHidden/>
            </w:rPr>
            <w:instrText xml:space="preserve"> PAGEREF _Toc224493531 \h </w:instrText>
          </w:r>
          <w:r w:rsidR="00EF13F7" w:rsidRPr="007713C6">
            <w:rPr>
              <w:noProof/>
              <w:webHidden/>
            </w:rPr>
          </w:r>
          <w:r w:rsidR="00EF13F7" w:rsidRPr="007713C6">
            <w:rPr>
              <w:noProof/>
              <w:webHidden/>
            </w:rPr>
            <w:fldChar w:fldCharType="separate"/>
          </w:r>
          <w:ins w:id="101" w:author="Vasy Medov" w:date="2026-03-18T10:25:00Z">
            <w:r>
              <w:rPr>
                <w:noProof/>
                <w:webHidden/>
              </w:rPr>
              <w:t>4</w:t>
            </w:r>
          </w:ins>
          <w:del w:id="102" w:author="Vasy Medov" w:date="2026-03-17T23:12:00Z">
            <w:r w:rsidR="00CB1133" w:rsidRPr="007713C6" w:rsidDel="00BE6C61">
              <w:rPr>
                <w:noProof/>
                <w:webHidden/>
              </w:rPr>
              <w:delText>5</w:delText>
            </w:r>
          </w:del>
          <w:r w:rsidR="00EF13F7" w:rsidRPr="007713C6">
            <w:rPr>
              <w:noProof/>
              <w:webHidden/>
            </w:rPr>
            <w:fldChar w:fldCharType="end"/>
          </w:r>
          <w:r w:rsidRPr="007713C6">
            <w:rPr>
              <w:noProof/>
            </w:rPr>
            <w:fldChar w:fldCharType="end"/>
          </w:r>
        </w:p>
        <w:p w14:paraId="325314DE" w14:textId="33C0B8A6" w:rsidR="00EF13F7" w:rsidRPr="007713C6" w:rsidRDefault="00000000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493536" w:history="1">
            <w:r w:rsidR="00EF13F7" w:rsidRPr="007713C6">
              <w:rPr>
                <w:rStyle w:val="aa"/>
                <w:noProof/>
                <w:lang w:val="ru-RU"/>
              </w:rPr>
              <w:t>1.12</w:t>
            </w:r>
            <w:r w:rsidR="00EF13F7" w:rsidRPr="007713C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EF13F7" w:rsidRPr="007713C6">
              <w:rPr>
                <w:rStyle w:val="aa"/>
                <w:noProof/>
                <w:lang w:val="ru-RU"/>
              </w:rPr>
              <w:t>Энциклопедия</w:t>
            </w:r>
            <w:r w:rsidR="00EF13F7" w:rsidRPr="007713C6">
              <w:rPr>
                <w:noProof/>
                <w:webHidden/>
              </w:rPr>
              <w:tab/>
            </w:r>
            <w:r w:rsidR="00EF13F7" w:rsidRPr="007713C6">
              <w:rPr>
                <w:noProof/>
                <w:webHidden/>
              </w:rPr>
              <w:fldChar w:fldCharType="begin"/>
            </w:r>
            <w:r w:rsidR="00EF13F7" w:rsidRPr="007713C6">
              <w:rPr>
                <w:noProof/>
                <w:webHidden/>
              </w:rPr>
              <w:instrText xml:space="preserve"> PAGEREF _Toc224493536 \h </w:instrText>
            </w:r>
            <w:r w:rsidR="00EF13F7" w:rsidRPr="007713C6">
              <w:rPr>
                <w:noProof/>
                <w:webHidden/>
              </w:rPr>
            </w:r>
            <w:r w:rsidR="00EF13F7" w:rsidRPr="007713C6">
              <w:rPr>
                <w:noProof/>
                <w:webHidden/>
              </w:rPr>
              <w:fldChar w:fldCharType="separate"/>
            </w:r>
            <w:r w:rsidR="00452D9D">
              <w:rPr>
                <w:noProof/>
                <w:webHidden/>
              </w:rPr>
              <w:t>5</w:t>
            </w:r>
            <w:r w:rsidR="00EF13F7" w:rsidRPr="007713C6">
              <w:rPr>
                <w:noProof/>
                <w:webHidden/>
              </w:rPr>
              <w:fldChar w:fldCharType="end"/>
            </w:r>
          </w:hyperlink>
        </w:p>
        <w:p w14:paraId="208C9A45" w14:textId="41945DBF" w:rsidR="00EF13F7" w:rsidRPr="007713C6" w:rsidRDefault="00000000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493542" w:history="1">
            <w:r w:rsidR="00EF13F7" w:rsidRPr="007713C6">
              <w:rPr>
                <w:rStyle w:val="aa"/>
                <w:noProof/>
                <w:lang w:val="ru-RU"/>
              </w:rPr>
              <w:t>1.13</w:t>
            </w:r>
            <w:r w:rsidR="00EF13F7" w:rsidRPr="007713C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EF13F7" w:rsidRPr="007713C6">
              <w:rPr>
                <w:rStyle w:val="aa"/>
                <w:noProof/>
                <w:lang w:val="ru-RU"/>
              </w:rPr>
              <w:t>Канон</w:t>
            </w:r>
            <w:r w:rsidR="00EF13F7" w:rsidRPr="007713C6">
              <w:rPr>
                <w:noProof/>
                <w:webHidden/>
              </w:rPr>
              <w:tab/>
            </w:r>
            <w:r w:rsidR="00EF13F7" w:rsidRPr="007713C6">
              <w:rPr>
                <w:noProof/>
                <w:webHidden/>
              </w:rPr>
              <w:fldChar w:fldCharType="begin"/>
            </w:r>
            <w:r w:rsidR="00EF13F7" w:rsidRPr="007713C6">
              <w:rPr>
                <w:noProof/>
                <w:webHidden/>
              </w:rPr>
              <w:instrText xml:space="preserve"> PAGEREF _Toc224493542 \h </w:instrText>
            </w:r>
            <w:r w:rsidR="00EF13F7" w:rsidRPr="007713C6">
              <w:rPr>
                <w:noProof/>
                <w:webHidden/>
              </w:rPr>
            </w:r>
            <w:r w:rsidR="00EF13F7" w:rsidRPr="007713C6">
              <w:rPr>
                <w:noProof/>
                <w:webHidden/>
              </w:rPr>
              <w:fldChar w:fldCharType="separate"/>
            </w:r>
            <w:r w:rsidR="00452D9D">
              <w:rPr>
                <w:noProof/>
                <w:webHidden/>
              </w:rPr>
              <w:t>5</w:t>
            </w:r>
            <w:r w:rsidR="00EF13F7" w:rsidRPr="007713C6">
              <w:rPr>
                <w:noProof/>
                <w:webHidden/>
              </w:rPr>
              <w:fldChar w:fldCharType="end"/>
            </w:r>
          </w:hyperlink>
        </w:p>
        <w:p w14:paraId="7418638E" w14:textId="09092AD8" w:rsidR="00EF13F7" w:rsidRPr="007713C6" w:rsidRDefault="00452D9D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ru-RU" w:eastAsia="ru-RU"/>
              <w14:ligatures w14:val="standardContextual"/>
            </w:rPr>
          </w:pPr>
          <w:r w:rsidRPr="007713C6">
            <w:fldChar w:fldCharType="begin"/>
          </w:r>
          <w:r w:rsidRPr="007713C6">
            <w:instrText>HYPERLINK \l "_Toc224493545"</w:instrText>
          </w:r>
          <w:r w:rsidRPr="007713C6">
            <w:fldChar w:fldCharType="separate"/>
          </w:r>
          <w:r w:rsidR="00EF13F7" w:rsidRPr="007713C6">
            <w:rPr>
              <w:rStyle w:val="aa"/>
              <w:lang w:val="ru-RU"/>
            </w:rPr>
            <w:t>2.</w:t>
          </w:r>
          <w:r w:rsidR="00EF13F7" w:rsidRPr="007713C6"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ru-RU" w:eastAsia="ru-RU"/>
              <w14:ligatures w14:val="standardContextual"/>
            </w:rPr>
            <w:tab/>
          </w:r>
          <w:r w:rsidR="00EF13F7" w:rsidRPr="007713C6">
            <w:rPr>
              <w:rStyle w:val="aa"/>
              <w:lang w:val="ru-RU"/>
            </w:rPr>
            <w:t>НФТ</w:t>
          </w:r>
          <w:r w:rsidR="00EF13F7" w:rsidRPr="007713C6">
            <w:rPr>
              <w:webHidden/>
            </w:rPr>
            <w:tab/>
          </w:r>
          <w:r w:rsidR="00EF13F7" w:rsidRPr="007713C6">
            <w:rPr>
              <w:webHidden/>
            </w:rPr>
            <w:fldChar w:fldCharType="begin"/>
          </w:r>
          <w:r w:rsidR="00EF13F7" w:rsidRPr="007713C6">
            <w:rPr>
              <w:webHidden/>
            </w:rPr>
            <w:instrText xml:space="preserve"> PAGEREF _Toc224493545 \h </w:instrText>
          </w:r>
          <w:r w:rsidR="00EF13F7" w:rsidRPr="007713C6">
            <w:rPr>
              <w:webHidden/>
            </w:rPr>
          </w:r>
          <w:r w:rsidR="00EF13F7" w:rsidRPr="007713C6">
            <w:rPr>
              <w:webHidden/>
            </w:rPr>
            <w:fldChar w:fldCharType="separate"/>
          </w:r>
          <w:ins w:id="103" w:author="Vasy Medov" w:date="2026-03-18T10:25:00Z">
            <w:r>
              <w:rPr>
                <w:webHidden/>
              </w:rPr>
              <w:t>5</w:t>
            </w:r>
          </w:ins>
          <w:del w:id="104" w:author="Vasy Medov" w:date="2026-03-17T23:12:00Z">
            <w:r w:rsidR="00CB1133" w:rsidRPr="007713C6" w:rsidDel="00BE6C61">
              <w:rPr>
                <w:webHidden/>
              </w:rPr>
              <w:delText>6</w:delText>
            </w:r>
          </w:del>
          <w:r w:rsidR="00EF13F7" w:rsidRPr="007713C6">
            <w:rPr>
              <w:webHidden/>
            </w:rPr>
            <w:fldChar w:fldCharType="end"/>
          </w:r>
          <w:r w:rsidRPr="007713C6">
            <w:fldChar w:fldCharType="end"/>
          </w:r>
        </w:p>
        <w:p w14:paraId="66B0314D" w14:textId="5B8F9080" w:rsidR="00EF13F7" w:rsidRPr="007713C6" w:rsidRDefault="00452D9D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7713C6">
            <w:fldChar w:fldCharType="begin"/>
          </w:r>
          <w:r w:rsidRPr="007713C6">
            <w:instrText>HYPERLINK \l "_Toc224493546"</w:instrText>
          </w:r>
          <w:r w:rsidRPr="007713C6">
            <w:fldChar w:fldCharType="separate"/>
          </w:r>
          <w:r w:rsidR="00EF13F7" w:rsidRPr="007713C6">
            <w:rPr>
              <w:rStyle w:val="aa"/>
              <w:noProof/>
            </w:rPr>
            <w:t>2.1</w:t>
          </w:r>
          <w:r w:rsidR="00EF13F7" w:rsidRPr="007713C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  <w:tab/>
          </w:r>
          <w:r w:rsidR="00EF13F7" w:rsidRPr="007713C6">
            <w:rPr>
              <w:rStyle w:val="aa"/>
              <w:noProof/>
            </w:rPr>
            <w:t>Compatibility</w:t>
          </w:r>
          <w:r w:rsidR="00EF13F7" w:rsidRPr="007713C6">
            <w:rPr>
              <w:noProof/>
              <w:webHidden/>
            </w:rPr>
            <w:tab/>
          </w:r>
          <w:r w:rsidR="00EF13F7" w:rsidRPr="007713C6">
            <w:rPr>
              <w:noProof/>
              <w:webHidden/>
            </w:rPr>
            <w:fldChar w:fldCharType="begin"/>
          </w:r>
          <w:r w:rsidR="00EF13F7" w:rsidRPr="007713C6">
            <w:rPr>
              <w:noProof/>
              <w:webHidden/>
            </w:rPr>
            <w:instrText xml:space="preserve"> PAGEREF _Toc224493546 \h </w:instrText>
          </w:r>
          <w:r w:rsidR="00EF13F7" w:rsidRPr="007713C6">
            <w:rPr>
              <w:noProof/>
              <w:webHidden/>
            </w:rPr>
          </w:r>
          <w:r w:rsidR="00EF13F7" w:rsidRPr="007713C6">
            <w:rPr>
              <w:noProof/>
              <w:webHidden/>
            </w:rPr>
            <w:fldChar w:fldCharType="separate"/>
          </w:r>
          <w:ins w:id="105" w:author="Vasy Medov" w:date="2026-03-18T10:25:00Z">
            <w:r>
              <w:rPr>
                <w:noProof/>
                <w:webHidden/>
              </w:rPr>
              <w:t>5</w:t>
            </w:r>
          </w:ins>
          <w:del w:id="106" w:author="Vasy Medov" w:date="2026-03-17T23:12:00Z">
            <w:r w:rsidR="00CB1133" w:rsidRPr="007713C6" w:rsidDel="00BE6C61">
              <w:rPr>
                <w:noProof/>
                <w:webHidden/>
              </w:rPr>
              <w:delText>6</w:delText>
            </w:r>
          </w:del>
          <w:r w:rsidR="00EF13F7" w:rsidRPr="007713C6">
            <w:rPr>
              <w:noProof/>
              <w:webHidden/>
            </w:rPr>
            <w:fldChar w:fldCharType="end"/>
          </w:r>
          <w:r w:rsidRPr="007713C6">
            <w:rPr>
              <w:noProof/>
            </w:rPr>
            <w:fldChar w:fldCharType="end"/>
          </w:r>
        </w:p>
        <w:p w14:paraId="1CD4D420" w14:textId="0B02B01B" w:rsidR="00EF13F7" w:rsidRPr="007713C6" w:rsidRDefault="00000000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493553" w:history="1">
            <w:r w:rsidR="00EF13F7" w:rsidRPr="007713C6">
              <w:rPr>
                <w:rStyle w:val="aa"/>
                <w:noProof/>
                <w:lang w:val="ru-RU"/>
              </w:rPr>
              <w:t>2.2</w:t>
            </w:r>
            <w:r w:rsidR="00EF13F7" w:rsidRPr="007713C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EF13F7" w:rsidRPr="007713C6">
              <w:rPr>
                <w:rStyle w:val="aa"/>
                <w:noProof/>
              </w:rPr>
              <w:t>Usability</w:t>
            </w:r>
            <w:r w:rsidR="00EF13F7" w:rsidRPr="007713C6">
              <w:rPr>
                <w:noProof/>
                <w:webHidden/>
              </w:rPr>
              <w:tab/>
            </w:r>
            <w:r w:rsidR="00EF13F7" w:rsidRPr="007713C6">
              <w:rPr>
                <w:noProof/>
                <w:webHidden/>
              </w:rPr>
              <w:fldChar w:fldCharType="begin"/>
            </w:r>
            <w:r w:rsidR="00EF13F7" w:rsidRPr="007713C6">
              <w:rPr>
                <w:noProof/>
                <w:webHidden/>
              </w:rPr>
              <w:instrText xml:space="preserve"> PAGEREF _Toc224493553 \h </w:instrText>
            </w:r>
            <w:r w:rsidR="00EF13F7" w:rsidRPr="007713C6">
              <w:rPr>
                <w:noProof/>
                <w:webHidden/>
              </w:rPr>
            </w:r>
            <w:r w:rsidR="00EF13F7" w:rsidRPr="007713C6">
              <w:rPr>
                <w:noProof/>
                <w:webHidden/>
              </w:rPr>
              <w:fldChar w:fldCharType="separate"/>
            </w:r>
            <w:r w:rsidR="00452D9D">
              <w:rPr>
                <w:noProof/>
                <w:webHidden/>
              </w:rPr>
              <w:t>6</w:t>
            </w:r>
            <w:r w:rsidR="00EF13F7" w:rsidRPr="007713C6">
              <w:rPr>
                <w:noProof/>
                <w:webHidden/>
              </w:rPr>
              <w:fldChar w:fldCharType="end"/>
            </w:r>
          </w:hyperlink>
        </w:p>
        <w:p w14:paraId="008A6A20" w14:textId="5C402473" w:rsidR="00EF13F7" w:rsidRPr="007713C6" w:rsidRDefault="00000000" w:rsidP="00EF13F7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493557" w:history="1">
            <w:r w:rsidR="00EF13F7" w:rsidRPr="007713C6">
              <w:rPr>
                <w:rStyle w:val="aa"/>
                <w:noProof/>
                <w:lang w:val="ru-RU"/>
              </w:rPr>
              <w:t>2.3</w:t>
            </w:r>
            <w:r w:rsidR="00EF13F7" w:rsidRPr="007713C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EF13F7" w:rsidRPr="007713C6">
              <w:rPr>
                <w:rStyle w:val="aa"/>
                <w:noProof/>
              </w:rPr>
              <w:t>Performance</w:t>
            </w:r>
            <w:r w:rsidR="00EF13F7" w:rsidRPr="007713C6">
              <w:rPr>
                <w:noProof/>
                <w:webHidden/>
              </w:rPr>
              <w:tab/>
            </w:r>
            <w:r w:rsidR="00EF13F7" w:rsidRPr="007713C6">
              <w:rPr>
                <w:noProof/>
                <w:webHidden/>
              </w:rPr>
              <w:fldChar w:fldCharType="begin"/>
            </w:r>
            <w:r w:rsidR="00EF13F7" w:rsidRPr="007713C6">
              <w:rPr>
                <w:noProof/>
                <w:webHidden/>
              </w:rPr>
              <w:instrText xml:space="preserve"> PAGEREF _Toc224493557 \h </w:instrText>
            </w:r>
            <w:r w:rsidR="00EF13F7" w:rsidRPr="007713C6">
              <w:rPr>
                <w:noProof/>
                <w:webHidden/>
              </w:rPr>
            </w:r>
            <w:r w:rsidR="00EF13F7" w:rsidRPr="007713C6">
              <w:rPr>
                <w:noProof/>
                <w:webHidden/>
              </w:rPr>
              <w:fldChar w:fldCharType="separate"/>
            </w:r>
            <w:r w:rsidR="00452D9D">
              <w:rPr>
                <w:noProof/>
                <w:webHidden/>
              </w:rPr>
              <w:t>6</w:t>
            </w:r>
            <w:r w:rsidR="00EF13F7" w:rsidRPr="007713C6">
              <w:rPr>
                <w:noProof/>
                <w:webHidden/>
              </w:rPr>
              <w:fldChar w:fldCharType="end"/>
            </w:r>
          </w:hyperlink>
        </w:p>
        <w:p w14:paraId="5915F9AE" w14:textId="14F1C391" w:rsidR="00EF13F7" w:rsidRPr="007713C6" w:rsidRDefault="00000000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493564" w:history="1">
            <w:r w:rsidR="00EF13F7" w:rsidRPr="007713C6">
              <w:rPr>
                <w:rStyle w:val="aa"/>
                <w:noProof/>
                <w:lang w:val="ru-RU"/>
              </w:rPr>
              <w:t>2.4</w:t>
            </w:r>
            <w:r w:rsidR="00EF13F7" w:rsidRPr="007713C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EF13F7" w:rsidRPr="007713C6">
              <w:rPr>
                <w:rStyle w:val="aa"/>
                <w:noProof/>
              </w:rPr>
              <w:t>Reliability</w:t>
            </w:r>
            <w:r w:rsidR="00EF13F7" w:rsidRPr="007713C6">
              <w:rPr>
                <w:noProof/>
                <w:webHidden/>
              </w:rPr>
              <w:tab/>
            </w:r>
            <w:r w:rsidR="00EF13F7" w:rsidRPr="007713C6">
              <w:rPr>
                <w:noProof/>
                <w:webHidden/>
              </w:rPr>
              <w:fldChar w:fldCharType="begin"/>
            </w:r>
            <w:r w:rsidR="00EF13F7" w:rsidRPr="007713C6">
              <w:rPr>
                <w:noProof/>
                <w:webHidden/>
              </w:rPr>
              <w:instrText xml:space="preserve"> PAGEREF _Toc224493564 \h </w:instrText>
            </w:r>
            <w:r w:rsidR="00EF13F7" w:rsidRPr="007713C6">
              <w:rPr>
                <w:noProof/>
                <w:webHidden/>
              </w:rPr>
            </w:r>
            <w:r w:rsidR="00EF13F7" w:rsidRPr="007713C6">
              <w:rPr>
                <w:noProof/>
                <w:webHidden/>
              </w:rPr>
              <w:fldChar w:fldCharType="separate"/>
            </w:r>
            <w:r w:rsidR="00452D9D">
              <w:rPr>
                <w:noProof/>
                <w:webHidden/>
              </w:rPr>
              <w:t>7</w:t>
            </w:r>
            <w:r w:rsidR="00EF13F7" w:rsidRPr="007713C6">
              <w:rPr>
                <w:noProof/>
                <w:webHidden/>
              </w:rPr>
              <w:fldChar w:fldCharType="end"/>
            </w:r>
          </w:hyperlink>
        </w:p>
        <w:p w14:paraId="3616B494" w14:textId="002A49E7" w:rsidR="00EF13F7" w:rsidRPr="007713C6" w:rsidRDefault="00000000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493566" w:history="1">
            <w:r w:rsidR="00EF13F7" w:rsidRPr="007713C6">
              <w:rPr>
                <w:rStyle w:val="aa"/>
                <w:noProof/>
              </w:rPr>
              <w:t>2.5</w:t>
            </w:r>
            <w:r w:rsidR="00EF13F7" w:rsidRPr="007713C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EF13F7" w:rsidRPr="007713C6">
              <w:rPr>
                <w:rStyle w:val="aa"/>
                <w:noProof/>
              </w:rPr>
              <w:t>Security</w:t>
            </w:r>
            <w:r w:rsidR="00EF13F7" w:rsidRPr="007713C6">
              <w:rPr>
                <w:noProof/>
                <w:webHidden/>
              </w:rPr>
              <w:tab/>
            </w:r>
            <w:r w:rsidR="00EF13F7" w:rsidRPr="007713C6">
              <w:rPr>
                <w:noProof/>
                <w:webHidden/>
              </w:rPr>
              <w:fldChar w:fldCharType="begin"/>
            </w:r>
            <w:r w:rsidR="00EF13F7" w:rsidRPr="007713C6">
              <w:rPr>
                <w:noProof/>
                <w:webHidden/>
              </w:rPr>
              <w:instrText xml:space="preserve"> PAGEREF _Toc224493566 \h </w:instrText>
            </w:r>
            <w:r w:rsidR="00EF13F7" w:rsidRPr="007713C6">
              <w:rPr>
                <w:noProof/>
                <w:webHidden/>
              </w:rPr>
            </w:r>
            <w:r w:rsidR="00EF13F7" w:rsidRPr="007713C6">
              <w:rPr>
                <w:noProof/>
                <w:webHidden/>
              </w:rPr>
              <w:fldChar w:fldCharType="separate"/>
            </w:r>
            <w:r w:rsidR="00452D9D">
              <w:rPr>
                <w:noProof/>
                <w:webHidden/>
              </w:rPr>
              <w:t>7</w:t>
            </w:r>
            <w:r w:rsidR="00EF13F7" w:rsidRPr="007713C6">
              <w:rPr>
                <w:noProof/>
                <w:webHidden/>
              </w:rPr>
              <w:fldChar w:fldCharType="end"/>
            </w:r>
          </w:hyperlink>
        </w:p>
        <w:p w14:paraId="677AABF3" w14:textId="50EF17ED" w:rsidR="00EF13F7" w:rsidRPr="007713C6" w:rsidRDefault="00000000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493570" w:history="1">
            <w:r w:rsidR="00EF13F7" w:rsidRPr="007713C6">
              <w:rPr>
                <w:rStyle w:val="aa"/>
                <w:noProof/>
              </w:rPr>
              <w:t>2.6</w:t>
            </w:r>
            <w:r w:rsidR="00EF13F7" w:rsidRPr="007713C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EF13F7" w:rsidRPr="007713C6">
              <w:rPr>
                <w:rStyle w:val="aa"/>
                <w:noProof/>
              </w:rPr>
              <w:t>Scalability</w:t>
            </w:r>
            <w:r w:rsidR="00EF13F7" w:rsidRPr="007713C6">
              <w:rPr>
                <w:noProof/>
                <w:webHidden/>
              </w:rPr>
              <w:tab/>
            </w:r>
            <w:r w:rsidR="00EF13F7" w:rsidRPr="007713C6">
              <w:rPr>
                <w:noProof/>
                <w:webHidden/>
              </w:rPr>
              <w:fldChar w:fldCharType="begin"/>
            </w:r>
            <w:r w:rsidR="00EF13F7" w:rsidRPr="007713C6">
              <w:rPr>
                <w:noProof/>
                <w:webHidden/>
              </w:rPr>
              <w:instrText xml:space="preserve"> PAGEREF _Toc224493570 \h </w:instrText>
            </w:r>
            <w:r w:rsidR="00EF13F7" w:rsidRPr="007713C6">
              <w:rPr>
                <w:noProof/>
                <w:webHidden/>
              </w:rPr>
            </w:r>
            <w:r w:rsidR="00EF13F7" w:rsidRPr="007713C6">
              <w:rPr>
                <w:noProof/>
                <w:webHidden/>
              </w:rPr>
              <w:fldChar w:fldCharType="separate"/>
            </w:r>
            <w:r w:rsidR="00452D9D">
              <w:rPr>
                <w:noProof/>
                <w:webHidden/>
              </w:rPr>
              <w:t>7</w:t>
            </w:r>
            <w:r w:rsidR="00EF13F7" w:rsidRPr="007713C6">
              <w:rPr>
                <w:noProof/>
                <w:webHidden/>
              </w:rPr>
              <w:fldChar w:fldCharType="end"/>
            </w:r>
          </w:hyperlink>
        </w:p>
        <w:p w14:paraId="6DCF57F5" w14:textId="622DA1E4" w:rsidR="00EF13F7" w:rsidRPr="007713C6" w:rsidRDefault="00452D9D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7713C6">
            <w:fldChar w:fldCharType="begin"/>
          </w:r>
          <w:r w:rsidRPr="007713C6">
            <w:instrText>HYPERLINK \l "_Toc224493574"</w:instrText>
          </w:r>
          <w:r w:rsidRPr="007713C6">
            <w:fldChar w:fldCharType="separate"/>
          </w:r>
          <w:r w:rsidR="00EF13F7" w:rsidRPr="007713C6">
            <w:rPr>
              <w:rStyle w:val="aa"/>
              <w:noProof/>
            </w:rPr>
            <w:t>2.7</w:t>
          </w:r>
          <w:r w:rsidR="00EF13F7" w:rsidRPr="007713C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  <w:tab/>
          </w:r>
          <w:r w:rsidR="00EF13F7" w:rsidRPr="007713C6">
            <w:rPr>
              <w:rStyle w:val="aa"/>
              <w:noProof/>
            </w:rPr>
            <w:t>Maintainability</w:t>
          </w:r>
          <w:r w:rsidR="00EF13F7" w:rsidRPr="007713C6">
            <w:rPr>
              <w:noProof/>
              <w:webHidden/>
            </w:rPr>
            <w:tab/>
          </w:r>
          <w:r w:rsidR="00EF13F7" w:rsidRPr="007713C6">
            <w:rPr>
              <w:noProof/>
              <w:webHidden/>
            </w:rPr>
            <w:fldChar w:fldCharType="begin"/>
          </w:r>
          <w:r w:rsidR="00EF13F7" w:rsidRPr="007713C6">
            <w:rPr>
              <w:noProof/>
              <w:webHidden/>
            </w:rPr>
            <w:instrText xml:space="preserve"> PAGEREF _Toc224493574 \h </w:instrText>
          </w:r>
          <w:r w:rsidR="00EF13F7" w:rsidRPr="007713C6">
            <w:rPr>
              <w:noProof/>
              <w:webHidden/>
            </w:rPr>
          </w:r>
          <w:r w:rsidR="00EF13F7" w:rsidRPr="007713C6">
            <w:rPr>
              <w:noProof/>
              <w:webHidden/>
            </w:rPr>
            <w:fldChar w:fldCharType="separate"/>
          </w:r>
          <w:ins w:id="107" w:author="Vasy Medov" w:date="2026-03-18T10:25:00Z">
            <w:r>
              <w:rPr>
                <w:noProof/>
                <w:webHidden/>
              </w:rPr>
              <w:t>7</w:t>
            </w:r>
          </w:ins>
          <w:del w:id="108" w:author="Vasy Medov" w:date="2026-03-17T23:12:00Z">
            <w:r w:rsidR="00CB1133" w:rsidRPr="007713C6" w:rsidDel="00BE6C61">
              <w:rPr>
                <w:noProof/>
                <w:webHidden/>
              </w:rPr>
              <w:delText>8</w:delText>
            </w:r>
          </w:del>
          <w:r w:rsidR="00EF13F7" w:rsidRPr="007713C6">
            <w:rPr>
              <w:noProof/>
              <w:webHidden/>
            </w:rPr>
            <w:fldChar w:fldCharType="end"/>
          </w:r>
          <w:r w:rsidRPr="007713C6">
            <w:rPr>
              <w:noProof/>
            </w:rPr>
            <w:fldChar w:fldCharType="end"/>
          </w:r>
        </w:p>
        <w:p w14:paraId="31628B04" w14:textId="5F689668" w:rsidR="00EF13F7" w:rsidRPr="007713C6" w:rsidRDefault="00000000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4493580" w:history="1">
            <w:r w:rsidR="00EF13F7" w:rsidRPr="007713C6">
              <w:rPr>
                <w:rStyle w:val="aa"/>
                <w:noProof/>
              </w:rPr>
              <w:t>2.9</w:t>
            </w:r>
            <w:r w:rsidR="00EF13F7" w:rsidRPr="007713C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EF13F7" w:rsidRPr="007713C6">
              <w:rPr>
                <w:rStyle w:val="aa"/>
                <w:noProof/>
              </w:rPr>
              <w:t>Compliance</w:t>
            </w:r>
            <w:r w:rsidR="00EF13F7" w:rsidRPr="007713C6">
              <w:rPr>
                <w:noProof/>
                <w:webHidden/>
              </w:rPr>
              <w:tab/>
            </w:r>
            <w:r w:rsidR="00EF13F7" w:rsidRPr="007713C6">
              <w:rPr>
                <w:noProof/>
                <w:webHidden/>
              </w:rPr>
              <w:fldChar w:fldCharType="begin"/>
            </w:r>
            <w:r w:rsidR="00EF13F7" w:rsidRPr="007713C6">
              <w:rPr>
                <w:noProof/>
                <w:webHidden/>
              </w:rPr>
              <w:instrText xml:space="preserve"> PAGEREF _Toc224493580 \h </w:instrText>
            </w:r>
            <w:r w:rsidR="00EF13F7" w:rsidRPr="007713C6">
              <w:rPr>
                <w:noProof/>
                <w:webHidden/>
              </w:rPr>
            </w:r>
            <w:r w:rsidR="00EF13F7" w:rsidRPr="007713C6">
              <w:rPr>
                <w:noProof/>
                <w:webHidden/>
              </w:rPr>
              <w:fldChar w:fldCharType="separate"/>
            </w:r>
            <w:r w:rsidR="00452D9D">
              <w:rPr>
                <w:noProof/>
                <w:webHidden/>
              </w:rPr>
              <w:t>8</w:t>
            </w:r>
            <w:r w:rsidR="00EF13F7" w:rsidRPr="007713C6">
              <w:rPr>
                <w:noProof/>
                <w:webHidden/>
              </w:rPr>
              <w:fldChar w:fldCharType="end"/>
            </w:r>
          </w:hyperlink>
        </w:p>
        <w:p w14:paraId="6BF469CA" w14:textId="37AEF459" w:rsidR="00EF13F7" w:rsidRPr="007713C6" w:rsidRDefault="00452D9D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7713C6">
            <w:fldChar w:fldCharType="begin"/>
          </w:r>
          <w:r w:rsidRPr="007713C6">
            <w:instrText>HYPERLINK \l "_Toc224493584"</w:instrText>
          </w:r>
          <w:r w:rsidRPr="007713C6">
            <w:fldChar w:fldCharType="separate"/>
          </w:r>
          <w:r w:rsidR="00EF13F7" w:rsidRPr="007713C6">
            <w:rPr>
              <w:rStyle w:val="aa"/>
              <w:noProof/>
            </w:rPr>
            <w:t>3.1</w:t>
          </w:r>
          <w:r w:rsidR="00EF13F7" w:rsidRPr="007713C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  <w:tab/>
          </w:r>
          <w:r w:rsidR="00EF13F7" w:rsidRPr="007713C6">
            <w:rPr>
              <w:rStyle w:val="aa"/>
              <w:noProof/>
            </w:rPr>
            <w:t>Functional requirements</w:t>
          </w:r>
          <w:r w:rsidR="00EF13F7" w:rsidRPr="007713C6">
            <w:rPr>
              <w:rStyle w:val="aa"/>
              <w:noProof/>
              <w:lang w:val="ru-RU"/>
            </w:rPr>
            <w:t xml:space="preserve"> – </w:t>
          </w:r>
          <w:r w:rsidR="00EF13F7" w:rsidRPr="007713C6">
            <w:rPr>
              <w:rStyle w:val="aa"/>
              <w:noProof/>
              <w:lang w:val="ru-RU"/>
              <w:rPrChange w:id="109" w:author="Vasy Medov" w:date="2026-03-18T01:27:00Z">
                <w:rPr>
                  <w:rStyle w:val="aa"/>
                  <w:noProof/>
                  <w:highlight w:val="yellow"/>
                  <w:lang w:val="ru-RU"/>
                </w:rPr>
              </w:rPrChange>
            </w:rPr>
            <w:t>подробно</w:t>
          </w:r>
          <w:r w:rsidR="00EF13F7" w:rsidRPr="007713C6">
            <w:rPr>
              <w:noProof/>
              <w:webHidden/>
            </w:rPr>
            <w:tab/>
          </w:r>
          <w:r w:rsidR="00EF13F7" w:rsidRPr="007713C6">
            <w:rPr>
              <w:noProof/>
              <w:webHidden/>
            </w:rPr>
            <w:fldChar w:fldCharType="begin"/>
          </w:r>
          <w:r w:rsidR="00EF13F7" w:rsidRPr="007713C6">
            <w:rPr>
              <w:noProof/>
              <w:webHidden/>
            </w:rPr>
            <w:instrText xml:space="preserve"> PAGEREF _Toc224493584 \h </w:instrText>
          </w:r>
          <w:r w:rsidR="00EF13F7" w:rsidRPr="007713C6">
            <w:rPr>
              <w:noProof/>
              <w:webHidden/>
            </w:rPr>
          </w:r>
          <w:r w:rsidR="00EF13F7" w:rsidRPr="007713C6"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8</w:t>
          </w:r>
          <w:r w:rsidR="00EF13F7" w:rsidRPr="007713C6">
            <w:rPr>
              <w:noProof/>
              <w:webHidden/>
            </w:rPr>
            <w:fldChar w:fldCharType="end"/>
          </w:r>
          <w:r w:rsidRPr="007713C6">
            <w:rPr>
              <w:noProof/>
            </w:rPr>
            <w:fldChar w:fldCharType="end"/>
          </w:r>
        </w:p>
        <w:p w14:paraId="1A8B6B56" w14:textId="42F98786" w:rsidR="00EF13F7" w:rsidRPr="007713C6" w:rsidRDefault="00EF13F7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7713C6">
            <w:rPr>
              <w:rStyle w:val="aa"/>
              <w:noProof/>
            </w:rPr>
            <w:fldChar w:fldCharType="begin"/>
          </w:r>
          <w:r w:rsidRPr="007713C6">
            <w:rPr>
              <w:rStyle w:val="aa"/>
              <w:noProof/>
            </w:rPr>
            <w:instrText xml:space="preserve"> </w:instrText>
          </w:r>
          <w:r w:rsidRPr="007713C6">
            <w:rPr>
              <w:noProof/>
            </w:rPr>
            <w:instrText>HYPERLINK \l "_Toc224493585"</w:instrText>
          </w:r>
          <w:r w:rsidRPr="007713C6">
            <w:rPr>
              <w:rStyle w:val="aa"/>
              <w:noProof/>
            </w:rPr>
            <w:instrText xml:space="preserve"> </w:instrText>
          </w:r>
          <w:r w:rsidRPr="007713C6">
            <w:rPr>
              <w:rStyle w:val="aa"/>
              <w:noProof/>
            </w:rPr>
          </w:r>
          <w:r w:rsidRPr="007713C6">
            <w:rPr>
              <w:rStyle w:val="aa"/>
              <w:noProof/>
            </w:rPr>
            <w:fldChar w:fldCharType="separate"/>
          </w:r>
          <w:r w:rsidRPr="007713C6">
            <w:rPr>
              <w:rStyle w:val="aa"/>
              <w:noProof/>
            </w:rPr>
            <w:t>3.2</w:t>
          </w:r>
          <w:r w:rsidRPr="007713C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  <w:tab/>
          </w:r>
          <w:r w:rsidRPr="007713C6">
            <w:rPr>
              <w:rStyle w:val="aa"/>
              <w:noProof/>
            </w:rPr>
            <w:t>Non-functional requirements</w:t>
          </w:r>
          <w:r w:rsidRPr="007713C6">
            <w:rPr>
              <w:noProof/>
              <w:webHidden/>
            </w:rPr>
            <w:tab/>
          </w:r>
          <w:r w:rsidRPr="007713C6">
            <w:rPr>
              <w:noProof/>
              <w:webHidden/>
            </w:rPr>
            <w:fldChar w:fldCharType="begin"/>
          </w:r>
          <w:r w:rsidRPr="007713C6">
            <w:rPr>
              <w:noProof/>
              <w:webHidden/>
            </w:rPr>
            <w:instrText xml:space="preserve"> PAGEREF _Toc224493585 \h </w:instrText>
          </w:r>
          <w:r w:rsidRPr="007713C6">
            <w:rPr>
              <w:noProof/>
              <w:webHidden/>
            </w:rPr>
          </w:r>
          <w:r w:rsidRPr="007713C6">
            <w:rPr>
              <w:noProof/>
              <w:webHidden/>
            </w:rPr>
            <w:fldChar w:fldCharType="separate"/>
          </w:r>
          <w:ins w:id="110" w:author="Vasy Medov" w:date="2026-03-18T10:25:00Z">
            <w:r w:rsidR="00452D9D">
              <w:rPr>
                <w:noProof/>
                <w:webHidden/>
              </w:rPr>
              <w:t>10</w:t>
            </w:r>
          </w:ins>
          <w:del w:id="111" w:author="Vasy Medov" w:date="2026-03-16T13:45:00Z">
            <w:r w:rsidRPr="007713C6" w:rsidDel="00CB1133">
              <w:rPr>
                <w:noProof/>
                <w:webHidden/>
              </w:rPr>
              <w:delText>9</w:delText>
            </w:r>
          </w:del>
          <w:r w:rsidRPr="007713C6">
            <w:rPr>
              <w:noProof/>
              <w:webHidden/>
            </w:rPr>
            <w:fldChar w:fldCharType="end"/>
          </w:r>
          <w:r w:rsidRPr="007713C6">
            <w:rPr>
              <w:rStyle w:val="aa"/>
              <w:noProof/>
            </w:rPr>
            <w:fldChar w:fldCharType="end"/>
          </w:r>
        </w:p>
        <w:p w14:paraId="71A18CF1" w14:textId="5DF917E8" w:rsidR="00EF13F7" w:rsidRPr="007713C6" w:rsidRDefault="00EF13F7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ru-RU" w:eastAsia="ru-RU"/>
              <w14:ligatures w14:val="standardContextual"/>
            </w:rPr>
          </w:pPr>
          <w:r w:rsidRPr="007713C6">
            <w:rPr>
              <w:rStyle w:val="aa"/>
            </w:rPr>
            <w:fldChar w:fldCharType="begin"/>
          </w:r>
          <w:r w:rsidRPr="007713C6">
            <w:rPr>
              <w:rStyle w:val="aa"/>
            </w:rPr>
            <w:instrText xml:space="preserve"> </w:instrText>
          </w:r>
          <w:r w:rsidRPr="007713C6">
            <w:instrText>HYPERLINK \l "_Toc224493586"</w:instrText>
          </w:r>
          <w:r w:rsidRPr="007713C6">
            <w:rPr>
              <w:rStyle w:val="aa"/>
            </w:rPr>
            <w:instrText xml:space="preserve"> </w:instrText>
          </w:r>
          <w:r w:rsidRPr="007713C6">
            <w:rPr>
              <w:rStyle w:val="aa"/>
            </w:rPr>
          </w:r>
          <w:r w:rsidRPr="007713C6">
            <w:rPr>
              <w:rStyle w:val="aa"/>
            </w:rPr>
            <w:fldChar w:fldCharType="separate"/>
          </w:r>
          <w:r w:rsidRPr="007713C6">
            <w:rPr>
              <w:rStyle w:val="aa"/>
              <w:lang w:val="ru-RU"/>
            </w:rPr>
            <w:t>4.</w:t>
          </w:r>
          <w:r w:rsidRPr="007713C6"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ru-RU" w:eastAsia="ru-RU"/>
              <w14:ligatures w14:val="standardContextual"/>
            </w:rPr>
            <w:tab/>
          </w:r>
          <w:r w:rsidRPr="007713C6">
            <w:rPr>
              <w:rStyle w:val="aa"/>
            </w:rPr>
            <w:t>Risks</w:t>
          </w:r>
          <w:r w:rsidRPr="007713C6">
            <w:rPr>
              <w:rStyle w:val="aa"/>
              <w:lang w:val="ru-RU"/>
            </w:rPr>
            <w:t xml:space="preserve"> – </w:t>
          </w:r>
          <w:r w:rsidRPr="007713C6">
            <w:rPr>
              <w:rStyle w:val="aa"/>
              <w:lang w:val="ru-RU"/>
              <w:rPrChange w:id="112" w:author="Vasy Medov" w:date="2026-03-18T01:27:00Z">
                <w:rPr>
                  <w:rStyle w:val="aa"/>
                  <w:highlight w:val="yellow"/>
                  <w:lang w:val="ru-RU"/>
                </w:rPr>
              </w:rPrChange>
            </w:rPr>
            <w:t>до начала разработки. Без поддержки</w:t>
          </w:r>
          <w:r w:rsidRPr="007713C6">
            <w:rPr>
              <w:webHidden/>
            </w:rPr>
            <w:tab/>
          </w:r>
          <w:r w:rsidRPr="007713C6">
            <w:rPr>
              <w:webHidden/>
            </w:rPr>
            <w:fldChar w:fldCharType="begin"/>
          </w:r>
          <w:r w:rsidRPr="007713C6">
            <w:rPr>
              <w:webHidden/>
            </w:rPr>
            <w:instrText xml:space="preserve"> PAGEREF _Toc224493586 \h </w:instrText>
          </w:r>
          <w:r w:rsidRPr="007713C6">
            <w:rPr>
              <w:webHidden/>
            </w:rPr>
          </w:r>
          <w:r w:rsidRPr="007713C6">
            <w:rPr>
              <w:webHidden/>
            </w:rPr>
            <w:fldChar w:fldCharType="separate"/>
          </w:r>
          <w:ins w:id="113" w:author="Vasy Medov" w:date="2026-03-18T10:25:00Z">
            <w:r w:rsidR="00452D9D">
              <w:rPr>
                <w:webHidden/>
              </w:rPr>
              <w:t>12</w:t>
            </w:r>
          </w:ins>
          <w:del w:id="114" w:author="Vasy Medov" w:date="2026-03-16T13:45:00Z">
            <w:r w:rsidRPr="007713C6" w:rsidDel="00CB1133">
              <w:rPr>
                <w:webHidden/>
              </w:rPr>
              <w:delText>10</w:delText>
            </w:r>
          </w:del>
          <w:r w:rsidRPr="007713C6">
            <w:rPr>
              <w:webHidden/>
            </w:rPr>
            <w:fldChar w:fldCharType="end"/>
          </w:r>
          <w:r w:rsidRPr="007713C6">
            <w:rPr>
              <w:rStyle w:val="aa"/>
            </w:rPr>
            <w:fldChar w:fldCharType="end"/>
          </w:r>
        </w:p>
        <w:p w14:paraId="5DA8FD6C" w14:textId="64546C73" w:rsidR="00EF13F7" w:rsidRPr="007713C6" w:rsidRDefault="00EF13F7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ru-RU" w:eastAsia="ru-RU"/>
              <w14:ligatures w14:val="standardContextual"/>
            </w:rPr>
          </w:pPr>
          <w:r w:rsidRPr="007713C6">
            <w:rPr>
              <w:rStyle w:val="aa"/>
            </w:rPr>
            <w:fldChar w:fldCharType="begin"/>
          </w:r>
          <w:r w:rsidRPr="007713C6">
            <w:rPr>
              <w:rStyle w:val="aa"/>
            </w:rPr>
            <w:instrText xml:space="preserve"> </w:instrText>
          </w:r>
          <w:r w:rsidRPr="007713C6">
            <w:instrText>HYPERLINK \l "_Toc224493587"</w:instrText>
          </w:r>
          <w:r w:rsidRPr="007713C6">
            <w:rPr>
              <w:rStyle w:val="aa"/>
            </w:rPr>
            <w:instrText xml:space="preserve"> </w:instrText>
          </w:r>
          <w:r w:rsidRPr="007713C6">
            <w:rPr>
              <w:rStyle w:val="aa"/>
            </w:rPr>
          </w:r>
          <w:r w:rsidRPr="007713C6">
            <w:rPr>
              <w:rStyle w:val="aa"/>
            </w:rPr>
            <w:fldChar w:fldCharType="separate"/>
          </w:r>
          <w:r w:rsidRPr="007713C6">
            <w:rPr>
              <w:rStyle w:val="aa"/>
              <w:lang w:val="ru-RU"/>
            </w:rPr>
            <w:t>5.</w:t>
          </w:r>
          <w:r w:rsidRPr="007713C6"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ru-RU" w:eastAsia="ru-RU"/>
              <w14:ligatures w14:val="standardContextual"/>
            </w:rPr>
            <w:tab/>
          </w:r>
          <w:r w:rsidRPr="007713C6">
            <w:rPr>
              <w:rStyle w:val="aa"/>
            </w:rPr>
            <w:t>Use</w:t>
          </w:r>
          <w:r w:rsidRPr="007713C6">
            <w:rPr>
              <w:rStyle w:val="aa"/>
              <w:lang w:val="ru-RU"/>
            </w:rPr>
            <w:t xml:space="preserve"> </w:t>
          </w:r>
          <w:r w:rsidRPr="007713C6">
            <w:rPr>
              <w:rStyle w:val="aa"/>
            </w:rPr>
            <w:t>cases</w:t>
          </w:r>
          <w:r w:rsidRPr="007713C6">
            <w:rPr>
              <w:rStyle w:val="aa"/>
              <w:lang w:val="ru-RU"/>
            </w:rPr>
            <w:t xml:space="preserve"> – </w:t>
          </w:r>
          <w:r w:rsidRPr="007713C6">
            <w:rPr>
              <w:rStyle w:val="aa"/>
              <w:lang w:val="ru-RU"/>
              <w:rPrChange w:id="115" w:author="Vasy Medov" w:date="2026-03-18T01:27:00Z">
                <w:rPr>
                  <w:rStyle w:val="aa"/>
                  <w:highlight w:val="yellow"/>
                  <w:lang w:val="ru-RU"/>
                </w:rPr>
              </w:rPrChange>
            </w:rPr>
            <w:t>функции а не действия</w:t>
          </w:r>
          <w:r w:rsidRPr="007713C6">
            <w:rPr>
              <w:webHidden/>
            </w:rPr>
            <w:tab/>
          </w:r>
          <w:r w:rsidRPr="007713C6">
            <w:rPr>
              <w:webHidden/>
            </w:rPr>
            <w:fldChar w:fldCharType="begin"/>
          </w:r>
          <w:r w:rsidRPr="007713C6">
            <w:rPr>
              <w:webHidden/>
            </w:rPr>
            <w:instrText xml:space="preserve"> PAGEREF _Toc224493587 \h </w:instrText>
          </w:r>
          <w:r w:rsidRPr="007713C6">
            <w:rPr>
              <w:webHidden/>
            </w:rPr>
          </w:r>
          <w:r w:rsidRPr="007713C6">
            <w:rPr>
              <w:webHidden/>
            </w:rPr>
            <w:fldChar w:fldCharType="separate"/>
          </w:r>
          <w:ins w:id="116" w:author="Vasy Medov" w:date="2026-03-18T10:25:00Z">
            <w:r w:rsidR="00452D9D">
              <w:rPr>
                <w:webHidden/>
              </w:rPr>
              <w:t>13</w:t>
            </w:r>
          </w:ins>
          <w:del w:id="117" w:author="Vasy Medov" w:date="2026-03-16T13:45:00Z">
            <w:r w:rsidRPr="007713C6" w:rsidDel="00CB1133">
              <w:rPr>
                <w:webHidden/>
              </w:rPr>
              <w:delText>11</w:delText>
            </w:r>
          </w:del>
          <w:r w:rsidRPr="007713C6">
            <w:rPr>
              <w:webHidden/>
            </w:rPr>
            <w:fldChar w:fldCharType="end"/>
          </w:r>
          <w:r w:rsidRPr="007713C6">
            <w:rPr>
              <w:rStyle w:val="aa"/>
            </w:rPr>
            <w:fldChar w:fldCharType="end"/>
          </w:r>
        </w:p>
        <w:p w14:paraId="370F0C73" w14:textId="1C9C1066" w:rsidR="00EF13F7" w:rsidRPr="007713C6" w:rsidRDefault="00EF13F7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7713C6">
            <w:rPr>
              <w:rStyle w:val="aa"/>
              <w:noProof/>
            </w:rPr>
            <w:fldChar w:fldCharType="begin"/>
          </w:r>
          <w:r w:rsidRPr="007713C6">
            <w:rPr>
              <w:rStyle w:val="aa"/>
              <w:noProof/>
            </w:rPr>
            <w:instrText xml:space="preserve"> </w:instrText>
          </w:r>
          <w:r w:rsidRPr="007713C6">
            <w:rPr>
              <w:noProof/>
            </w:rPr>
            <w:instrText>HYPERLINK \l "_Toc224493588"</w:instrText>
          </w:r>
          <w:r w:rsidRPr="007713C6">
            <w:rPr>
              <w:rStyle w:val="aa"/>
              <w:noProof/>
            </w:rPr>
            <w:instrText xml:space="preserve"> </w:instrText>
          </w:r>
          <w:r w:rsidRPr="007713C6">
            <w:rPr>
              <w:rStyle w:val="aa"/>
              <w:noProof/>
            </w:rPr>
          </w:r>
          <w:r w:rsidRPr="007713C6">
            <w:rPr>
              <w:rStyle w:val="aa"/>
              <w:noProof/>
            </w:rPr>
            <w:fldChar w:fldCharType="separate"/>
          </w:r>
          <w:r w:rsidRPr="007713C6">
            <w:rPr>
              <w:rStyle w:val="aa"/>
              <w:noProof/>
              <w:lang w:val="ru-RU"/>
            </w:rPr>
            <w:t>5.1</w:t>
          </w:r>
          <w:r w:rsidRPr="007713C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  <w:tab/>
          </w:r>
          <w:r w:rsidRPr="007713C6">
            <w:rPr>
              <w:rStyle w:val="aa"/>
              <w:noProof/>
              <w:lang w:val="ru-RU"/>
            </w:rPr>
            <w:t>Поиск и фильтрация фанфиков</w:t>
          </w:r>
          <w:r w:rsidRPr="007713C6">
            <w:rPr>
              <w:noProof/>
              <w:webHidden/>
            </w:rPr>
            <w:tab/>
          </w:r>
          <w:r w:rsidRPr="007713C6">
            <w:rPr>
              <w:noProof/>
              <w:webHidden/>
            </w:rPr>
            <w:fldChar w:fldCharType="begin"/>
          </w:r>
          <w:r w:rsidRPr="007713C6">
            <w:rPr>
              <w:noProof/>
              <w:webHidden/>
            </w:rPr>
            <w:instrText xml:space="preserve"> PAGEREF _Toc224493588 \h </w:instrText>
          </w:r>
          <w:r w:rsidRPr="007713C6">
            <w:rPr>
              <w:noProof/>
              <w:webHidden/>
            </w:rPr>
          </w:r>
          <w:r w:rsidRPr="007713C6">
            <w:rPr>
              <w:noProof/>
              <w:webHidden/>
            </w:rPr>
            <w:fldChar w:fldCharType="separate"/>
          </w:r>
          <w:ins w:id="118" w:author="Vasy Medov" w:date="2026-03-18T10:25:00Z">
            <w:r w:rsidR="00452D9D">
              <w:rPr>
                <w:noProof/>
                <w:webHidden/>
              </w:rPr>
              <w:t>13</w:t>
            </w:r>
          </w:ins>
          <w:del w:id="119" w:author="Vasy Medov" w:date="2026-03-16T13:45:00Z">
            <w:r w:rsidRPr="007713C6" w:rsidDel="00CB1133">
              <w:rPr>
                <w:noProof/>
                <w:webHidden/>
              </w:rPr>
              <w:delText>11</w:delText>
            </w:r>
          </w:del>
          <w:r w:rsidRPr="007713C6">
            <w:rPr>
              <w:noProof/>
              <w:webHidden/>
            </w:rPr>
            <w:fldChar w:fldCharType="end"/>
          </w:r>
          <w:r w:rsidRPr="007713C6">
            <w:rPr>
              <w:rStyle w:val="aa"/>
              <w:noProof/>
            </w:rPr>
            <w:fldChar w:fldCharType="end"/>
          </w:r>
        </w:p>
        <w:p w14:paraId="575D670D" w14:textId="3A0C4F14" w:rsidR="00EF13F7" w:rsidRPr="007713C6" w:rsidRDefault="00EF13F7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7713C6">
            <w:rPr>
              <w:rStyle w:val="aa"/>
              <w:noProof/>
            </w:rPr>
            <w:fldChar w:fldCharType="begin"/>
          </w:r>
          <w:r w:rsidRPr="007713C6">
            <w:rPr>
              <w:rStyle w:val="aa"/>
              <w:noProof/>
            </w:rPr>
            <w:instrText xml:space="preserve"> </w:instrText>
          </w:r>
          <w:r w:rsidRPr="007713C6">
            <w:rPr>
              <w:noProof/>
            </w:rPr>
            <w:instrText>HYPERLINK \l "_Toc224493589"</w:instrText>
          </w:r>
          <w:r w:rsidRPr="007713C6">
            <w:rPr>
              <w:rStyle w:val="aa"/>
              <w:noProof/>
            </w:rPr>
            <w:instrText xml:space="preserve"> </w:instrText>
          </w:r>
          <w:r w:rsidRPr="007713C6">
            <w:rPr>
              <w:rStyle w:val="aa"/>
              <w:noProof/>
            </w:rPr>
          </w:r>
          <w:r w:rsidRPr="007713C6">
            <w:rPr>
              <w:rStyle w:val="aa"/>
              <w:noProof/>
            </w:rPr>
            <w:fldChar w:fldCharType="separate"/>
          </w:r>
          <w:r w:rsidRPr="007713C6">
            <w:rPr>
              <w:rStyle w:val="aa"/>
              <w:noProof/>
              <w:lang w:val="ru-RU"/>
            </w:rPr>
            <w:t>5.2</w:t>
          </w:r>
          <w:r w:rsidRPr="007713C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  <w:tab/>
          </w:r>
          <w:r w:rsidRPr="007713C6">
            <w:rPr>
              <w:rStyle w:val="aa"/>
              <w:noProof/>
              <w:lang w:val="ru-RU"/>
            </w:rPr>
            <w:t>Поиск по рекомендациям</w:t>
          </w:r>
          <w:r w:rsidRPr="007713C6">
            <w:rPr>
              <w:noProof/>
              <w:webHidden/>
            </w:rPr>
            <w:tab/>
          </w:r>
          <w:r w:rsidRPr="007713C6">
            <w:rPr>
              <w:noProof/>
              <w:webHidden/>
            </w:rPr>
            <w:fldChar w:fldCharType="begin"/>
          </w:r>
          <w:r w:rsidRPr="007713C6">
            <w:rPr>
              <w:noProof/>
              <w:webHidden/>
            </w:rPr>
            <w:instrText xml:space="preserve"> PAGEREF _Toc224493589 \h </w:instrText>
          </w:r>
          <w:r w:rsidRPr="007713C6">
            <w:rPr>
              <w:noProof/>
              <w:webHidden/>
            </w:rPr>
          </w:r>
          <w:r w:rsidRPr="007713C6">
            <w:rPr>
              <w:noProof/>
              <w:webHidden/>
            </w:rPr>
            <w:fldChar w:fldCharType="separate"/>
          </w:r>
          <w:ins w:id="120" w:author="Vasy Medov" w:date="2026-03-18T10:25:00Z">
            <w:r w:rsidR="00452D9D">
              <w:rPr>
                <w:noProof/>
                <w:webHidden/>
              </w:rPr>
              <w:t>14</w:t>
            </w:r>
          </w:ins>
          <w:del w:id="121" w:author="Vasy Medov" w:date="2026-03-16T13:45:00Z">
            <w:r w:rsidRPr="007713C6" w:rsidDel="00CB1133">
              <w:rPr>
                <w:noProof/>
                <w:webHidden/>
              </w:rPr>
              <w:delText>11</w:delText>
            </w:r>
          </w:del>
          <w:r w:rsidRPr="007713C6">
            <w:rPr>
              <w:noProof/>
              <w:webHidden/>
            </w:rPr>
            <w:fldChar w:fldCharType="end"/>
          </w:r>
          <w:r w:rsidRPr="007713C6">
            <w:rPr>
              <w:rStyle w:val="aa"/>
              <w:noProof/>
            </w:rPr>
            <w:fldChar w:fldCharType="end"/>
          </w:r>
        </w:p>
        <w:p w14:paraId="35473E4E" w14:textId="64F47A41" w:rsidR="00EF13F7" w:rsidRPr="007713C6" w:rsidRDefault="00EF13F7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7713C6">
            <w:rPr>
              <w:rStyle w:val="aa"/>
              <w:noProof/>
            </w:rPr>
            <w:fldChar w:fldCharType="begin"/>
          </w:r>
          <w:r w:rsidRPr="007713C6">
            <w:rPr>
              <w:rStyle w:val="aa"/>
              <w:noProof/>
            </w:rPr>
            <w:instrText xml:space="preserve"> </w:instrText>
          </w:r>
          <w:r w:rsidRPr="007713C6">
            <w:rPr>
              <w:noProof/>
            </w:rPr>
            <w:instrText>HYPERLINK \l "_Toc224493590"</w:instrText>
          </w:r>
          <w:r w:rsidRPr="007713C6">
            <w:rPr>
              <w:rStyle w:val="aa"/>
              <w:noProof/>
            </w:rPr>
            <w:instrText xml:space="preserve"> </w:instrText>
          </w:r>
          <w:r w:rsidRPr="007713C6">
            <w:rPr>
              <w:rStyle w:val="aa"/>
              <w:noProof/>
            </w:rPr>
          </w:r>
          <w:r w:rsidRPr="007713C6">
            <w:rPr>
              <w:rStyle w:val="aa"/>
              <w:noProof/>
            </w:rPr>
            <w:fldChar w:fldCharType="separate"/>
          </w:r>
          <w:r w:rsidRPr="007713C6">
            <w:rPr>
              <w:rStyle w:val="aa"/>
              <w:noProof/>
              <w:lang w:val="ru-RU"/>
            </w:rPr>
            <w:t>5.3</w:t>
          </w:r>
          <w:r w:rsidRPr="007713C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  <w:tab/>
          </w:r>
          <w:r w:rsidRPr="007713C6">
            <w:rPr>
              <w:rStyle w:val="aa"/>
              <w:noProof/>
              <w:lang w:val="ru-RU"/>
            </w:rPr>
            <w:t>Навигация по энциклопедии</w:t>
          </w:r>
          <w:r w:rsidRPr="007713C6">
            <w:rPr>
              <w:noProof/>
              <w:webHidden/>
            </w:rPr>
            <w:tab/>
          </w:r>
          <w:r w:rsidRPr="007713C6">
            <w:rPr>
              <w:noProof/>
              <w:webHidden/>
            </w:rPr>
            <w:fldChar w:fldCharType="begin"/>
          </w:r>
          <w:r w:rsidRPr="007713C6">
            <w:rPr>
              <w:noProof/>
              <w:webHidden/>
            </w:rPr>
            <w:instrText xml:space="preserve"> PAGEREF _Toc224493590 \h </w:instrText>
          </w:r>
          <w:r w:rsidRPr="007713C6">
            <w:rPr>
              <w:noProof/>
              <w:webHidden/>
            </w:rPr>
          </w:r>
          <w:r w:rsidRPr="007713C6">
            <w:rPr>
              <w:noProof/>
              <w:webHidden/>
            </w:rPr>
            <w:fldChar w:fldCharType="separate"/>
          </w:r>
          <w:ins w:id="122" w:author="Vasy Medov" w:date="2026-03-18T10:25:00Z">
            <w:r w:rsidR="00452D9D">
              <w:rPr>
                <w:noProof/>
                <w:webHidden/>
              </w:rPr>
              <w:t>14</w:t>
            </w:r>
          </w:ins>
          <w:del w:id="123" w:author="Vasy Medov" w:date="2026-03-16T13:45:00Z">
            <w:r w:rsidRPr="007713C6" w:rsidDel="00CB1133">
              <w:rPr>
                <w:noProof/>
                <w:webHidden/>
              </w:rPr>
              <w:delText>12</w:delText>
            </w:r>
          </w:del>
          <w:r w:rsidRPr="007713C6">
            <w:rPr>
              <w:noProof/>
              <w:webHidden/>
            </w:rPr>
            <w:fldChar w:fldCharType="end"/>
          </w:r>
          <w:r w:rsidRPr="007713C6">
            <w:rPr>
              <w:rStyle w:val="aa"/>
              <w:noProof/>
            </w:rPr>
            <w:fldChar w:fldCharType="end"/>
          </w:r>
        </w:p>
        <w:p w14:paraId="092E1559" w14:textId="18662EEA" w:rsidR="00EF13F7" w:rsidRPr="007713C6" w:rsidRDefault="00EF13F7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7713C6">
            <w:rPr>
              <w:rStyle w:val="aa"/>
              <w:noProof/>
            </w:rPr>
            <w:fldChar w:fldCharType="begin"/>
          </w:r>
          <w:r w:rsidRPr="007713C6">
            <w:rPr>
              <w:rStyle w:val="aa"/>
              <w:noProof/>
            </w:rPr>
            <w:instrText xml:space="preserve"> </w:instrText>
          </w:r>
          <w:r w:rsidRPr="007713C6">
            <w:rPr>
              <w:noProof/>
            </w:rPr>
            <w:instrText>HYPERLINK \l "_Toc224493591"</w:instrText>
          </w:r>
          <w:r w:rsidRPr="007713C6">
            <w:rPr>
              <w:rStyle w:val="aa"/>
              <w:noProof/>
            </w:rPr>
            <w:instrText xml:space="preserve"> </w:instrText>
          </w:r>
          <w:r w:rsidRPr="007713C6">
            <w:rPr>
              <w:rStyle w:val="aa"/>
              <w:noProof/>
            </w:rPr>
          </w:r>
          <w:r w:rsidRPr="007713C6">
            <w:rPr>
              <w:rStyle w:val="aa"/>
              <w:noProof/>
            </w:rPr>
            <w:fldChar w:fldCharType="separate"/>
          </w:r>
          <w:r w:rsidRPr="007713C6">
            <w:rPr>
              <w:rStyle w:val="aa"/>
              <w:noProof/>
              <w:lang w:val="ru-RU"/>
            </w:rPr>
            <w:t>5.4</w:t>
          </w:r>
          <w:r w:rsidRPr="007713C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  <w:tab/>
          </w:r>
          <w:r w:rsidRPr="007713C6">
            <w:rPr>
              <w:rStyle w:val="aa"/>
              <w:noProof/>
              <w:lang w:val="ru-RU"/>
            </w:rPr>
            <w:t>Фанарты по выборкам</w:t>
          </w:r>
          <w:r w:rsidRPr="007713C6">
            <w:rPr>
              <w:noProof/>
              <w:webHidden/>
            </w:rPr>
            <w:tab/>
          </w:r>
          <w:r w:rsidRPr="007713C6">
            <w:rPr>
              <w:noProof/>
              <w:webHidden/>
            </w:rPr>
            <w:fldChar w:fldCharType="begin"/>
          </w:r>
          <w:r w:rsidRPr="007713C6">
            <w:rPr>
              <w:noProof/>
              <w:webHidden/>
            </w:rPr>
            <w:instrText xml:space="preserve"> PAGEREF _Toc224493591 \h </w:instrText>
          </w:r>
          <w:r w:rsidRPr="007713C6">
            <w:rPr>
              <w:noProof/>
              <w:webHidden/>
            </w:rPr>
          </w:r>
          <w:r w:rsidRPr="007713C6">
            <w:rPr>
              <w:noProof/>
              <w:webHidden/>
            </w:rPr>
            <w:fldChar w:fldCharType="separate"/>
          </w:r>
          <w:ins w:id="124" w:author="Vasy Medov" w:date="2026-03-18T10:25:00Z">
            <w:r w:rsidR="00452D9D">
              <w:rPr>
                <w:noProof/>
                <w:webHidden/>
              </w:rPr>
              <w:t>15</w:t>
            </w:r>
          </w:ins>
          <w:del w:id="125" w:author="Vasy Medov" w:date="2026-03-16T13:45:00Z">
            <w:r w:rsidRPr="007713C6" w:rsidDel="00CB1133">
              <w:rPr>
                <w:noProof/>
                <w:webHidden/>
              </w:rPr>
              <w:delText>12</w:delText>
            </w:r>
          </w:del>
          <w:r w:rsidRPr="007713C6">
            <w:rPr>
              <w:noProof/>
              <w:webHidden/>
            </w:rPr>
            <w:fldChar w:fldCharType="end"/>
          </w:r>
          <w:r w:rsidRPr="007713C6">
            <w:rPr>
              <w:rStyle w:val="aa"/>
              <w:noProof/>
            </w:rPr>
            <w:fldChar w:fldCharType="end"/>
          </w:r>
        </w:p>
        <w:p w14:paraId="47F5B719" w14:textId="7DCFEC8F" w:rsidR="00EF13F7" w:rsidRPr="007713C6" w:rsidRDefault="00EF13F7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ru-RU" w:eastAsia="ru-RU"/>
              <w14:ligatures w14:val="standardContextual"/>
            </w:rPr>
          </w:pPr>
          <w:r w:rsidRPr="007713C6">
            <w:rPr>
              <w:rStyle w:val="aa"/>
            </w:rPr>
            <w:fldChar w:fldCharType="begin"/>
          </w:r>
          <w:r w:rsidRPr="007713C6">
            <w:rPr>
              <w:rStyle w:val="aa"/>
            </w:rPr>
            <w:instrText xml:space="preserve"> </w:instrText>
          </w:r>
          <w:r w:rsidRPr="007713C6">
            <w:instrText>HYPERLINK \l "_Toc224493592"</w:instrText>
          </w:r>
          <w:r w:rsidRPr="007713C6">
            <w:rPr>
              <w:rStyle w:val="aa"/>
            </w:rPr>
            <w:instrText xml:space="preserve"> </w:instrText>
          </w:r>
          <w:r w:rsidRPr="007713C6">
            <w:rPr>
              <w:rStyle w:val="aa"/>
            </w:rPr>
          </w:r>
          <w:r w:rsidRPr="007713C6">
            <w:rPr>
              <w:rStyle w:val="aa"/>
            </w:rPr>
            <w:fldChar w:fldCharType="separate"/>
          </w:r>
          <w:r w:rsidRPr="007713C6">
            <w:rPr>
              <w:rStyle w:val="aa"/>
              <w:lang w:val="ru-RU"/>
              <w:rPrChange w:id="126" w:author="Vasy Medov" w:date="2026-03-18T01:27:00Z">
                <w:rPr>
                  <w:rStyle w:val="aa"/>
                  <w:highlight w:val="yellow"/>
                  <w:lang w:val="ru-RU"/>
                </w:rPr>
              </w:rPrChange>
            </w:rPr>
            <w:t>6.</w:t>
          </w:r>
          <w:r w:rsidRPr="007713C6"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ru-RU" w:eastAsia="ru-RU"/>
              <w14:ligatures w14:val="standardContextual"/>
            </w:rPr>
            <w:tab/>
          </w:r>
          <w:r w:rsidRPr="007713C6">
            <w:rPr>
              <w:rStyle w:val="aa"/>
              <w:rPrChange w:id="127" w:author="Vasy Medov" w:date="2026-03-18T01:27:00Z">
                <w:rPr>
                  <w:rStyle w:val="aa"/>
                  <w:highlight w:val="yellow"/>
                </w:rPr>
              </w:rPrChange>
            </w:rPr>
            <w:t>Appendix A: Analysis Models</w:t>
          </w:r>
          <w:r w:rsidRPr="007713C6">
            <w:rPr>
              <w:webHidden/>
            </w:rPr>
            <w:tab/>
          </w:r>
          <w:r w:rsidRPr="007713C6">
            <w:rPr>
              <w:webHidden/>
            </w:rPr>
            <w:fldChar w:fldCharType="begin"/>
          </w:r>
          <w:r w:rsidRPr="007713C6">
            <w:rPr>
              <w:webHidden/>
            </w:rPr>
            <w:instrText xml:space="preserve"> PAGEREF _Toc224493592 \h </w:instrText>
          </w:r>
          <w:r w:rsidRPr="007713C6">
            <w:rPr>
              <w:webHidden/>
            </w:rPr>
          </w:r>
          <w:r w:rsidRPr="007713C6">
            <w:rPr>
              <w:webHidden/>
            </w:rPr>
            <w:fldChar w:fldCharType="separate"/>
          </w:r>
          <w:ins w:id="128" w:author="Vasy Medov" w:date="2026-03-18T10:25:00Z">
            <w:r w:rsidR="00452D9D">
              <w:rPr>
                <w:webHidden/>
              </w:rPr>
              <w:t>16</w:t>
            </w:r>
          </w:ins>
          <w:del w:id="129" w:author="Vasy Medov" w:date="2026-03-16T13:45:00Z">
            <w:r w:rsidRPr="007713C6" w:rsidDel="00CB1133">
              <w:rPr>
                <w:webHidden/>
              </w:rPr>
              <w:delText>13</w:delText>
            </w:r>
          </w:del>
          <w:r w:rsidRPr="007713C6">
            <w:rPr>
              <w:webHidden/>
            </w:rPr>
            <w:fldChar w:fldCharType="end"/>
          </w:r>
          <w:r w:rsidRPr="007713C6">
            <w:rPr>
              <w:rStyle w:val="aa"/>
            </w:rPr>
            <w:fldChar w:fldCharType="end"/>
          </w:r>
        </w:p>
        <w:p w14:paraId="387E03AA" w14:textId="6FC3F328" w:rsidR="00EF13F7" w:rsidRPr="007713C6" w:rsidRDefault="00EF13F7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ru-RU" w:eastAsia="ru-RU"/>
              <w14:ligatures w14:val="standardContextual"/>
            </w:rPr>
          </w:pPr>
          <w:r w:rsidRPr="007713C6">
            <w:rPr>
              <w:rStyle w:val="aa"/>
            </w:rPr>
            <w:fldChar w:fldCharType="begin"/>
          </w:r>
          <w:r w:rsidRPr="007713C6">
            <w:rPr>
              <w:rStyle w:val="aa"/>
            </w:rPr>
            <w:instrText xml:space="preserve"> </w:instrText>
          </w:r>
          <w:r w:rsidRPr="007713C6">
            <w:instrText>HYPERLINK \l "_Toc224493593"</w:instrText>
          </w:r>
          <w:r w:rsidRPr="007713C6">
            <w:rPr>
              <w:rStyle w:val="aa"/>
            </w:rPr>
            <w:instrText xml:space="preserve"> </w:instrText>
          </w:r>
          <w:r w:rsidRPr="007713C6">
            <w:rPr>
              <w:rStyle w:val="aa"/>
            </w:rPr>
          </w:r>
          <w:r w:rsidRPr="007713C6">
            <w:rPr>
              <w:rStyle w:val="aa"/>
            </w:rPr>
            <w:fldChar w:fldCharType="separate"/>
          </w:r>
          <w:r w:rsidRPr="007713C6">
            <w:rPr>
              <w:rStyle w:val="aa"/>
              <w:lang w:val="ru-RU"/>
            </w:rPr>
            <w:t>7.</w:t>
          </w:r>
          <w:r w:rsidRPr="007713C6"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ru-RU" w:eastAsia="ru-RU"/>
              <w14:ligatures w14:val="standardContextual"/>
            </w:rPr>
            <w:tab/>
          </w:r>
          <w:r w:rsidRPr="007713C6">
            <w:rPr>
              <w:rStyle w:val="aa"/>
            </w:rPr>
            <w:t>Appendix B: Glossary</w:t>
          </w:r>
          <w:r w:rsidRPr="007713C6">
            <w:rPr>
              <w:webHidden/>
            </w:rPr>
            <w:tab/>
          </w:r>
          <w:r w:rsidRPr="007713C6">
            <w:rPr>
              <w:webHidden/>
            </w:rPr>
            <w:fldChar w:fldCharType="begin"/>
          </w:r>
          <w:r w:rsidRPr="007713C6">
            <w:rPr>
              <w:webHidden/>
            </w:rPr>
            <w:instrText xml:space="preserve"> PAGEREF _Toc224493593 \h </w:instrText>
          </w:r>
          <w:r w:rsidRPr="007713C6">
            <w:rPr>
              <w:webHidden/>
            </w:rPr>
          </w:r>
          <w:r w:rsidRPr="007713C6">
            <w:rPr>
              <w:webHidden/>
            </w:rPr>
            <w:fldChar w:fldCharType="separate"/>
          </w:r>
          <w:ins w:id="130" w:author="Vasy Medov" w:date="2026-03-18T10:25:00Z">
            <w:r w:rsidR="00452D9D">
              <w:rPr>
                <w:webHidden/>
              </w:rPr>
              <w:t>19</w:t>
            </w:r>
          </w:ins>
          <w:del w:id="131" w:author="Vasy Medov" w:date="2026-03-16T13:45:00Z">
            <w:r w:rsidRPr="007713C6" w:rsidDel="00CB1133">
              <w:rPr>
                <w:webHidden/>
              </w:rPr>
              <w:delText>13</w:delText>
            </w:r>
          </w:del>
          <w:r w:rsidRPr="007713C6">
            <w:rPr>
              <w:webHidden/>
            </w:rPr>
            <w:fldChar w:fldCharType="end"/>
          </w:r>
          <w:r w:rsidRPr="007713C6">
            <w:rPr>
              <w:rStyle w:val="aa"/>
            </w:rPr>
            <w:fldChar w:fldCharType="end"/>
          </w:r>
        </w:p>
        <w:p w14:paraId="555F5278" w14:textId="7655650B" w:rsidR="00EF13F7" w:rsidRPr="007713C6" w:rsidRDefault="00EF13F7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7713C6">
            <w:rPr>
              <w:rStyle w:val="aa"/>
              <w:noProof/>
            </w:rPr>
            <w:fldChar w:fldCharType="begin"/>
          </w:r>
          <w:r w:rsidRPr="007713C6">
            <w:rPr>
              <w:rStyle w:val="aa"/>
              <w:noProof/>
            </w:rPr>
            <w:instrText xml:space="preserve"> </w:instrText>
          </w:r>
          <w:r w:rsidRPr="007713C6">
            <w:rPr>
              <w:noProof/>
            </w:rPr>
            <w:instrText>HYPERLINK \l "_Toc224493594"</w:instrText>
          </w:r>
          <w:r w:rsidRPr="007713C6">
            <w:rPr>
              <w:rStyle w:val="aa"/>
              <w:noProof/>
            </w:rPr>
            <w:instrText xml:space="preserve"> </w:instrText>
          </w:r>
          <w:r w:rsidRPr="007713C6">
            <w:rPr>
              <w:rStyle w:val="aa"/>
              <w:noProof/>
            </w:rPr>
          </w:r>
          <w:r w:rsidRPr="007713C6">
            <w:rPr>
              <w:rStyle w:val="aa"/>
              <w:noProof/>
            </w:rPr>
            <w:fldChar w:fldCharType="separate"/>
          </w:r>
          <w:r w:rsidRPr="007713C6">
            <w:rPr>
              <w:rStyle w:val="aa"/>
              <w:noProof/>
              <w:lang w:val="ru-RU"/>
            </w:rPr>
            <w:t>7.1</w:t>
          </w:r>
          <w:r w:rsidRPr="007713C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  <w:tab/>
          </w:r>
          <w:r w:rsidRPr="007713C6">
            <w:rPr>
              <w:rStyle w:val="aa"/>
              <w:noProof/>
              <w:lang w:val="ru-RU"/>
            </w:rPr>
            <w:t>Рейтинги</w:t>
          </w:r>
          <w:r w:rsidRPr="007713C6">
            <w:rPr>
              <w:noProof/>
              <w:webHidden/>
            </w:rPr>
            <w:tab/>
          </w:r>
          <w:r w:rsidRPr="007713C6">
            <w:rPr>
              <w:noProof/>
              <w:webHidden/>
            </w:rPr>
            <w:fldChar w:fldCharType="begin"/>
          </w:r>
          <w:r w:rsidRPr="007713C6">
            <w:rPr>
              <w:noProof/>
              <w:webHidden/>
            </w:rPr>
            <w:instrText xml:space="preserve"> PAGEREF _Toc224493594 \h </w:instrText>
          </w:r>
          <w:r w:rsidRPr="007713C6">
            <w:rPr>
              <w:noProof/>
              <w:webHidden/>
            </w:rPr>
          </w:r>
          <w:r w:rsidRPr="007713C6">
            <w:rPr>
              <w:noProof/>
              <w:webHidden/>
            </w:rPr>
            <w:fldChar w:fldCharType="separate"/>
          </w:r>
          <w:ins w:id="132" w:author="Vasy Medov" w:date="2026-03-18T10:25:00Z">
            <w:r w:rsidR="00452D9D">
              <w:rPr>
                <w:noProof/>
                <w:webHidden/>
              </w:rPr>
              <w:t>19</w:t>
            </w:r>
          </w:ins>
          <w:del w:id="133" w:author="Vasy Medov" w:date="2026-03-16T13:45:00Z">
            <w:r w:rsidRPr="007713C6" w:rsidDel="00CB1133">
              <w:rPr>
                <w:noProof/>
                <w:webHidden/>
              </w:rPr>
              <w:delText>13</w:delText>
            </w:r>
          </w:del>
          <w:r w:rsidRPr="007713C6">
            <w:rPr>
              <w:noProof/>
              <w:webHidden/>
            </w:rPr>
            <w:fldChar w:fldCharType="end"/>
          </w:r>
          <w:r w:rsidRPr="007713C6">
            <w:rPr>
              <w:rStyle w:val="aa"/>
              <w:noProof/>
            </w:rPr>
            <w:fldChar w:fldCharType="end"/>
          </w:r>
        </w:p>
        <w:p w14:paraId="44EBAAE6" w14:textId="6C7FA7A6" w:rsidR="00EF13F7" w:rsidRPr="007713C6" w:rsidRDefault="00EF13F7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7713C6">
            <w:rPr>
              <w:rStyle w:val="aa"/>
              <w:noProof/>
            </w:rPr>
            <w:fldChar w:fldCharType="begin"/>
          </w:r>
          <w:r w:rsidRPr="007713C6">
            <w:rPr>
              <w:rStyle w:val="aa"/>
              <w:noProof/>
            </w:rPr>
            <w:instrText xml:space="preserve"> </w:instrText>
          </w:r>
          <w:r w:rsidRPr="007713C6">
            <w:rPr>
              <w:noProof/>
            </w:rPr>
            <w:instrText>HYPERLINK \l "_Toc224493595"</w:instrText>
          </w:r>
          <w:r w:rsidRPr="007713C6">
            <w:rPr>
              <w:rStyle w:val="aa"/>
              <w:noProof/>
            </w:rPr>
            <w:instrText xml:space="preserve"> </w:instrText>
          </w:r>
          <w:r w:rsidRPr="007713C6">
            <w:rPr>
              <w:rStyle w:val="aa"/>
              <w:noProof/>
            </w:rPr>
          </w:r>
          <w:r w:rsidRPr="007713C6">
            <w:rPr>
              <w:rStyle w:val="aa"/>
              <w:noProof/>
            </w:rPr>
            <w:fldChar w:fldCharType="separate"/>
          </w:r>
          <w:r w:rsidRPr="007713C6">
            <w:rPr>
              <w:rStyle w:val="aa"/>
              <w:noProof/>
              <w:lang w:val="ru-RU"/>
            </w:rPr>
            <w:t>7.2</w:t>
          </w:r>
          <w:r w:rsidRPr="007713C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  <w:tab/>
          </w:r>
          <w:r w:rsidRPr="007713C6">
            <w:rPr>
              <w:rStyle w:val="aa"/>
              <w:noProof/>
              <w:lang w:val="ru-RU"/>
            </w:rPr>
            <w:t>Размеры</w:t>
          </w:r>
          <w:r w:rsidRPr="007713C6">
            <w:rPr>
              <w:noProof/>
              <w:webHidden/>
            </w:rPr>
            <w:tab/>
          </w:r>
          <w:r w:rsidRPr="007713C6">
            <w:rPr>
              <w:noProof/>
              <w:webHidden/>
            </w:rPr>
            <w:fldChar w:fldCharType="begin"/>
          </w:r>
          <w:r w:rsidRPr="007713C6">
            <w:rPr>
              <w:noProof/>
              <w:webHidden/>
            </w:rPr>
            <w:instrText xml:space="preserve"> PAGEREF _Toc224493595 \h </w:instrText>
          </w:r>
          <w:r w:rsidRPr="007713C6">
            <w:rPr>
              <w:noProof/>
              <w:webHidden/>
            </w:rPr>
          </w:r>
          <w:r w:rsidRPr="007713C6">
            <w:rPr>
              <w:noProof/>
              <w:webHidden/>
            </w:rPr>
            <w:fldChar w:fldCharType="separate"/>
          </w:r>
          <w:ins w:id="134" w:author="Vasy Medov" w:date="2026-03-18T10:25:00Z">
            <w:r w:rsidR="00452D9D">
              <w:rPr>
                <w:noProof/>
                <w:webHidden/>
              </w:rPr>
              <w:t>20</w:t>
            </w:r>
          </w:ins>
          <w:del w:id="135" w:author="Vasy Medov" w:date="2026-03-16T13:45:00Z">
            <w:r w:rsidRPr="007713C6" w:rsidDel="00CB1133">
              <w:rPr>
                <w:noProof/>
                <w:webHidden/>
              </w:rPr>
              <w:delText>13</w:delText>
            </w:r>
          </w:del>
          <w:r w:rsidRPr="007713C6">
            <w:rPr>
              <w:noProof/>
              <w:webHidden/>
            </w:rPr>
            <w:fldChar w:fldCharType="end"/>
          </w:r>
          <w:r w:rsidRPr="007713C6">
            <w:rPr>
              <w:rStyle w:val="aa"/>
              <w:noProof/>
            </w:rPr>
            <w:fldChar w:fldCharType="end"/>
          </w:r>
        </w:p>
        <w:p w14:paraId="20080336" w14:textId="1A9A1ABD" w:rsidR="00EF13F7" w:rsidRPr="007713C6" w:rsidRDefault="00EF13F7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7713C6">
            <w:rPr>
              <w:rStyle w:val="aa"/>
              <w:noProof/>
            </w:rPr>
            <w:fldChar w:fldCharType="begin"/>
          </w:r>
          <w:r w:rsidRPr="007713C6">
            <w:rPr>
              <w:rStyle w:val="aa"/>
              <w:noProof/>
            </w:rPr>
            <w:instrText xml:space="preserve"> </w:instrText>
          </w:r>
          <w:r w:rsidRPr="007713C6">
            <w:rPr>
              <w:noProof/>
            </w:rPr>
            <w:instrText>HYPERLINK \l "_Toc224493596"</w:instrText>
          </w:r>
          <w:r w:rsidRPr="007713C6">
            <w:rPr>
              <w:rStyle w:val="aa"/>
              <w:noProof/>
            </w:rPr>
            <w:instrText xml:space="preserve"> </w:instrText>
          </w:r>
          <w:r w:rsidRPr="007713C6">
            <w:rPr>
              <w:rStyle w:val="aa"/>
              <w:noProof/>
            </w:rPr>
          </w:r>
          <w:r w:rsidRPr="007713C6">
            <w:rPr>
              <w:rStyle w:val="aa"/>
              <w:noProof/>
            </w:rPr>
            <w:fldChar w:fldCharType="separate"/>
          </w:r>
          <w:r w:rsidRPr="007713C6">
            <w:rPr>
              <w:rStyle w:val="aa"/>
              <w:noProof/>
            </w:rPr>
            <w:t>7.3</w:t>
          </w:r>
          <w:r w:rsidRPr="007713C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  <w:tab/>
          </w:r>
          <w:r w:rsidRPr="007713C6">
            <w:rPr>
              <w:rStyle w:val="aa"/>
              <w:noProof/>
              <w:lang w:val="ru-RU"/>
            </w:rPr>
            <w:t>Категории</w:t>
          </w:r>
          <w:r w:rsidRPr="007713C6">
            <w:rPr>
              <w:noProof/>
              <w:webHidden/>
            </w:rPr>
            <w:tab/>
          </w:r>
          <w:r w:rsidRPr="007713C6">
            <w:rPr>
              <w:noProof/>
              <w:webHidden/>
            </w:rPr>
            <w:fldChar w:fldCharType="begin"/>
          </w:r>
          <w:r w:rsidRPr="007713C6">
            <w:rPr>
              <w:noProof/>
              <w:webHidden/>
            </w:rPr>
            <w:instrText xml:space="preserve"> PAGEREF _Toc224493596 \h </w:instrText>
          </w:r>
          <w:r w:rsidRPr="007713C6">
            <w:rPr>
              <w:noProof/>
              <w:webHidden/>
            </w:rPr>
          </w:r>
          <w:r w:rsidRPr="007713C6">
            <w:rPr>
              <w:noProof/>
              <w:webHidden/>
            </w:rPr>
            <w:fldChar w:fldCharType="separate"/>
          </w:r>
          <w:ins w:id="136" w:author="Vasy Medov" w:date="2026-03-18T10:25:00Z">
            <w:r w:rsidR="00452D9D">
              <w:rPr>
                <w:noProof/>
                <w:webHidden/>
              </w:rPr>
              <w:t>20</w:t>
            </w:r>
          </w:ins>
          <w:del w:id="137" w:author="Vasy Medov" w:date="2026-03-16T13:45:00Z">
            <w:r w:rsidRPr="007713C6" w:rsidDel="00CB1133">
              <w:rPr>
                <w:noProof/>
                <w:webHidden/>
              </w:rPr>
              <w:delText>14</w:delText>
            </w:r>
          </w:del>
          <w:r w:rsidRPr="007713C6">
            <w:rPr>
              <w:noProof/>
              <w:webHidden/>
            </w:rPr>
            <w:fldChar w:fldCharType="end"/>
          </w:r>
          <w:r w:rsidRPr="007713C6">
            <w:rPr>
              <w:rStyle w:val="aa"/>
              <w:noProof/>
            </w:rPr>
            <w:fldChar w:fldCharType="end"/>
          </w:r>
        </w:p>
        <w:p w14:paraId="6E6FF74C" w14:textId="1ED11F98" w:rsidR="00EF13F7" w:rsidRPr="007713C6" w:rsidRDefault="00EF13F7">
          <w:pPr>
            <w:pStyle w:val="2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7713C6">
            <w:rPr>
              <w:rStyle w:val="aa"/>
              <w:noProof/>
            </w:rPr>
            <w:fldChar w:fldCharType="begin"/>
          </w:r>
          <w:r w:rsidRPr="007713C6">
            <w:rPr>
              <w:rStyle w:val="aa"/>
              <w:noProof/>
            </w:rPr>
            <w:instrText xml:space="preserve"> </w:instrText>
          </w:r>
          <w:r w:rsidRPr="007713C6">
            <w:rPr>
              <w:noProof/>
            </w:rPr>
            <w:instrText>HYPERLINK \l "_Toc224493597"</w:instrText>
          </w:r>
          <w:r w:rsidRPr="007713C6">
            <w:rPr>
              <w:rStyle w:val="aa"/>
              <w:noProof/>
            </w:rPr>
            <w:instrText xml:space="preserve"> </w:instrText>
          </w:r>
          <w:r w:rsidRPr="007713C6">
            <w:rPr>
              <w:rStyle w:val="aa"/>
              <w:noProof/>
            </w:rPr>
          </w:r>
          <w:r w:rsidRPr="007713C6">
            <w:rPr>
              <w:rStyle w:val="aa"/>
              <w:noProof/>
            </w:rPr>
            <w:fldChar w:fldCharType="separate"/>
          </w:r>
          <w:r w:rsidRPr="007713C6">
            <w:rPr>
              <w:rStyle w:val="aa"/>
              <w:noProof/>
            </w:rPr>
            <w:t>7.4</w:t>
          </w:r>
          <w:r w:rsidRPr="007713C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  <w:tab/>
          </w:r>
          <w:r w:rsidRPr="007713C6">
            <w:rPr>
              <w:rStyle w:val="aa"/>
              <w:noProof/>
            </w:rPr>
            <w:t>Другие сокращения и обозначения</w:t>
          </w:r>
          <w:r w:rsidRPr="007713C6">
            <w:rPr>
              <w:noProof/>
              <w:webHidden/>
            </w:rPr>
            <w:tab/>
          </w:r>
          <w:r w:rsidRPr="007713C6">
            <w:rPr>
              <w:noProof/>
              <w:webHidden/>
            </w:rPr>
            <w:fldChar w:fldCharType="begin"/>
          </w:r>
          <w:r w:rsidRPr="007713C6">
            <w:rPr>
              <w:noProof/>
              <w:webHidden/>
            </w:rPr>
            <w:instrText xml:space="preserve"> PAGEREF _Toc224493597 \h </w:instrText>
          </w:r>
          <w:r w:rsidRPr="007713C6">
            <w:rPr>
              <w:noProof/>
              <w:webHidden/>
            </w:rPr>
          </w:r>
          <w:r w:rsidRPr="007713C6">
            <w:rPr>
              <w:noProof/>
              <w:webHidden/>
            </w:rPr>
            <w:fldChar w:fldCharType="separate"/>
          </w:r>
          <w:ins w:id="138" w:author="Vasy Medov" w:date="2026-03-18T10:25:00Z">
            <w:r w:rsidR="00452D9D">
              <w:rPr>
                <w:noProof/>
                <w:webHidden/>
              </w:rPr>
              <w:t>21</w:t>
            </w:r>
          </w:ins>
          <w:del w:id="139" w:author="Vasy Medov" w:date="2026-03-16T13:45:00Z">
            <w:r w:rsidRPr="007713C6" w:rsidDel="00CB1133">
              <w:rPr>
                <w:noProof/>
                <w:webHidden/>
              </w:rPr>
              <w:delText>14</w:delText>
            </w:r>
          </w:del>
          <w:r w:rsidRPr="007713C6">
            <w:rPr>
              <w:noProof/>
              <w:webHidden/>
            </w:rPr>
            <w:fldChar w:fldCharType="end"/>
          </w:r>
          <w:r w:rsidRPr="007713C6">
            <w:rPr>
              <w:rStyle w:val="aa"/>
              <w:noProof/>
            </w:rPr>
            <w:fldChar w:fldCharType="end"/>
          </w:r>
        </w:p>
        <w:p w14:paraId="586EFFCA" w14:textId="76293A12" w:rsidR="00EF13F7" w:rsidRPr="007713C6" w:rsidRDefault="00EF13F7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ru-RU" w:eastAsia="ru-RU"/>
              <w14:ligatures w14:val="standardContextual"/>
            </w:rPr>
          </w:pPr>
          <w:r w:rsidRPr="007713C6">
            <w:rPr>
              <w:rStyle w:val="aa"/>
            </w:rPr>
            <w:fldChar w:fldCharType="begin"/>
          </w:r>
          <w:r w:rsidRPr="007713C6">
            <w:rPr>
              <w:rStyle w:val="aa"/>
            </w:rPr>
            <w:instrText xml:space="preserve"> </w:instrText>
          </w:r>
          <w:r w:rsidRPr="007713C6">
            <w:instrText>HYPERLINK \l "_Toc224493598"</w:instrText>
          </w:r>
          <w:r w:rsidRPr="007713C6">
            <w:rPr>
              <w:rStyle w:val="aa"/>
            </w:rPr>
            <w:instrText xml:space="preserve"> </w:instrText>
          </w:r>
          <w:r w:rsidRPr="007713C6">
            <w:rPr>
              <w:rStyle w:val="aa"/>
            </w:rPr>
          </w:r>
          <w:r w:rsidRPr="007713C6">
            <w:rPr>
              <w:rStyle w:val="aa"/>
            </w:rPr>
            <w:fldChar w:fldCharType="separate"/>
          </w:r>
          <w:r w:rsidRPr="007713C6">
            <w:rPr>
              <w:rStyle w:val="aa"/>
              <w:lang w:val="ru-RU"/>
            </w:rPr>
            <w:t>Вывод</w:t>
          </w:r>
          <w:r w:rsidRPr="007713C6">
            <w:rPr>
              <w:webHidden/>
            </w:rPr>
            <w:tab/>
          </w:r>
          <w:r w:rsidRPr="007713C6">
            <w:rPr>
              <w:webHidden/>
            </w:rPr>
            <w:fldChar w:fldCharType="begin"/>
          </w:r>
          <w:r w:rsidRPr="007713C6">
            <w:rPr>
              <w:webHidden/>
            </w:rPr>
            <w:instrText xml:space="preserve"> PAGEREF _Toc224493598 \h </w:instrText>
          </w:r>
          <w:r w:rsidRPr="007713C6">
            <w:rPr>
              <w:webHidden/>
            </w:rPr>
          </w:r>
          <w:r w:rsidRPr="007713C6">
            <w:rPr>
              <w:webHidden/>
            </w:rPr>
            <w:fldChar w:fldCharType="separate"/>
          </w:r>
          <w:ins w:id="140" w:author="Vasy Medov" w:date="2026-03-18T10:25:00Z">
            <w:r w:rsidR="00452D9D">
              <w:rPr>
                <w:webHidden/>
              </w:rPr>
              <w:t>22</w:t>
            </w:r>
          </w:ins>
          <w:del w:id="141" w:author="Vasy Medov" w:date="2026-03-16T13:45:00Z">
            <w:r w:rsidRPr="007713C6" w:rsidDel="00CB1133">
              <w:rPr>
                <w:webHidden/>
              </w:rPr>
              <w:delText>15</w:delText>
            </w:r>
          </w:del>
          <w:r w:rsidRPr="007713C6">
            <w:rPr>
              <w:webHidden/>
            </w:rPr>
            <w:fldChar w:fldCharType="end"/>
          </w:r>
          <w:r w:rsidRPr="007713C6">
            <w:rPr>
              <w:rStyle w:val="aa"/>
            </w:rPr>
            <w:fldChar w:fldCharType="end"/>
          </w:r>
        </w:p>
        <w:p w14:paraId="3898D7D8" w14:textId="3557D8DA" w:rsidR="00B35BD9" w:rsidRPr="007713C6" w:rsidRDefault="00B35BD9">
          <w:pPr>
            <w:rPr>
              <w:ins w:id="142" w:author="Vasy Medov" w:date="2026-02-24T19:53:00Z"/>
              <w:color w:val="000000" w:themeColor="text1"/>
              <w:rPrChange w:id="143" w:author="Vasy Medov" w:date="2026-03-18T01:27:00Z">
                <w:rPr>
                  <w:ins w:id="144" w:author="Vasy Medov" w:date="2026-02-24T19:53:00Z"/>
                </w:rPr>
              </w:rPrChange>
            </w:rPr>
          </w:pPr>
          <w:ins w:id="145" w:author="Vasy Medov" w:date="2026-02-24T19:53:00Z">
            <w:r w:rsidRPr="007713C6">
              <w:rPr>
                <w:b/>
                <w:bCs/>
                <w:color w:val="000000" w:themeColor="text1"/>
                <w:rPrChange w:id="146" w:author="Vasy Medov" w:date="2026-03-18T01:27:00Z">
                  <w:rPr>
                    <w:b/>
                    <w:bCs/>
                  </w:rPr>
                </w:rPrChange>
              </w:rPr>
              <w:fldChar w:fldCharType="end"/>
            </w:r>
          </w:ins>
        </w:p>
        <w:customXmlInsRangeStart w:id="147" w:author="Vasy Medov" w:date="2026-02-24T19:53:00Z"/>
      </w:sdtContent>
    </w:sdt>
    <w:customXmlInsRangeEnd w:id="147"/>
    <w:p w14:paraId="43FE5D63" w14:textId="77777777" w:rsidR="00B35BD9" w:rsidRPr="007713C6" w:rsidRDefault="00B35BD9">
      <w:pPr>
        <w:pStyle w:val="TOCEntry"/>
        <w:rPr>
          <w:color w:val="000000" w:themeColor="text1"/>
          <w:rPrChange w:id="148" w:author="Vasy Medov" w:date="2026-03-18T01:27:00Z">
            <w:rPr/>
          </w:rPrChange>
        </w:rPr>
      </w:pPr>
    </w:p>
    <w:p w14:paraId="5BC19E43" w14:textId="6FD94469" w:rsidR="0026483C" w:rsidRPr="007713C6" w:rsidDel="00B35BD9" w:rsidRDefault="004F30EB">
      <w:pPr>
        <w:pStyle w:val="11"/>
        <w:rPr>
          <w:del w:id="149" w:author="Vasy Medov" w:date="2026-02-24T19:55:00Z"/>
          <w:rFonts w:asciiTheme="minorHAnsi" w:eastAsiaTheme="minorEastAsia" w:hAnsiTheme="minorHAnsi" w:cstheme="minorBidi"/>
          <w:b w:val="0"/>
          <w:color w:val="000000" w:themeColor="text1"/>
          <w:sz w:val="22"/>
          <w:szCs w:val="22"/>
          <w:rPrChange w:id="150" w:author="Vasy Medov" w:date="2026-03-18T01:27:00Z">
            <w:rPr>
              <w:del w:id="151" w:author="Vasy Medov" w:date="2026-02-24T19:55:00Z"/>
              <w:rFonts w:asciiTheme="minorHAnsi" w:eastAsiaTheme="minorEastAsia" w:hAnsiTheme="minorHAnsi" w:cstheme="minorBidi"/>
              <w:b w:val="0"/>
              <w:sz w:val="22"/>
              <w:szCs w:val="22"/>
            </w:rPr>
          </w:rPrChange>
        </w:rPr>
      </w:pPr>
      <w:del w:id="152" w:author="Vasy Medov" w:date="2026-02-24T19:55:00Z">
        <w:r w:rsidRPr="007713C6" w:rsidDel="00B35BD9">
          <w:rPr>
            <w:color w:val="000000" w:themeColor="text1"/>
            <w:rPrChange w:id="153" w:author="Vasy Medov" w:date="2026-03-18T01:27:00Z">
              <w:rPr/>
            </w:rPrChange>
          </w:rPr>
          <w:fldChar w:fldCharType="begin"/>
        </w:r>
        <w:r w:rsidR="00310C4B" w:rsidRPr="007713C6" w:rsidDel="00B35BD9">
          <w:rPr>
            <w:b w:val="0"/>
            <w:color w:val="000000" w:themeColor="text1"/>
            <w:rPrChange w:id="154" w:author="Vasy Medov" w:date="2026-03-18T01:27:00Z">
              <w:rPr>
                <w:b w:val="0"/>
              </w:rPr>
            </w:rPrChange>
          </w:rPr>
          <w:delInstrText xml:space="preserve"> TOC \o "1-3" \t "TOCentry,1" </w:delInstrText>
        </w:r>
        <w:r w:rsidRPr="007713C6" w:rsidDel="00B35BD9">
          <w:rPr>
            <w:color w:val="000000" w:themeColor="text1"/>
            <w:rPrChange w:id="155" w:author="Vasy Medov" w:date="2026-03-18T01:27:00Z">
              <w:rPr/>
            </w:rPrChange>
          </w:rPr>
          <w:fldChar w:fldCharType="separate"/>
        </w:r>
        <w:r w:rsidR="0026483C" w:rsidRPr="007713C6" w:rsidDel="00B35BD9">
          <w:rPr>
            <w:b w:val="0"/>
            <w:color w:val="000000" w:themeColor="text1"/>
            <w:rPrChange w:id="156" w:author="Vasy Medov" w:date="2026-03-18T01:27:00Z">
              <w:rPr>
                <w:b w:val="0"/>
              </w:rPr>
            </w:rPrChange>
          </w:rPr>
          <w:delText>Table of Contents</w:delText>
        </w:r>
        <w:r w:rsidR="0026483C" w:rsidRPr="007713C6" w:rsidDel="00B35BD9">
          <w:rPr>
            <w:b w:val="0"/>
            <w:color w:val="000000" w:themeColor="text1"/>
            <w:rPrChange w:id="157" w:author="Vasy Medov" w:date="2026-03-18T01:27:00Z">
              <w:rPr>
                <w:b w:val="0"/>
              </w:rPr>
            </w:rPrChange>
          </w:rPr>
          <w:tab/>
        </w:r>
        <w:r w:rsidRPr="007713C6" w:rsidDel="00B35BD9">
          <w:rPr>
            <w:color w:val="000000" w:themeColor="text1"/>
            <w:rPrChange w:id="158" w:author="Vasy Medov" w:date="2026-03-18T01:27:00Z">
              <w:rPr/>
            </w:rPrChange>
          </w:rPr>
          <w:fldChar w:fldCharType="begin"/>
        </w:r>
        <w:r w:rsidR="0026483C" w:rsidRPr="007713C6" w:rsidDel="00B35BD9">
          <w:rPr>
            <w:b w:val="0"/>
            <w:color w:val="000000" w:themeColor="text1"/>
            <w:rPrChange w:id="159" w:author="Vasy Medov" w:date="2026-03-18T01:27:00Z">
              <w:rPr>
                <w:b w:val="0"/>
              </w:rPr>
            </w:rPrChange>
          </w:rPr>
          <w:delInstrText xml:space="preserve"> PAGEREF _Toc352609379 \h </w:delInstrText>
        </w:r>
        <w:r w:rsidRPr="005D4144" w:rsidDel="00B35BD9">
          <w:rPr>
            <w:color w:val="000000" w:themeColor="text1"/>
          </w:rPr>
        </w:r>
        <w:r w:rsidRPr="007713C6" w:rsidDel="00B35BD9">
          <w:rPr>
            <w:color w:val="000000" w:themeColor="text1"/>
            <w:rPrChange w:id="160" w:author="Vasy Medov" w:date="2026-03-18T01:27:00Z">
              <w:rPr/>
            </w:rPrChange>
          </w:rPr>
          <w:fldChar w:fldCharType="separate"/>
        </w:r>
        <w:r w:rsidR="00F33D2A" w:rsidRPr="007713C6" w:rsidDel="00B35BD9">
          <w:rPr>
            <w:b w:val="0"/>
            <w:color w:val="000000" w:themeColor="text1"/>
            <w:rPrChange w:id="161" w:author="Vasy Medov" w:date="2026-03-18T01:27:00Z">
              <w:rPr>
                <w:b w:val="0"/>
              </w:rPr>
            </w:rPrChange>
          </w:rPr>
          <w:delText>ii</w:delText>
        </w:r>
        <w:r w:rsidRPr="007713C6" w:rsidDel="00B35BD9">
          <w:rPr>
            <w:color w:val="000000" w:themeColor="text1"/>
            <w:rPrChange w:id="162" w:author="Vasy Medov" w:date="2026-03-18T01:27:00Z">
              <w:rPr/>
            </w:rPrChange>
          </w:rPr>
          <w:fldChar w:fldCharType="end"/>
        </w:r>
      </w:del>
    </w:p>
    <w:p w14:paraId="2DE147B5" w14:textId="2CAF248F" w:rsidR="0026483C" w:rsidRPr="007713C6" w:rsidDel="00B35BD9" w:rsidRDefault="0026483C">
      <w:pPr>
        <w:pStyle w:val="11"/>
        <w:rPr>
          <w:del w:id="163" w:author="Vasy Medov" w:date="2026-02-24T19:55:00Z"/>
          <w:rFonts w:asciiTheme="minorHAnsi" w:eastAsiaTheme="minorEastAsia" w:hAnsiTheme="minorHAnsi" w:cstheme="minorBidi"/>
          <w:b w:val="0"/>
          <w:color w:val="000000" w:themeColor="text1"/>
          <w:sz w:val="22"/>
          <w:szCs w:val="22"/>
          <w:rPrChange w:id="164" w:author="Vasy Medov" w:date="2026-03-18T01:27:00Z">
            <w:rPr>
              <w:del w:id="165" w:author="Vasy Medov" w:date="2026-02-24T19:55:00Z"/>
              <w:rFonts w:asciiTheme="minorHAnsi" w:eastAsiaTheme="minorEastAsia" w:hAnsiTheme="minorHAnsi" w:cstheme="minorBidi"/>
              <w:b w:val="0"/>
              <w:sz w:val="22"/>
              <w:szCs w:val="22"/>
            </w:rPr>
          </w:rPrChange>
        </w:rPr>
      </w:pPr>
      <w:del w:id="166" w:author="Vasy Medov" w:date="2026-02-24T19:55:00Z">
        <w:r w:rsidRPr="007713C6" w:rsidDel="00B35BD9">
          <w:rPr>
            <w:b w:val="0"/>
            <w:color w:val="000000" w:themeColor="text1"/>
            <w:rPrChange w:id="167" w:author="Vasy Medov" w:date="2026-03-18T01:27:00Z">
              <w:rPr>
                <w:b w:val="0"/>
              </w:rPr>
            </w:rPrChange>
          </w:rPr>
          <w:delText>Revision History</w:delText>
        </w:r>
        <w:r w:rsidRPr="007713C6" w:rsidDel="00B35BD9">
          <w:rPr>
            <w:b w:val="0"/>
            <w:color w:val="000000" w:themeColor="text1"/>
            <w:rPrChange w:id="168" w:author="Vasy Medov" w:date="2026-03-18T01:27:00Z">
              <w:rPr>
                <w:b w:val="0"/>
              </w:rPr>
            </w:rPrChange>
          </w:rPr>
          <w:tab/>
        </w:r>
        <w:r w:rsidR="004F30EB" w:rsidRPr="007713C6" w:rsidDel="00B35BD9">
          <w:rPr>
            <w:color w:val="000000" w:themeColor="text1"/>
            <w:rPrChange w:id="169" w:author="Vasy Medov" w:date="2026-03-18T01:27:00Z">
              <w:rPr/>
            </w:rPrChange>
          </w:rPr>
          <w:fldChar w:fldCharType="begin"/>
        </w:r>
        <w:r w:rsidRPr="007713C6" w:rsidDel="00B35BD9">
          <w:rPr>
            <w:b w:val="0"/>
            <w:color w:val="000000" w:themeColor="text1"/>
            <w:rPrChange w:id="170" w:author="Vasy Medov" w:date="2026-03-18T01:27:00Z">
              <w:rPr>
                <w:b w:val="0"/>
              </w:rPr>
            </w:rPrChange>
          </w:rPr>
          <w:delInstrText xml:space="preserve"> PAGEREF _Toc352609380 \h </w:delInstrText>
        </w:r>
        <w:r w:rsidR="004F30EB" w:rsidRPr="005D4144" w:rsidDel="00B35BD9">
          <w:rPr>
            <w:color w:val="000000" w:themeColor="text1"/>
          </w:rPr>
        </w:r>
        <w:r w:rsidR="004F30EB" w:rsidRPr="007713C6" w:rsidDel="00B35BD9">
          <w:rPr>
            <w:color w:val="000000" w:themeColor="text1"/>
            <w:rPrChange w:id="171" w:author="Vasy Medov" w:date="2026-03-18T01:27:00Z">
              <w:rPr/>
            </w:rPrChange>
          </w:rPr>
          <w:fldChar w:fldCharType="separate"/>
        </w:r>
        <w:r w:rsidR="00F33D2A" w:rsidRPr="007713C6" w:rsidDel="00B35BD9">
          <w:rPr>
            <w:b w:val="0"/>
            <w:color w:val="000000" w:themeColor="text1"/>
            <w:rPrChange w:id="172" w:author="Vasy Medov" w:date="2026-03-18T01:27:00Z">
              <w:rPr>
                <w:b w:val="0"/>
              </w:rPr>
            </w:rPrChange>
          </w:rPr>
          <w:delText>ii</w:delText>
        </w:r>
        <w:r w:rsidR="004F30EB" w:rsidRPr="007713C6" w:rsidDel="00B35BD9">
          <w:rPr>
            <w:color w:val="000000" w:themeColor="text1"/>
            <w:rPrChange w:id="173" w:author="Vasy Medov" w:date="2026-03-18T01:27:00Z">
              <w:rPr/>
            </w:rPrChange>
          </w:rPr>
          <w:fldChar w:fldCharType="end"/>
        </w:r>
      </w:del>
    </w:p>
    <w:p w14:paraId="3688BCA7" w14:textId="6974BF7D" w:rsidR="0026483C" w:rsidRPr="007713C6" w:rsidDel="00B35BD9" w:rsidRDefault="0026483C">
      <w:pPr>
        <w:pStyle w:val="11"/>
        <w:rPr>
          <w:del w:id="174" w:author="Vasy Medov" w:date="2026-02-24T19:55:00Z"/>
          <w:rFonts w:asciiTheme="minorHAnsi" w:eastAsiaTheme="minorEastAsia" w:hAnsiTheme="minorHAnsi" w:cstheme="minorBidi"/>
          <w:b w:val="0"/>
          <w:color w:val="000000" w:themeColor="text1"/>
          <w:sz w:val="22"/>
          <w:szCs w:val="22"/>
          <w:rPrChange w:id="175" w:author="Vasy Medov" w:date="2026-03-18T01:27:00Z">
            <w:rPr>
              <w:del w:id="176" w:author="Vasy Medov" w:date="2026-02-24T19:55:00Z"/>
              <w:rFonts w:asciiTheme="minorHAnsi" w:eastAsiaTheme="minorEastAsia" w:hAnsiTheme="minorHAnsi" w:cstheme="minorBidi"/>
              <w:b w:val="0"/>
              <w:sz w:val="22"/>
              <w:szCs w:val="22"/>
            </w:rPr>
          </w:rPrChange>
        </w:rPr>
      </w:pPr>
      <w:del w:id="177" w:author="Vasy Medov" w:date="2026-02-24T19:55:00Z">
        <w:r w:rsidRPr="007713C6" w:rsidDel="00B35BD9">
          <w:rPr>
            <w:b w:val="0"/>
            <w:color w:val="000000" w:themeColor="text1"/>
            <w:rPrChange w:id="178" w:author="Vasy Medov" w:date="2026-03-18T01:27:00Z">
              <w:rPr>
                <w:b w:val="0"/>
              </w:rPr>
            </w:rPrChange>
          </w:rPr>
          <w:delText>1.</w:delText>
        </w:r>
        <w:r w:rsidRPr="007713C6" w:rsidDel="00B35BD9">
          <w:rPr>
            <w:rFonts w:asciiTheme="minorHAnsi" w:eastAsiaTheme="minorEastAsia" w:hAnsiTheme="minorHAnsi" w:cstheme="minorBidi"/>
            <w:color w:val="000000" w:themeColor="text1"/>
            <w:sz w:val="22"/>
            <w:szCs w:val="22"/>
            <w:rPrChange w:id="179" w:author="Vasy Medov" w:date="2026-03-18T01:27:00Z">
              <w:rPr>
                <w:rFonts w:asciiTheme="minorHAnsi" w:eastAsiaTheme="minorEastAsia" w:hAnsiTheme="minorHAnsi" w:cstheme="minorBidi"/>
                <w:sz w:val="22"/>
                <w:szCs w:val="22"/>
              </w:rPr>
            </w:rPrChange>
          </w:rPr>
          <w:tab/>
        </w:r>
        <w:r w:rsidRPr="007713C6" w:rsidDel="00B35BD9">
          <w:rPr>
            <w:b w:val="0"/>
            <w:color w:val="000000" w:themeColor="text1"/>
            <w:rPrChange w:id="180" w:author="Vasy Medov" w:date="2026-03-18T01:27:00Z">
              <w:rPr>
                <w:b w:val="0"/>
              </w:rPr>
            </w:rPrChange>
          </w:rPr>
          <w:delText>Introduction</w:delText>
        </w:r>
        <w:r w:rsidRPr="007713C6" w:rsidDel="00B35BD9">
          <w:rPr>
            <w:b w:val="0"/>
            <w:color w:val="000000" w:themeColor="text1"/>
            <w:rPrChange w:id="181" w:author="Vasy Medov" w:date="2026-03-18T01:27:00Z">
              <w:rPr>
                <w:b w:val="0"/>
              </w:rPr>
            </w:rPrChange>
          </w:rPr>
          <w:tab/>
        </w:r>
        <w:r w:rsidR="004F30EB" w:rsidRPr="007713C6" w:rsidDel="00B35BD9">
          <w:rPr>
            <w:color w:val="000000" w:themeColor="text1"/>
            <w:rPrChange w:id="182" w:author="Vasy Medov" w:date="2026-03-18T01:27:00Z">
              <w:rPr/>
            </w:rPrChange>
          </w:rPr>
          <w:fldChar w:fldCharType="begin"/>
        </w:r>
        <w:r w:rsidRPr="007713C6" w:rsidDel="00B35BD9">
          <w:rPr>
            <w:b w:val="0"/>
            <w:color w:val="000000" w:themeColor="text1"/>
            <w:rPrChange w:id="183" w:author="Vasy Medov" w:date="2026-03-18T01:27:00Z">
              <w:rPr>
                <w:b w:val="0"/>
              </w:rPr>
            </w:rPrChange>
          </w:rPr>
          <w:delInstrText xml:space="preserve"> PAGEREF _Toc352609381 \h </w:delInstrText>
        </w:r>
        <w:r w:rsidR="004F30EB" w:rsidRPr="005D4144" w:rsidDel="00B35BD9">
          <w:rPr>
            <w:color w:val="000000" w:themeColor="text1"/>
          </w:rPr>
        </w:r>
        <w:r w:rsidR="004F30EB" w:rsidRPr="007713C6" w:rsidDel="00B35BD9">
          <w:rPr>
            <w:color w:val="000000" w:themeColor="text1"/>
            <w:rPrChange w:id="184" w:author="Vasy Medov" w:date="2026-03-18T01:27:00Z">
              <w:rPr/>
            </w:rPrChange>
          </w:rPr>
          <w:fldChar w:fldCharType="separate"/>
        </w:r>
        <w:r w:rsidR="00F33D2A" w:rsidRPr="007713C6" w:rsidDel="00B35BD9">
          <w:rPr>
            <w:b w:val="0"/>
            <w:color w:val="000000" w:themeColor="text1"/>
            <w:rPrChange w:id="185" w:author="Vasy Medov" w:date="2026-03-18T01:27:00Z">
              <w:rPr>
                <w:b w:val="0"/>
              </w:rPr>
            </w:rPrChange>
          </w:rPr>
          <w:delText>2</w:delText>
        </w:r>
        <w:r w:rsidR="004F30EB" w:rsidRPr="007713C6" w:rsidDel="00B35BD9">
          <w:rPr>
            <w:color w:val="000000" w:themeColor="text1"/>
            <w:rPrChange w:id="186" w:author="Vasy Medov" w:date="2026-03-18T01:27:00Z">
              <w:rPr/>
            </w:rPrChange>
          </w:rPr>
          <w:fldChar w:fldCharType="end"/>
        </w:r>
      </w:del>
    </w:p>
    <w:p w14:paraId="36BA1A9A" w14:textId="2BC574F4" w:rsidR="0026483C" w:rsidRPr="007713C6" w:rsidDel="00B35BD9" w:rsidRDefault="0026483C">
      <w:pPr>
        <w:pStyle w:val="21"/>
        <w:tabs>
          <w:tab w:val="left" w:pos="960"/>
        </w:tabs>
        <w:rPr>
          <w:del w:id="187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188" w:author="Vasy Medov" w:date="2026-03-18T01:27:00Z">
            <w:rPr>
              <w:del w:id="189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190" w:author="Vasy Medov" w:date="2026-02-24T19:55:00Z">
        <w:r w:rsidRPr="007713C6" w:rsidDel="00B35BD9">
          <w:rPr>
            <w:noProof/>
            <w:color w:val="000000" w:themeColor="text1"/>
            <w:rPrChange w:id="191" w:author="Vasy Medov" w:date="2026-03-18T01:27:00Z">
              <w:rPr>
                <w:noProof/>
              </w:rPr>
            </w:rPrChange>
          </w:rPr>
          <w:delText>1.1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192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193" w:author="Vasy Medov" w:date="2026-03-18T01:27:00Z">
              <w:rPr>
                <w:noProof/>
              </w:rPr>
            </w:rPrChange>
          </w:rPr>
          <w:delText>Purpose</w:delText>
        </w:r>
        <w:r w:rsidRPr="007713C6" w:rsidDel="00B35BD9">
          <w:rPr>
            <w:noProof/>
            <w:color w:val="000000" w:themeColor="text1"/>
            <w:rPrChange w:id="194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195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196" w:author="Vasy Medov" w:date="2026-03-18T01:27:00Z">
              <w:rPr>
                <w:noProof/>
              </w:rPr>
            </w:rPrChange>
          </w:rPr>
          <w:delInstrText xml:space="preserve"> PAGEREF _Toc352609382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197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198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199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1C9B47CF" w14:textId="09CD5E99" w:rsidR="0026483C" w:rsidRPr="007713C6" w:rsidDel="00B35BD9" w:rsidRDefault="0026483C">
      <w:pPr>
        <w:pStyle w:val="21"/>
        <w:tabs>
          <w:tab w:val="left" w:pos="960"/>
        </w:tabs>
        <w:rPr>
          <w:del w:id="200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201" w:author="Vasy Medov" w:date="2026-03-18T01:27:00Z">
            <w:rPr>
              <w:del w:id="202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203" w:author="Vasy Medov" w:date="2026-02-24T19:55:00Z">
        <w:r w:rsidRPr="007713C6" w:rsidDel="00B35BD9">
          <w:rPr>
            <w:noProof/>
            <w:color w:val="000000" w:themeColor="text1"/>
            <w:rPrChange w:id="204" w:author="Vasy Medov" w:date="2026-03-18T01:27:00Z">
              <w:rPr>
                <w:noProof/>
              </w:rPr>
            </w:rPrChange>
          </w:rPr>
          <w:delText>1.2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205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206" w:author="Vasy Medov" w:date="2026-03-18T01:27:00Z">
              <w:rPr>
                <w:noProof/>
              </w:rPr>
            </w:rPrChange>
          </w:rPr>
          <w:delText>Document Conventions</w:delText>
        </w:r>
        <w:r w:rsidRPr="007713C6" w:rsidDel="00B35BD9">
          <w:rPr>
            <w:noProof/>
            <w:color w:val="000000" w:themeColor="text1"/>
            <w:rPrChange w:id="207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208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209" w:author="Vasy Medov" w:date="2026-03-18T01:27:00Z">
              <w:rPr>
                <w:noProof/>
              </w:rPr>
            </w:rPrChange>
          </w:rPr>
          <w:delInstrText xml:space="preserve"> PAGEREF _Toc352609383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210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211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212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0C1E9D14" w14:textId="7624D196" w:rsidR="0026483C" w:rsidRPr="007713C6" w:rsidDel="00B35BD9" w:rsidRDefault="0026483C">
      <w:pPr>
        <w:pStyle w:val="21"/>
        <w:tabs>
          <w:tab w:val="left" w:pos="960"/>
        </w:tabs>
        <w:rPr>
          <w:del w:id="213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214" w:author="Vasy Medov" w:date="2026-03-18T01:27:00Z">
            <w:rPr>
              <w:del w:id="215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216" w:author="Vasy Medov" w:date="2026-02-24T19:55:00Z">
        <w:r w:rsidRPr="007713C6" w:rsidDel="00B35BD9">
          <w:rPr>
            <w:noProof/>
            <w:color w:val="000000" w:themeColor="text1"/>
            <w:rPrChange w:id="217" w:author="Vasy Medov" w:date="2026-03-18T01:27:00Z">
              <w:rPr>
                <w:noProof/>
              </w:rPr>
            </w:rPrChange>
          </w:rPr>
          <w:delText>1.3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218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219" w:author="Vasy Medov" w:date="2026-03-18T01:27:00Z">
              <w:rPr>
                <w:noProof/>
              </w:rPr>
            </w:rPrChange>
          </w:rPr>
          <w:delText>Project Scope</w:delText>
        </w:r>
        <w:r w:rsidRPr="007713C6" w:rsidDel="00B35BD9">
          <w:rPr>
            <w:noProof/>
            <w:color w:val="000000" w:themeColor="text1"/>
            <w:rPrChange w:id="220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221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222" w:author="Vasy Medov" w:date="2026-03-18T01:27:00Z">
              <w:rPr>
                <w:noProof/>
              </w:rPr>
            </w:rPrChange>
          </w:rPr>
          <w:delInstrText xml:space="preserve"> PAGEREF _Toc352609384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223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224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225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0D7CC9AE" w14:textId="5BA04E56" w:rsidR="0026483C" w:rsidRPr="007713C6" w:rsidDel="00B35BD9" w:rsidRDefault="0026483C">
      <w:pPr>
        <w:pStyle w:val="21"/>
        <w:tabs>
          <w:tab w:val="left" w:pos="960"/>
        </w:tabs>
        <w:rPr>
          <w:del w:id="226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227" w:author="Vasy Medov" w:date="2026-03-18T01:27:00Z">
            <w:rPr>
              <w:del w:id="228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229" w:author="Vasy Medov" w:date="2026-02-24T19:55:00Z">
        <w:r w:rsidRPr="007713C6" w:rsidDel="00B35BD9">
          <w:rPr>
            <w:noProof/>
            <w:color w:val="000000" w:themeColor="text1"/>
            <w:rPrChange w:id="230" w:author="Vasy Medov" w:date="2026-03-18T01:27:00Z">
              <w:rPr>
                <w:noProof/>
              </w:rPr>
            </w:rPrChange>
          </w:rPr>
          <w:delText>1.4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231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232" w:author="Vasy Medov" w:date="2026-03-18T01:27:00Z">
              <w:rPr>
                <w:noProof/>
              </w:rPr>
            </w:rPrChange>
          </w:rPr>
          <w:delText>References</w:delText>
        </w:r>
        <w:r w:rsidRPr="007713C6" w:rsidDel="00B35BD9">
          <w:rPr>
            <w:noProof/>
            <w:color w:val="000000" w:themeColor="text1"/>
            <w:rPrChange w:id="233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234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235" w:author="Vasy Medov" w:date="2026-03-18T01:27:00Z">
              <w:rPr>
                <w:noProof/>
              </w:rPr>
            </w:rPrChange>
          </w:rPr>
          <w:delInstrText xml:space="preserve"> PAGEREF _Toc352609385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236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237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238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0751E1A5" w14:textId="554BEBDE" w:rsidR="0026483C" w:rsidRPr="007713C6" w:rsidDel="00B35BD9" w:rsidRDefault="0026483C">
      <w:pPr>
        <w:pStyle w:val="11"/>
        <w:rPr>
          <w:del w:id="239" w:author="Vasy Medov" w:date="2026-02-24T19:55:00Z"/>
          <w:rFonts w:asciiTheme="minorHAnsi" w:eastAsiaTheme="minorEastAsia" w:hAnsiTheme="minorHAnsi" w:cstheme="minorBidi"/>
          <w:b w:val="0"/>
          <w:color w:val="000000" w:themeColor="text1"/>
          <w:sz w:val="22"/>
          <w:szCs w:val="22"/>
          <w:rPrChange w:id="240" w:author="Vasy Medov" w:date="2026-03-18T01:27:00Z">
            <w:rPr>
              <w:del w:id="241" w:author="Vasy Medov" w:date="2026-02-24T19:55:00Z"/>
              <w:rFonts w:asciiTheme="minorHAnsi" w:eastAsiaTheme="minorEastAsia" w:hAnsiTheme="minorHAnsi" w:cstheme="minorBidi"/>
              <w:b w:val="0"/>
              <w:sz w:val="22"/>
              <w:szCs w:val="22"/>
            </w:rPr>
          </w:rPrChange>
        </w:rPr>
      </w:pPr>
      <w:del w:id="242" w:author="Vasy Medov" w:date="2026-02-24T19:55:00Z">
        <w:r w:rsidRPr="007713C6" w:rsidDel="00B35BD9">
          <w:rPr>
            <w:b w:val="0"/>
            <w:color w:val="000000" w:themeColor="text1"/>
            <w:rPrChange w:id="243" w:author="Vasy Medov" w:date="2026-03-18T01:27:00Z">
              <w:rPr>
                <w:b w:val="0"/>
              </w:rPr>
            </w:rPrChange>
          </w:rPr>
          <w:delText>2.</w:delText>
        </w:r>
        <w:r w:rsidRPr="007713C6" w:rsidDel="00B35BD9">
          <w:rPr>
            <w:rFonts w:asciiTheme="minorHAnsi" w:eastAsiaTheme="minorEastAsia" w:hAnsiTheme="minorHAnsi" w:cstheme="minorBidi"/>
            <w:color w:val="000000" w:themeColor="text1"/>
            <w:sz w:val="22"/>
            <w:szCs w:val="22"/>
            <w:rPrChange w:id="244" w:author="Vasy Medov" w:date="2026-03-18T01:27:00Z">
              <w:rPr>
                <w:rFonts w:asciiTheme="minorHAnsi" w:eastAsiaTheme="minorEastAsia" w:hAnsiTheme="minorHAnsi" w:cstheme="minorBidi"/>
                <w:sz w:val="22"/>
                <w:szCs w:val="22"/>
              </w:rPr>
            </w:rPrChange>
          </w:rPr>
          <w:tab/>
        </w:r>
        <w:r w:rsidRPr="007713C6" w:rsidDel="00B35BD9">
          <w:rPr>
            <w:b w:val="0"/>
            <w:color w:val="000000" w:themeColor="text1"/>
            <w:rPrChange w:id="245" w:author="Vasy Medov" w:date="2026-03-18T01:27:00Z">
              <w:rPr>
                <w:b w:val="0"/>
              </w:rPr>
            </w:rPrChange>
          </w:rPr>
          <w:delText>Overall Description</w:delText>
        </w:r>
        <w:r w:rsidRPr="007713C6" w:rsidDel="00B35BD9">
          <w:rPr>
            <w:b w:val="0"/>
            <w:color w:val="000000" w:themeColor="text1"/>
            <w:rPrChange w:id="246" w:author="Vasy Medov" w:date="2026-03-18T01:27:00Z">
              <w:rPr>
                <w:b w:val="0"/>
              </w:rPr>
            </w:rPrChange>
          </w:rPr>
          <w:tab/>
        </w:r>
        <w:r w:rsidR="004F30EB" w:rsidRPr="007713C6" w:rsidDel="00B35BD9">
          <w:rPr>
            <w:color w:val="000000" w:themeColor="text1"/>
            <w:rPrChange w:id="247" w:author="Vasy Medov" w:date="2026-03-18T01:27:00Z">
              <w:rPr/>
            </w:rPrChange>
          </w:rPr>
          <w:fldChar w:fldCharType="begin"/>
        </w:r>
        <w:r w:rsidRPr="007713C6" w:rsidDel="00B35BD9">
          <w:rPr>
            <w:b w:val="0"/>
            <w:color w:val="000000" w:themeColor="text1"/>
            <w:rPrChange w:id="248" w:author="Vasy Medov" w:date="2026-03-18T01:27:00Z">
              <w:rPr>
                <w:b w:val="0"/>
              </w:rPr>
            </w:rPrChange>
          </w:rPr>
          <w:delInstrText xml:space="preserve"> PAGEREF _Toc352609386 \h </w:delInstrText>
        </w:r>
        <w:r w:rsidR="004F30EB" w:rsidRPr="005D4144" w:rsidDel="00B35BD9">
          <w:rPr>
            <w:color w:val="000000" w:themeColor="text1"/>
          </w:rPr>
        </w:r>
        <w:r w:rsidR="004F30EB" w:rsidRPr="007713C6" w:rsidDel="00B35BD9">
          <w:rPr>
            <w:color w:val="000000" w:themeColor="text1"/>
            <w:rPrChange w:id="249" w:author="Vasy Medov" w:date="2026-03-18T01:27:00Z">
              <w:rPr/>
            </w:rPrChange>
          </w:rPr>
          <w:fldChar w:fldCharType="separate"/>
        </w:r>
        <w:r w:rsidR="00F33D2A" w:rsidRPr="007713C6" w:rsidDel="00B35BD9">
          <w:rPr>
            <w:b w:val="0"/>
            <w:color w:val="000000" w:themeColor="text1"/>
            <w:rPrChange w:id="250" w:author="Vasy Medov" w:date="2026-03-18T01:27:00Z">
              <w:rPr>
                <w:b w:val="0"/>
              </w:rPr>
            </w:rPrChange>
          </w:rPr>
          <w:delText>2</w:delText>
        </w:r>
        <w:r w:rsidR="004F30EB" w:rsidRPr="007713C6" w:rsidDel="00B35BD9">
          <w:rPr>
            <w:color w:val="000000" w:themeColor="text1"/>
            <w:rPrChange w:id="251" w:author="Vasy Medov" w:date="2026-03-18T01:27:00Z">
              <w:rPr/>
            </w:rPrChange>
          </w:rPr>
          <w:fldChar w:fldCharType="end"/>
        </w:r>
      </w:del>
    </w:p>
    <w:p w14:paraId="6B4A2AB7" w14:textId="77E78398" w:rsidR="0026483C" w:rsidRPr="007713C6" w:rsidDel="00B35BD9" w:rsidRDefault="0026483C">
      <w:pPr>
        <w:pStyle w:val="21"/>
        <w:tabs>
          <w:tab w:val="left" w:pos="960"/>
        </w:tabs>
        <w:rPr>
          <w:del w:id="252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253" w:author="Vasy Medov" w:date="2026-03-18T01:27:00Z">
            <w:rPr>
              <w:del w:id="254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255" w:author="Vasy Medov" w:date="2026-02-24T19:55:00Z">
        <w:r w:rsidRPr="007713C6" w:rsidDel="00B35BD9">
          <w:rPr>
            <w:noProof/>
            <w:color w:val="000000" w:themeColor="text1"/>
            <w:rPrChange w:id="256" w:author="Vasy Medov" w:date="2026-03-18T01:27:00Z">
              <w:rPr>
                <w:noProof/>
              </w:rPr>
            </w:rPrChange>
          </w:rPr>
          <w:delText>2.1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257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258" w:author="Vasy Medov" w:date="2026-03-18T01:27:00Z">
              <w:rPr>
                <w:noProof/>
              </w:rPr>
            </w:rPrChange>
          </w:rPr>
          <w:delText>Product Perspective</w:delText>
        </w:r>
        <w:r w:rsidRPr="007713C6" w:rsidDel="00B35BD9">
          <w:rPr>
            <w:noProof/>
            <w:color w:val="000000" w:themeColor="text1"/>
            <w:rPrChange w:id="259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260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261" w:author="Vasy Medov" w:date="2026-03-18T01:27:00Z">
              <w:rPr>
                <w:noProof/>
              </w:rPr>
            </w:rPrChange>
          </w:rPr>
          <w:delInstrText xml:space="preserve"> PAGEREF _Toc352609387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262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263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264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17559C07" w14:textId="65527DBB" w:rsidR="0026483C" w:rsidRPr="007713C6" w:rsidDel="00B35BD9" w:rsidRDefault="0026483C">
      <w:pPr>
        <w:pStyle w:val="21"/>
        <w:tabs>
          <w:tab w:val="left" w:pos="960"/>
        </w:tabs>
        <w:rPr>
          <w:del w:id="265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266" w:author="Vasy Medov" w:date="2026-03-18T01:27:00Z">
            <w:rPr>
              <w:del w:id="267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268" w:author="Vasy Medov" w:date="2026-02-24T19:55:00Z">
        <w:r w:rsidRPr="007713C6" w:rsidDel="00B35BD9">
          <w:rPr>
            <w:noProof/>
            <w:color w:val="000000" w:themeColor="text1"/>
            <w:rPrChange w:id="269" w:author="Vasy Medov" w:date="2026-03-18T01:27:00Z">
              <w:rPr>
                <w:noProof/>
              </w:rPr>
            </w:rPrChange>
          </w:rPr>
          <w:delText>2.2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270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271" w:author="Vasy Medov" w:date="2026-03-18T01:27:00Z">
              <w:rPr>
                <w:noProof/>
              </w:rPr>
            </w:rPrChange>
          </w:rPr>
          <w:delText>User Classes and Characteristics</w:delText>
        </w:r>
        <w:r w:rsidRPr="007713C6" w:rsidDel="00B35BD9">
          <w:rPr>
            <w:noProof/>
            <w:color w:val="000000" w:themeColor="text1"/>
            <w:rPrChange w:id="272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273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274" w:author="Vasy Medov" w:date="2026-03-18T01:27:00Z">
              <w:rPr>
                <w:noProof/>
              </w:rPr>
            </w:rPrChange>
          </w:rPr>
          <w:delInstrText xml:space="preserve"> PAGEREF _Toc352609388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275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276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277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4A4F8199" w14:textId="35802D21" w:rsidR="0026483C" w:rsidRPr="007713C6" w:rsidDel="00B35BD9" w:rsidRDefault="0026483C">
      <w:pPr>
        <w:pStyle w:val="21"/>
        <w:tabs>
          <w:tab w:val="left" w:pos="960"/>
        </w:tabs>
        <w:rPr>
          <w:del w:id="278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279" w:author="Vasy Medov" w:date="2026-03-18T01:27:00Z">
            <w:rPr>
              <w:del w:id="280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281" w:author="Vasy Medov" w:date="2026-02-24T19:55:00Z">
        <w:r w:rsidRPr="007713C6" w:rsidDel="00B35BD9">
          <w:rPr>
            <w:noProof/>
            <w:color w:val="000000" w:themeColor="text1"/>
            <w:rPrChange w:id="282" w:author="Vasy Medov" w:date="2026-03-18T01:27:00Z">
              <w:rPr>
                <w:noProof/>
              </w:rPr>
            </w:rPrChange>
          </w:rPr>
          <w:delText>2.3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283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284" w:author="Vasy Medov" w:date="2026-03-18T01:27:00Z">
              <w:rPr>
                <w:noProof/>
              </w:rPr>
            </w:rPrChange>
          </w:rPr>
          <w:delText>Operating Environment</w:delText>
        </w:r>
        <w:r w:rsidRPr="007713C6" w:rsidDel="00B35BD9">
          <w:rPr>
            <w:noProof/>
            <w:color w:val="000000" w:themeColor="text1"/>
            <w:rPrChange w:id="285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286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287" w:author="Vasy Medov" w:date="2026-03-18T01:27:00Z">
              <w:rPr>
                <w:noProof/>
              </w:rPr>
            </w:rPrChange>
          </w:rPr>
          <w:delInstrText xml:space="preserve"> PAGEREF _Toc352609389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288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289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290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672BA83E" w14:textId="1D7BE9E3" w:rsidR="0026483C" w:rsidRPr="007713C6" w:rsidDel="00B35BD9" w:rsidRDefault="0026483C">
      <w:pPr>
        <w:pStyle w:val="21"/>
        <w:tabs>
          <w:tab w:val="left" w:pos="960"/>
        </w:tabs>
        <w:rPr>
          <w:del w:id="291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292" w:author="Vasy Medov" w:date="2026-03-18T01:27:00Z">
            <w:rPr>
              <w:del w:id="293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294" w:author="Vasy Medov" w:date="2026-02-24T19:55:00Z">
        <w:r w:rsidRPr="007713C6" w:rsidDel="00B35BD9">
          <w:rPr>
            <w:noProof/>
            <w:color w:val="000000" w:themeColor="text1"/>
            <w:rPrChange w:id="295" w:author="Vasy Medov" w:date="2026-03-18T01:27:00Z">
              <w:rPr>
                <w:noProof/>
              </w:rPr>
            </w:rPrChange>
          </w:rPr>
          <w:delText>2.4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296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297" w:author="Vasy Medov" w:date="2026-03-18T01:27:00Z">
              <w:rPr>
                <w:noProof/>
              </w:rPr>
            </w:rPrChange>
          </w:rPr>
          <w:delText>Design and Implementation Constraints</w:delText>
        </w:r>
        <w:r w:rsidRPr="007713C6" w:rsidDel="00B35BD9">
          <w:rPr>
            <w:noProof/>
            <w:color w:val="000000" w:themeColor="text1"/>
            <w:rPrChange w:id="298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299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300" w:author="Vasy Medov" w:date="2026-03-18T01:27:00Z">
              <w:rPr>
                <w:noProof/>
              </w:rPr>
            </w:rPrChange>
          </w:rPr>
          <w:delInstrText xml:space="preserve"> PAGEREF _Toc352609390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301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302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303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10E22E50" w14:textId="535DB9A7" w:rsidR="0026483C" w:rsidRPr="007713C6" w:rsidDel="00B35BD9" w:rsidRDefault="0026483C">
      <w:pPr>
        <w:pStyle w:val="21"/>
        <w:tabs>
          <w:tab w:val="left" w:pos="960"/>
        </w:tabs>
        <w:rPr>
          <w:del w:id="304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305" w:author="Vasy Medov" w:date="2026-03-18T01:27:00Z">
            <w:rPr>
              <w:del w:id="306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307" w:author="Vasy Medov" w:date="2026-02-24T19:55:00Z">
        <w:r w:rsidRPr="007713C6" w:rsidDel="00B35BD9">
          <w:rPr>
            <w:noProof/>
            <w:color w:val="000000" w:themeColor="text1"/>
            <w:rPrChange w:id="308" w:author="Vasy Medov" w:date="2026-03-18T01:27:00Z">
              <w:rPr>
                <w:noProof/>
              </w:rPr>
            </w:rPrChange>
          </w:rPr>
          <w:delText>2.5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309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310" w:author="Vasy Medov" w:date="2026-03-18T01:27:00Z">
              <w:rPr>
                <w:noProof/>
              </w:rPr>
            </w:rPrChange>
          </w:rPr>
          <w:delText>Assumptions and Dependencies</w:delText>
        </w:r>
        <w:r w:rsidRPr="007713C6" w:rsidDel="00B35BD9">
          <w:rPr>
            <w:noProof/>
            <w:color w:val="000000" w:themeColor="text1"/>
            <w:rPrChange w:id="311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312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313" w:author="Vasy Medov" w:date="2026-03-18T01:27:00Z">
              <w:rPr>
                <w:noProof/>
              </w:rPr>
            </w:rPrChange>
          </w:rPr>
          <w:delInstrText xml:space="preserve"> PAGEREF _Toc352609391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314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315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316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50177A18" w14:textId="24F54393" w:rsidR="0026483C" w:rsidRPr="007713C6" w:rsidDel="00B35BD9" w:rsidRDefault="0026483C">
      <w:pPr>
        <w:pStyle w:val="11"/>
        <w:rPr>
          <w:del w:id="317" w:author="Vasy Medov" w:date="2026-02-24T19:55:00Z"/>
          <w:rFonts w:asciiTheme="minorHAnsi" w:eastAsiaTheme="minorEastAsia" w:hAnsiTheme="minorHAnsi" w:cstheme="minorBidi"/>
          <w:b w:val="0"/>
          <w:color w:val="000000" w:themeColor="text1"/>
          <w:sz w:val="22"/>
          <w:szCs w:val="22"/>
          <w:rPrChange w:id="318" w:author="Vasy Medov" w:date="2026-03-18T01:27:00Z">
            <w:rPr>
              <w:del w:id="319" w:author="Vasy Medov" w:date="2026-02-24T19:55:00Z"/>
              <w:rFonts w:asciiTheme="minorHAnsi" w:eastAsiaTheme="minorEastAsia" w:hAnsiTheme="minorHAnsi" w:cstheme="minorBidi"/>
              <w:b w:val="0"/>
              <w:sz w:val="22"/>
              <w:szCs w:val="22"/>
            </w:rPr>
          </w:rPrChange>
        </w:rPr>
      </w:pPr>
      <w:del w:id="320" w:author="Vasy Medov" w:date="2026-02-24T19:55:00Z">
        <w:r w:rsidRPr="007713C6" w:rsidDel="00B35BD9">
          <w:rPr>
            <w:b w:val="0"/>
            <w:color w:val="000000" w:themeColor="text1"/>
            <w:rPrChange w:id="321" w:author="Vasy Medov" w:date="2026-03-18T01:27:00Z">
              <w:rPr>
                <w:b w:val="0"/>
              </w:rPr>
            </w:rPrChange>
          </w:rPr>
          <w:delText>3.</w:delText>
        </w:r>
        <w:r w:rsidRPr="007713C6" w:rsidDel="00B35BD9">
          <w:rPr>
            <w:rFonts w:asciiTheme="minorHAnsi" w:eastAsiaTheme="minorEastAsia" w:hAnsiTheme="minorHAnsi" w:cstheme="minorBidi"/>
            <w:color w:val="000000" w:themeColor="text1"/>
            <w:sz w:val="22"/>
            <w:szCs w:val="22"/>
            <w:rPrChange w:id="322" w:author="Vasy Medov" w:date="2026-03-18T01:27:00Z">
              <w:rPr>
                <w:rFonts w:asciiTheme="minorHAnsi" w:eastAsiaTheme="minorEastAsia" w:hAnsiTheme="minorHAnsi" w:cstheme="minorBidi"/>
                <w:sz w:val="22"/>
                <w:szCs w:val="22"/>
              </w:rPr>
            </w:rPrChange>
          </w:rPr>
          <w:tab/>
        </w:r>
        <w:r w:rsidRPr="007713C6" w:rsidDel="00B35BD9">
          <w:rPr>
            <w:b w:val="0"/>
            <w:color w:val="000000" w:themeColor="text1"/>
            <w:rPrChange w:id="323" w:author="Vasy Medov" w:date="2026-03-18T01:27:00Z">
              <w:rPr>
                <w:b w:val="0"/>
              </w:rPr>
            </w:rPrChange>
          </w:rPr>
          <w:delText>System Features</w:delText>
        </w:r>
        <w:r w:rsidRPr="007713C6" w:rsidDel="00B35BD9">
          <w:rPr>
            <w:b w:val="0"/>
            <w:color w:val="000000" w:themeColor="text1"/>
            <w:rPrChange w:id="324" w:author="Vasy Medov" w:date="2026-03-18T01:27:00Z">
              <w:rPr>
                <w:b w:val="0"/>
              </w:rPr>
            </w:rPrChange>
          </w:rPr>
          <w:tab/>
        </w:r>
        <w:r w:rsidR="004F30EB" w:rsidRPr="007713C6" w:rsidDel="00B35BD9">
          <w:rPr>
            <w:color w:val="000000" w:themeColor="text1"/>
            <w:rPrChange w:id="325" w:author="Vasy Medov" w:date="2026-03-18T01:27:00Z">
              <w:rPr/>
            </w:rPrChange>
          </w:rPr>
          <w:fldChar w:fldCharType="begin"/>
        </w:r>
        <w:r w:rsidRPr="007713C6" w:rsidDel="00B35BD9">
          <w:rPr>
            <w:b w:val="0"/>
            <w:color w:val="000000" w:themeColor="text1"/>
            <w:rPrChange w:id="326" w:author="Vasy Medov" w:date="2026-03-18T01:27:00Z">
              <w:rPr>
                <w:b w:val="0"/>
              </w:rPr>
            </w:rPrChange>
          </w:rPr>
          <w:delInstrText xml:space="preserve"> PAGEREF _Toc352609392 \h </w:delInstrText>
        </w:r>
        <w:r w:rsidR="004F30EB" w:rsidRPr="005D4144" w:rsidDel="00B35BD9">
          <w:rPr>
            <w:color w:val="000000" w:themeColor="text1"/>
          </w:rPr>
        </w:r>
        <w:r w:rsidR="004F30EB" w:rsidRPr="007713C6" w:rsidDel="00B35BD9">
          <w:rPr>
            <w:color w:val="000000" w:themeColor="text1"/>
            <w:rPrChange w:id="327" w:author="Vasy Medov" w:date="2026-03-18T01:27:00Z">
              <w:rPr/>
            </w:rPrChange>
          </w:rPr>
          <w:fldChar w:fldCharType="separate"/>
        </w:r>
        <w:r w:rsidR="00F33D2A" w:rsidRPr="007713C6" w:rsidDel="00B35BD9">
          <w:rPr>
            <w:b w:val="0"/>
            <w:color w:val="000000" w:themeColor="text1"/>
            <w:rPrChange w:id="328" w:author="Vasy Medov" w:date="2026-03-18T01:27:00Z">
              <w:rPr>
                <w:b w:val="0"/>
              </w:rPr>
            </w:rPrChange>
          </w:rPr>
          <w:delText>2</w:delText>
        </w:r>
        <w:r w:rsidR="004F30EB" w:rsidRPr="007713C6" w:rsidDel="00B35BD9">
          <w:rPr>
            <w:color w:val="000000" w:themeColor="text1"/>
            <w:rPrChange w:id="329" w:author="Vasy Medov" w:date="2026-03-18T01:27:00Z">
              <w:rPr/>
            </w:rPrChange>
          </w:rPr>
          <w:fldChar w:fldCharType="end"/>
        </w:r>
      </w:del>
    </w:p>
    <w:p w14:paraId="2FB3CC0D" w14:textId="3C416120" w:rsidR="0026483C" w:rsidRPr="007713C6" w:rsidDel="00B35BD9" w:rsidRDefault="0026483C">
      <w:pPr>
        <w:pStyle w:val="21"/>
        <w:tabs>
          <w:tab w:val="left" w:pos="960"/>
        </w:tabs>
        <w:rPr>
          <w:del w:id="330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331" w:author="Vasy Medov" w:date="2026-03-18T01:27:00Z">
            <w:rPr>
              <w:del w:id="332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333" w:author="Vasy Medov" w:date="2026-02-24T19:55:00Z">
        <w:r w:rsidRPr="007713C6" w:rsidDel="00B35BD9">
          <w:rPr>
            <w:noProof/>
            <w:color w:val="000000" w:themeColor="text1"/>
            <w:rPrChange w:id="334" w:author="Vasy Medov" w:date="2026-03-18T01:27:00Z">
              <w:rPr>
                <w:noProof/>
              </w:rPr>
            </w:rPrChange>
          </w:rPr>
          <w:delText>3.1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335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336" w:author="Vasy Medov" w:date="2026-03-18T01:27:00Z">
              <w:rPr>
                <w:noProof/>
              </w:rPr>
            </w:rPrChange>
          </w:rPr>
          <w:delText>System Feature 1</w:delText>
        </w:r>
        <w:r w:rsidRPr="007713C6" w:rsidDel="00B35BD9">
          <w:rPr>
            <w:noProof/>
            <w:color w:val="000000" w:themeColor="text1"/>
            <w:rPrChange w:id="337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338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339" w:author="Vasy Medov" w:date="2026-03-18T01:27:00Z">
              <w:rPr>
                <w:noProof/>
              </w:rPr>
            </w:rPrChange>
          </w:rPr>
          <w:delInstrText xml:space="preserve"> PAGEREF _Toc352609393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340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341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342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1FA7E6B1" w14:textId="65871014" w:rsidR="0026483C" w:rsidRPr="007713C6" w:rsidDel="00B35BD9" w:rsidRDefault="0026483C">
      <w:pPr>
        <w:pStyle w:val="21"/>
        <w:tabs>
          <w:tab w:val="left" w:pos="960"/>
        </w:tabs>
        <w:rPr>
          <w:del w:id="343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344" w:author="Vasy Medov" w:date="2026-03-18T01:27:00Z">
            <w:rPr>
              <w:del w:id="345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346" w:author="Vasy Medov" w:date="2026-02-24T19:55:00Z">
        <w:r w:rsidRPr="007713C6" w:rsidDel="00B35BD9">
          <w:rPr>
            <w:noProof/>
            <w:color w:val="000000" w:themeColor="text1"/>
            <w:rPrChange w:id="347" w:author="Vasy Medov" w:date="2026-03-18T01:27:00Z">
              <w:rPr>
                <w:noProof/>
              </w:rPr>
            </w:rPrChange>
          </w:rPr>
          <w:delText>3.2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348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349" w:author="Vasy Medov" w:date="2026-03-18T01:27:00Z">
              <w:rPr>
                <w:noProof/>
              </w:rPr>
            </w:rPrChange>
          </w:rPr>
          <w:delText>System Feature 2 (and so on)</w:delText>
        </w:r>
        <w:r w:rsidRPr="007713C6" w:rsidDel="00B35BD9">
          <w:rPr>
            <w:noProof/>
            <w:color w:val="000000" w:themeColor="text1"/>
            <w:rPrChange w:id="350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351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352" w:author="Vasy Medov" w:date="2026-03-18T01:27:00Z">
              <w:rPr>
                <w:noProof/>
              </w:rPr>
            </w:rPrChange>
          </w:rPr>
          <w:delInstrText xml:space="preserve"> PAGEREF _Toc352609394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353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354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355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0749D139" w14:textId="2E966AC2" w:rsidR="0026483C" w:rsidRPr="007713C6" w:rsidDel="00B35BD9" w:rsidRDefault="0026483C">
      <w:pPr>
        <w:pStyle w:val="11"/>
        <w:rPr>
          <w:del w:id="356" w:author="Vasy Medov" w:date="2026-02-24T19:55:00Z"/>
          <w:rFonts w:asciiTheme="minorHAnsi" w:eastAsiaTheme="minorEastAsia" w:hAnsiTheme="minorHAnsi" w:cstheme="minorBidi"/>
          <w:b w:val="0"/>
          <w:color w:val="000000" w:themeColor="text1"/>
          <w:sz w:val="22"/>
          <w:szCs w:val="22"/>
          <w:rPrChange w:id="357" w:author="Vasy Medov" w:date="2026-03-18T01:27:00Z">
            <w:rPr>
              <w:del w:id="358" w:author="Vasy Medov" w:date="2026-02-24T19:55:00Z"/>
              <w:rFonts w:asciiTheme="minorHAnsi" w:eastAsiaTheme="minorEastAsia" w:hAnsiTheme="minorHAnsi" w:cstheme="minorBidi"/>
              <w:b w:val="0"/>
              <w:sz w:val="22"/>
              <w:szCs w:val="22"/>
            </w:rPr>
          </w:rPrChange>
        </w:rPr>
      </w:pPr>
      <w:del w:id="359" w:author="Vasy Medov" w:date="2026-02-24T19:55:00Z">
        <w:r w:rsidRPr="007713C6" w:rsidDel="00B35BD9">
          <w:rPr>
            <w:b w:val="0"/>
            <w:color w:val="000000" w:themeColor="text1"/>
            <w:rPrChange w:id="360" w:author="Vasy Medov" w:date="2026-03-18T01:27:00Z">
              <w:rPr>
                <w:b w:val="0"/>
              </w:rPr>
            </w:rPrChange>
          </w:rPr>
          <w:delText>4.</w:delText>
        </w:r>
        <w:r w:rsidRPr="007713C6" w:rsidDel="00B35BD9">
          <w:rPr>
            <w:rFonts w:asciiTheme="minorHAnsi" w:eastAsiaTheme="minorEastAsia" w:hAnsiTheme="minorHAnsi" w:cstheme="minorBidi"/>
            <w:color w:val="000000" w:themeColor="text1"/>
            <w:sz w:val="22"/>
            <w:szCs w:val="22"/>
            <w:rPrChange w:id="361" w:author="Vasy Medov" w:date="2026-03-18T01:27:00Z">
              <w:rPr>
                <w:rFonts w:asciiTheme="minorHAnsi" w:eastAsiaTheme="minorEastAsia" w:hAnsiTheme="minorHAnsi" w:cstheme="minorBidi"/>
                <w:sz w:val="22"/>
                <w:szCs w:val="22"/>
              </w:rPr>
            </w:rPrChange>
          </w:rPr>
          <w:tab/>
        </w:r>
        <w:r w:rsidRPr="007713C6" w:rsidDel="00B35BD9">
          <w:rPr>
            <w:b w:val="0"/>
            <w:color w:val="000000" w:themeColor="text1"/>
            <w:rPrChange w:id="362" w:author="Vasy Medov" w:date="2026-03-18T01:27:00Z">
              <w:rPr>
                <w:b w:val="0"/>
              </w:rPr>
            </w:rPrChange>
          </w:rPr>
          <w:delText>Data Requirements</w:delText>
        </w:r>
        <w:r w:rsidRPr="007713C6" w:rsidDel="00B35BD9">
          <w:rPr>
            <w:b w:val="0"/>
            <w:color w:val="000000" w:themeColor="text1"/>
            <w:rPrChange w:id="363" w:author="Vasy Medov" w:date="2026-03-18T01:27:00Z">
              <w:rPr>
                <w:b w:val="0"/>
              </w:rPr>
            </w:rPrChange>
          </w:rPr>
          <w:tab/>
        </w:r>
        <w:r w:rsidR="004F30EB" w:rsidRPr="007713C6" w:rsidDel="00B35BD9">
          <w:rPr>
            <w:color w:val="000000" w:themeColor="text1"/>
            <w:rPrChange w:id="364" w:author="Vasy Medov" w:date="2026-03-18T01:27:00Z">
              <w:rPr/>
            </w:rPrChange>
          </w:rPr>
          <w:fldChar w:fldCharType="begin"/>
        </w:r>
        <w:r w:rsidRPr="007713C6" w:rsidDel="00B35BD9">
          <w:rPr>
            <w:b w:val="0"/>
            <w:color w:val="000000" w:themeColor="text1"/>
            <w:rPrChange w:id="365" w:author="Vasy Medov" w:date="2026-03-18T01:27:00Z">
              <w:rPr>
                <w:b w:val="0"/>
              </w:rPr>
            </w:rPrChange>
          </w:rPr>
          <w:delInstrText xml:space="preserve"> PAGEREF _Toc352609395 \h </w:delInstrText>
        </w:r>
        <w:r w:rsidR="004F30EB" w:rsidRPr="005D4144" w:rsidDel="00B35BD9">
          <w:rPr>
            <w:color w:val="000000" w:themeColor="text1"/>
          </w:rPr>
        </w:r>
        <w:r w:rsidR="004F30EB" w:rsidRPr="007713C6" w:rsidDel="00B35BD9">
          <w:rPr>
            <w:color w:val="000000" w:themeColor="text1"/>
            <w:rPrChange w:id="366" w:author="Vasy Medov" w:date="2026-03-18T01:27:00Z">
              <w:rPr/>
            </w:rPrChange>
          </w:rPr>
          <w:fldChar w:fldCharType="separate"/>
        </w:r>
        <w:r w:rsidR="00F33D2A" w:rsidRPr="007713C6" w:rsidDel="00B35BD9">
          <w:rPr>
            <w:b w:val="0"/>
            <w:color w:val="000000" w:themeColor="text1"/>
            <w:rPrChange w:id="367" w:author="Vasy Medov" w:date="2026-03-18T01:27:00Z">
              <w:rPr>
                <w:b w:val="0"/>
              </w:rPr>
            </w:rPrChange>
          </w:rPr>
          <w:delText>2</w:delText>
        </w:r>
        <w:r w:rsidR="004F30EB" w:rsidRPr="007713C6" w:rsidDel="00B35BD9">
          <w:rPr>
            <w:color w:val="000000" w:themeColor="text1"/>
            <w:rPrChange w:id="368" w:author="Vasy Medov" w:date="2026-03-18T01:27:00Z">
              <w:rPr/>
            </w:rPrChange>
          </w:rPr>
          <w:fldChar w:fldCharType="end"/>
        </w:r>
      </w:del>
    </w:p>
    <w:p w14:paraId="35EC1EAC" w14:textId="060DA156" w:rsidR="0026483C" w:rsidRPr="007713C6" w:rsidDel="00B35BD9" w:rsidRDefault="0026483C">
      <w:pPr>
        <w:pStyle w:val="21"/>
        <w:tabs>
          <w:tab w:val="left" w:pos="960"/>
        </w:tabs>
        <w:rPr>
          <w:del w:id="369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370" w:author="Vasy Medov" w:date="2026-03-18T01:27:00Z">
            <w:rPr>
              <w:del w:id="371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372" w:author="Vasy Medov" w:date="2026-02-24T19:55:00Z">
        <w:r w:rsidRPr="007713C6" w:rsidDel="00B35BD9">
          <w:rPr>
            <w:noProof/>
            <w:color w:val="000000" w:themeColor="text1"/>
            <w:rPrChange w:id="373" w:author="Vasy Medov" w:date="2026-03-18T01:27:00Z">
              <w:rPr>
                <w:noProof/>
              </w:rPr>
            </w:rPrChange>
          </w:rPr>
          <w:delText>4.1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374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375" w:author="Vasy Medov" w:date="2026-03-18T01:27:00Z">
              <w:rPr>
                <w:noProof/>
              </w:rPr>
            </w:rPrChange>
          </w:rPr>
          <w:delText>Logical Data Model</w:delText>
        </w:r>
        <w:r w:rsidRPr="007713C6" w:rsidDel="00B35BD9">
          <w:rPr>
            <w:noProof/>
            <w:color w:val="000000" w:themeColor="text1"/>
            <w:rPrChange w:id="376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377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378" w:author="Vasy Medov" w:date="2026-03-18T01:27:00Z">
              <w:rPr>
                <w:noProof/>
              </w:rPr>
            </w:rPrChange>
          </w:rPr>
          <w:delInstrText xml:space="preserve"> PAGEREF _Toc352609396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379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380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381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3E617158" w14:textId="4FEACD42" w:rsidR="0026483C" w:rsidRPr="007713C6" w:rsidDel="00B35BD9" w:rsidRDefault="0026483C">
      <w:pPr>
        <w:pStyle w:val="21"/>
        <w:tabs>
          <w:tab w:val="left" w:pos="960"/>
        </w:tabs>
        <w:rPr>
          <w:del w:id="382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383" w:author="Vasy Medov" w:date="2026-03-18T01:27:00Z">
            <w:rPr>
              <w:del w:id="384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385" w:author="Vasy Medov" w:date="2026-02-24T19:55:00Z">
        <w:r w:rsidRPr="007713C6" w:rsidDel="00B35BD9">
          <w:rPr>
            <w:noProof/>
            <w:color w:val="000000" w:themeColor="text1"/>
            <w:rPrChange w:id="386" w:author="Vasy Medov" w:date="2026-03-18T01:27:00Z">
              <w:rPr>
                <w:noProof/>
              </w:rPr>
            </w:rPrChange>
          </w:rPr>
          <w:delText>4.2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387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388" w:author="Vasy Medov" w:date="2026-03-18T01:27:00Z">
              <w:rPr>
                <w:noProof/>
              </w:rPr>
            </w:rPrChange>
          </w:rPr>
          <w:delText>Data Dictionary</w:delText>
        </w:r>
        <w:r w:rsidRPr="007713C6" w:rsidDel="00B35BD9">
          <w:rPr>
            <w:noProof/>
            <w:color w:val="000000" w:themeColor="text1"/>
            <w:rPrChange w:id="389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390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391" w:author="Vasy Medov" w:date="2026-03-18T01:27:00Z">
              <w:rPr>
                <w:noProof/>
              </w:rPr>
            </w:rPrChange>
          </w:rPr>
          <w:delInstrText xml:space="preserve"> PAGEREF _Toc352609397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392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393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394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3B461409" w14:textId="6F288244" w:rsidR="0026483C" w:rsidRPr="007713C6" w:rsidDel="00B35BD9" w:rsidRDefault="0026483C">
      <w:pPr>
        <w:pStyle w:val="21"/>
        <w:tabs>
          <w:tab w:val="left" w:pos="960"/>
        </w:tabs>
        <w:rPr>
          <w:del w:id="395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396" w:author="Vasy Medov" w:date="2026-03-18T01:27:00Z">
            <w:rPr>
              <w:del w:id="397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398" w:author="Vasy Medov" w:date="2026-02-24T19:55:00Z">
        <w:r w:rsidRPr="007713C6" w:rsidDel="00B35BD9">
          <w:rPr>
            <w:noProof/>
            <w:color w:val="000000" w:themeColor="text1"/>
            <w:rPrChange w:id="399" w:author="Vasy Medov" w:date="2026-03-18T01:27:00Z">
              <w:rPr>
                <w:noProof/>
              </w:rPr>
            </w:rPrChange>
          </w:rPr>
          <w:delText>4.3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400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401" w:author="Vasy Medov" w:date="2026-03-18T01:27:00Z">
              <w:rPr>
                <w:noProof/>
              </w:rPr>
            </w:rPrChange>
          </w:rPr>
          <w:delText>Reports</w:delText>
        </w:r>
        <w:r w:rsidRPr="007713C6" w:rsidDel="00B35BD9">
          <w:rPr>
            <w:noProof/>
            <w:color w:val="000000" w:themeColor="text1"/>
            <w:rPrChange w:id="402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403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404" w:author="Vasy Medov" w:date="2026-03-18T01:27:00Z">
              <w:rPr>
                <w:noProof/>
              </w:rPr>
            </w:rPrChange>
          </w:rPr>
          <w:delInstrText xml:space="preserve"> PAGEREF _Toc352609398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405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406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407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0A7B79A9" w14:textId="55A7FA00" w:rsidR="0026483C" w:rsidRPr="007713C6" w:rsidDel="00B35BD9" w:rsidRDefault="0026483C">
      <w:pPr>
        <w:pStyle w:val="21"/>
        <w:tabs>
          <w:tab w:val="left" w:pos="960"/>
        </w:tabs>
        <w:rPr>
          <w:del w:id="408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409" w:author="Vasy Medov" w:date="2026-03-18T01:27:00Z">
            <w:rPr>
              <w:del w:id="410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411" w:author="Vasy Medov" w:date="2026-02-24T19:55:00Z">
        <w:r w:rsidRPr="007713C6" w:rsidDel="00B35BD9">
          <w:rPr>
            <w:noProof/>
            <w:color w:val="000000" w:themeColor="text1"/>
            <w:rPrChange w:id="412" w:author="Vasy Medov" w:date="2026-03-18T01:27:00Z">
              <w:rPr>
                <w:noProof/>
              </w:rPr>
            </w:rPrChange>
          </w:rPr>
          <w:delText>4.4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413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414" w:author="Vasy Medov" w:date="2026-03-18T01:27:00Z">
              <w:rPr>
                <w:noProof/>
              </w:rPr>
            </w:rPrChange>
          </w:rPr>
          <w:delText>Data Acquisition, Integrity, Retention, and Disposal</w:delText>
        </w:r>
        <w:r w:rsidRPr="007713C6" w:rsidDel="00B35BD9">
          <w:rPr>
            <w:noProof/>
            <w:color w:val="000000" w:themeColor="text1"/>
            <w:rPrChange w:id="415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416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417" w:author="Vasy Medov" w:date="2026-03-18T01:27:00Z">
              <w:rPr>
                <w:noProof/>
              </w:rPr>
            </w:rPrChange>
          </w:rPr>
          <w:delInstrText xml:space="preserve"> PAGEREF _Toc352609399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418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419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420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3DF6FA72" w14:textId="5C65D331" w:rsidR="0026483C" w:rsidRPr="007713C6" w:rsidDel="00B35BD9" w:rsidRDefault="0026483C">
      <w:pPr>
        <w:pStyle w:val="11"/>
        <w:rPr>
          <w:del w:id="421" w:author="Vasy Medov" w:date="2026-02-24T19:55:00Z"/>
          <w:rFonts w:asciiTheme="minorHAnsi" w:eastAsiaTheme="minorEastAsia" w:hAnsiTheme="minorHAnsi" w:cstheme="minorBidi"/>
          <w:b w:val="0"/>
          <w:color w:val="000000" w:themeColor="text1"/>
          <w:sz w:val="22"/>
          <w:szCs w:val="22"/>
          <w:rPrChange w:id="422" w:author="Vasy Medov" w:date="2026-03-18T01:27:00Z">
            <w:rPr>
              <w:del w:id="423" w:author="Vasy Medov" w:date="2026-02-24T19:55:00Z"/>
              <w:rFonts w:asciiTheme="minorHAnsi" w:eastAsiaTheme="minorEastAsia" w:hAnsiTheme="minorHAnsi" w:cstheme="minorBidi"/>
              <w:b w:val="0"/>
              <w:sz w:val="22"/>
              <w:szCs w:val="22"/>
            </w:rPr>
          </w:rPrChange>
        </w:rPr>
      </w:pPr>
      <w:del w:id="424" w:author="Vasy Medov" w:date="2026-02-24T19:55:00Z">
        <w:r w:rsidRPr="007713C6" w:rsidDel="00B35BD9">
          <w:rPr>
            <w:b w:val="0"/>
            <w:color w:val="000000" w:themeColor="text1"/>
            <w:rPrChange w:id="425" w:author="Vasy Medov" w:date="2026-03-18T01:27:00Z">
              <w:rPr>
                <w:b w:val="0"/>
              </w:rPr>
            </w:rPrChange>
          </w:rPr>
          <w:delText>5.</w:delText>
        </w:r>
        <w:r w:rsidRPr="007713C6" w:rsidDel="00B35BD9">
          <w:rPr>
            <w:rFonts w:asciiTheme="minorHAnsi" w:eastAsiaTheme="minorEastAsia" w:hAnsiTheme="minorHAnsi" w:cstheme="minorBidi"/>
            <w:color w:val="000000" w:themeColor="text1"/>
            <w:sz w:val="22"/>
            <w:szCs w:val="22"/>
            <w:rPrChange w:id="426" w:author="Vasy Medov" w:date="2026-03-18T01:27:00Z">
              <w:rPr>
                <w:rFonts w:asciiTheme="minorHAnsi" w:eastAsiaTheme="minorEastAsia" w:hAnsiTheme="minorHAnsi" w:cstheme="minorBidi"/>
                <w:sz w:val="22"/>
                <w:szCs w:val="22"/>
              </w:rPr>
            </w:rPrChange>
          </w:rPr>
          <w:tab/>
        </w:r>
        <w:r w:rsidRPr="007713C6" w:rsidDel="00B35BD9">
          <w:rPr>
            <w:b w:val="0"/>
            <w:color w:val="000000" w:themeColor="text1"/>
            <w:rPrChange w:id="427" w:author="Vasy Medov" w:date="2026-03-18T01:27:00Z">
              <w:rPr>
                <w:b w:val="0"/>
              </w:rPr>
            </w:rPrChange>
          </w:rPr>
          <w:delText>External Interface Requirements</w:delText>
        </w:r>
        <w:r w:rsidRPr="007713C6" w:rsidDel="00B35BD9">
          <w:rPr>
            <w:b w:val="0"/>
            <w:color w:val="000000" w:themeColor="text1"/>
            <w:rPrChange w:id="428" w:author="Vasy Medov" w:date="2026-03-18T01:27:00Z">
              <w:rPr>
                <w:b w:val="0"/>
              </w:rPr>
            </w:rPrChange>
          </w:rPr>
          <w:tab/>
        </w:r>
        <w:r w:rsidR="004F30EB" w:rsidRPr="007713C6" w:rsidDel="00B35BD9">
          <w:rPr>
            <w:color w:val="000000" w:themeColor="text1"/>
            <w:rPrChange w:id="429" w:author="Vasy Medov" w:date="2026-03-18T01:27:00Z">
              <w:rPr/>
            </w:rPrChange>
          </w:rPr>
          <w:fldChar w:fldCharType="begin"/>
        </w:r>
        <w:r w:rsidRPr="007713C6" w:rsidDel="00B35BD9">
          <w:rPr>
            <w:b w:val="0"/>
            <w:color w:val="000000" w:themeColor="text1"/>
            <w:rPrChange w:id="430" w:author="Vasy Medov" w:date="2026-03-18T01:27:00Z">
              <w:rPr>
                <w:b w:val="0"/>
              </w:rPr>
            </w:rPrChange>
          </w:rPr>
          <w:delInstrText xml:space="preserve"> PAGEREF _Toc352609400 \h </w:delInstrText>
        </w:r>
        <w:r w:rsidR="004F30EB" w:rsidRPr="005D4144" w:rsidDel="00B35BD9">
          <w:rPr>
            <w:color w:val="000000" w:themeColor="text1"/>
          </w:rPr>
        </w:r>
        <w:r w:rsidR="004F30EB" w:rsidRPr="007713C6" w:rsidDel="00B35BD9">
          <w:rPr>
            <w:color w:val="000000" w:themeColor="text1"/>
            <w:rPrChange w:id="431" w:author="Vasy Medov" w:date="2026-03-18T01:27:00Z">
              <w:rPr/>
            </w:rPrChange>
          </w:rPr>
          <w:fldChar w:fldCharType="separate"/>
        </w:r>
        <w:r w:rsidR="00F33D2A" w:rsidRPr="007713C6" w:rsidDel="00B35BD9">
          <w:rPr>
            <w:b w:val="0"/>
            <w:color w:val="000000" w:themeColor="text1"/>
            <w:rPrChange w:id="432" w:author="Vasy Medov" w:date="2026-03-18T01:27:00Z">
              <w:rPr>
                <w:b w:val="0"/>
              </w:rPr>
            </w:rPrChange>
          </w:rPr>
          <w:delText>2</w:delText>
        </w:r>
        <w:r w:rsidR="004F30EB" w:rsidRPr="007713C6" w:rsidDel="00B35BD9">
          <w:rPr>
            <w:color w:val="000000" w:themeColor="text1"/>
            <w:rPrChange w:id="433" w:author="Vasy Medov" w:date="2026-03-18T01:27:00Z">
              <w:rPr/>
            </w:rPrChange>
          </w:rPr>
          <w:fldChar w:fldCharType="end"/>
        </w:r>
      </w:del>
    </w:p>
    <w:p w14:paraId="46F2CE24" w14:textId="72C07571" w:rsidR="0026483C" w:rsidRPr="007713C6" w:rsidDel="00B35BD9" w:rsidRDefault="0026483C">
      <w:pPr>
        <w:pStyle w:val="21"/>
        <w:tabs>
          <w:tab w:val="left" w:pos="960"/>
        </w:tabs>
        <w:rPr>
          <w:del w:id="434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435" w:author="Vasy Medov" w:date="2026-03-18T01:27:00Z">
            <w:rPr>
              <w:del w:id="436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437" w:author="Vasy Medov" w:date="2026-02-24T19:55:00Z">
        <w:r w:rsidRPr="007713C6" w:rsidDel="00B35BD9">
          <w:rPr>
            <w:noProof/>
            <w:color w:val="000000" w:themeColor="text1"/>
            <w:rPrChange w:id="438" w:author="Vasy Medov" w:date="2026-03-18T01:27:00Z">
              <w:rPr>
                <w:noProof/>
              </w:rPr>
            </w:rPrChange>
          </w:rPr>
          <w:delText>5.1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439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440" w:author="Vasy Medov" w:date="2026-03-18T01:27:00Z">
              <w:rPr>
                <w:noProof/>
              </w:rPr>
            </w:rPrChange>
          </w:rPr>
          <w:delText>User Interfaces</w:delText>
        </w:r>
        <w:r w:rsidRPr="007713C6" w:rsidDel="00B35BD9">
          <w:rPr>
            <w:noProof/>
            <w:color w:val="000000" w:themeColor="text1"/>
            <w:rPrChange w:id="441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442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443" w:author="Vasy Medov" w:date="2026-03-18T01:27:00Z">
              <w:rPr>
                <w:noProof/>
              </w:rPr>
            </w:rPrChange>
          </w:rPr>
          <w:delInstrText xml:space="preserve"> PAGEREF _Toc352609401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444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445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446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6BDB160A" w14:textId="74E7C3C3" w:rsidR="0026483C" w:rsidRPr="007713C6" w:rsidDel="00B35BD9" w:rsidRDefault="0026483C">
      <w:pPr>
        <w:pStyle w:val="21"/>
        <w:tabs>
          <w:tab w:val="left" w:pos="960"/>
        </w:tabs>
        <w:rPr>
          <w:del w:id="447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448" w:author="Vasy Medov" w:date="2026-03-18T01:27:00Z">
            <w:rPr>
              <w:del w:id="449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450" w:author="Vasy Medov" w:date="2026-02-24T19:55:00Z">
        <w:r w:rsidRPr="007713C6" w:rsidDel="00B35BD9">
          <w:rPr>
            <w:noProof/>
            <w:color w:val="000000" w:themeColor="text1"/>
            <w:rPrChange w:id="451" w:author="Vasy Medov" w:date="2026-03-18T01:27:00Z">
              <w:rPr>
                <w:noProof/>
              </w:rPr>
            </w:rPrChange>
          </w:rPr>
          <w:delText>5.2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452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453" w:author="Vasy Medov" w:date="2026-03-18T01:27:00Z">
              <w:rPr>
                <w:noProof/>
              </w:rPr>
            </w:rPrChange>
          </w:rPr>
          <w:delText>Software Interfaces</w:delText>
        </w:r>
        <w:r w:rsidRPr="007713C6" w:rsidDel="00B35BD9">
          <w:rPr>
            <w:noProof/>
            <w:color w:val="000000" w:themeColor="text1"/>
            <w:rPrChange w:id="454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455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456" w:author="Vasy Medov" w:date="2026-03-18T01:27:00Z">
              <w:rPr>
                <w:noProof/>
              </w:rPr>
            </w:rPrChange>
          </w:rPr>
          <w:delInstrText xml:space="preserve"> PAGEREF _Toc352609402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457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458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459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4EE96B1A" w14:textId="2C3FF03C" w:rsidR="0026483C" w:rsidRPr="007713C6" w:rsidDel="00B35BD9" w:rsidRDefault="0026483C">
      <w:pPr>
        <w:pStyle w:val="21"/>
        <w:tabs>
          <w:tab w:val="left" w:pos="960"/>
        </w:tabs>
        <w:rPr>
          <w:del w:id="460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461" w:author="Vasy Medov" w:date="2026-03-18T01:27:00Z">
            <w:rPr>
              <w:del w:id="462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463" w:author="Vasy Medov" w:date="2026-02-24T19:55:00Z">
        <w:r w:rsidRPr="007713C6" w:rsidDel="00B35BD9">
          <w:rPr>
            <w:noProof/>
            <w:color w:val="000000" w:themeColor="text1"/>
            <w:rPrChange w:id="464" w:author="Vasy Medov" w:date="2026-03-18T01:27:00Z">
              <w:rPr>
                <w:noProof/>
              </w:rPr>
            </w:rPrChange>
          </w:rPr>
          <w:delText>5.3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465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466" w:author="Vasy Medov" w:date="2026-03-18T01:27:00Z">
              <w:rPr>
                <w:noProof/>
              </w:rPr>
            </w:rPrChange>
          </w:rPr>
          <w:delText>Hardware Interfaces</w:delText>
        </w:r>
        <w:r w:rsidRPr="007713C6" w:rsidDel="00B35BD9">
          <w:rPr>
            <w:noProof/>
            <w:color w:val="000000" w:themeColor="text1"/>
            <w:rPrChange w:id="467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468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469" w:author="Vasy Medov" w:date="2026-03-18T01:27:00Z">
              <w:rPr>
                <w:noProof/>
              </w:rPr>
            </w:rPrChange>
          </w:rPr>
          <w:delInstrText xml:space="preserve"> PAGEREF _Toc352609403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470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471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472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6BBEACD1" w14:textId="033D6067" w:rsidR="0026483C" w:rsidRPr="007713C6" w:rsidDel="00B35BD9" w:rsidRDefault="0026483C">
      <w:pPr>
        <w:pStyle w:val="21"/>
        <w:tabs>
          <w:tab w:val="left" w:pos="960"/>
        </w:tabs>
        <w:rPr>
          <w:del w:id="473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474" w:author="Vasy Medov" w:date="2026-03-18T01:27:00Z">
            <w:rPr>
              <w:del w:id="475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476" w:author="Vasy Medov" w:date="2026-02-24T19:55:00Z">
        <w:r w:rsidRPr="007713C6" w:rsidDel="00B35BD9">
          <w:rPr>
            <w:noProof/>
            <w:color w:val="000000" w:themeColor="text1"/>
            <w:rPrChange w:id="477" w:author="Vasy Medov" w:date="2026-03-18T01:27:00Z">
              <w:rPr>
                <w:noProof/>
              </w:rPr>
            </w:rPrChange>
          </w:rPr>
          <w:delText>5.4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478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479" w:author="Vasy Medov" w:date="2026-03-18T01:27:00Z">
              <w:rPr>
                <w:noProof/>
              </w:rPr>
            </w:rPrChange>
          </w:rPr>
          <w:delText>Communications Interfaces</w:delText>
        </w:r>
        <w:r w:rsidRPr="007713C6" w:rsidDel="00B35BD9">
          <w:rPr>
            <w:noProof/>
            <w:color w:val="000000" w:themeColor="text1"/>
            <w:rPrChange w:id="480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481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482" w:author="Vasy Medov" w:date="2026-03-18T01:27:00Z">
              <w:rPr>
                <w:noProof/>
              </w:rPr>
            </w:rPrChange>
          </w:rPr>
          <w:delInstrText xml:space="preserve"> PAGEREF _Toc352609404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483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484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485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0CF8CF1B" w14:textId="5E145EFE" w:rsidR="0026483C" w:rsidRPr="007713C6" w:rsidDel="00B35BD9" w:rsidRDefault="0026483C">
      <w:pPr>
        <w:pStyle w:val="11"/>
        <w:rPr>
          <w:del w:id="486" w:author="Vasy Medov" w:date="2026-02-24T19:55:00Z"/>
          <w:rFonts w:asciiTheme="minorHAnsi" w:eastAsiaTheme="minorEastAsia" w:hAnsiTheme="minorHAnsi" w:cstheme="minorBidi"/>
          <w:b w:val="0"/>
          <w:color w:val="000000" w:themeColor="text1"/>
          <w:sz w:val="22"/>
          <w:szCs w:val="22"/>
          <w:rPrChange w:id="487" w:author="Vasy Medov" w:date="2026-03-18T01:27:00Z">
            <w:rPr>
              <w:del w:id="488" w:author="Vasy Medov" w:date="2026-02-24T19:55:00Z"/>
              <w:rFonts w:asciiTheme="minorHAnsi" w:eastAsiaTheme="minorEastAsia" w:hAnsiTheme="minorHAnsi" w:cstheme="minorBidi"/>
              <w:b w:val="0"/>
              <w:sz w:val="22"/>
              <w:szCs w:val="22"/>
            </w:rPr>
          </w:rPrChange>
        </w:rPr>
      </w:pPr>
      <w:del w:id="489" w:author="Vasy Medov" w:date="2026-02-24T19:55:00Z">
        <w:r w:rsidRPr="007713C6" w:rsidDel="00B35BD9">
          <w:rPr>
            <w:b w:val="0"/>
            <w:color w:val="000000" w:themeColor="text1"/>
            <w:rPrChange w:id="490" w:author="Vasy Medov" w:date="2026-03-18T01:27:00Z">
              <w:rPr>
                <w:b w:val="0"/>
              </w:rPr>
            </w:rPrChange>
          </w:rPr>
          <w:delText>6.</w:delText>
        </w:r>
        <w:r w:rsidRPr="007713C6" w:rsidDel="00B35BD9">
          <w:rPr>
            <w:rFonts w:asciiTheme="minorHAnsi" w:eastAsiaTheme="minorEastAsia" w:hAnsiTheme="minorHAnsi" w:cstheme="minorBidi"/>
            <w:color w:val="000000" w:themeColor="text1"/>
            <w:sz w:val="22"/>
            <w:szCs w:val="22"/>
            <w:rPrChange w:id="491" w:author="Vasy Medov" w:date="2026-03-18T01:27:00Z">
              <w:rPr>
                <w:rFonts w:asciiTheme="minorHAnsi" w:eastAsiaTheme="minorEastAsia" w:hAnsiTheme="minorHAnsi" w:cstheme="minorBidi"/>
                <w:sz w:val="22"/>
                <w:szCs w:val="22"/>
              </w:rPr>
            </w:rPrChange>
          </w:rPr>
          <w:tab/>
        </w:r>
        <w:r w:rsidRPr="007713C6" w:rsidDel="00B35BD9">
          <w:rPr>
            <w:b w:val="0"/>
            <w:color w:val="000000" w:themeColor="text1"/>
            <w:rPrChange w:id="492" w:author="Vasy Medov" w:date="2026-03-18T01:27:00Z">
              <w:rPr>
                <w:b w:val="0"/>
              </w:rPr>
            </w:rPrChange>
          </w:rPr>
          <w:delText>Quality Attributes</w:delText>
        </w:r>
        <w:r w:rsidRPr="007713C6" w:rsidDel="00B35BD9">
          <w:rPr>
            <w:b w:val="0"/>
            <w:color w:val="000000" w:themeColor="text1"/>
            <w:rPrChange w:id="493" w:author="Vasy Medov" w:date="2026-03-18T01:27:00Z">
              <w:rPr>
                <w:b w:val="0"/>
              </w:rPr>
            </w:rPrChange>
          </w:rPr>
          <w:tab/>
        </w:r>
        <w:r w:rsidR="004F30EB" w:rsidRPr="007713C6" w:rsidDel="00B35BD9">
          <w:rPr>
            <w:color w:val="000000" w:themeColor="text1"/>
            <w:rPrChange w:id="494" w:author="Vasy Medov" w:date="2026-03-18T01:27:00Z">
              <w:rPr/>
            </w:rPrChange>
          </w:rPr>
          <w:fldChar w:fldCharType="begin"/>
        </w:r>
        <w:r w:rsidRPr="007713C6" w:rsidDel="00B35BD9">
          <w:rPr>
            <w:b w:val="0"/>
            <w:color w:val="000000" w:themeColor="text1"/>
            <w:rPrChange w:id="495" w:author="Vasy Medov" w:date="2026-03-18T01:27:00Z">
              <w:rPr>
                <w:b w:val="0"/>
              </w:rPr>
            </w:rPrChange>
          </w:rPr>
          <w:delInstrText xml:space="preserve"> PAGEREF _Toc352609405 \h </w:delInstrText>
        </w:r>
        <w:r w:rsidR="004F30EB" w:rsidRPr="005D4144" w:rsidDel="00B35BD9">
          <w:rPr>
            <w:color w:val="000000" w:themeColor="text1"/>
          </w:rPr>
        </w:r>
        <w:r w:rsidR="004F30EB" w:rsidRPr="007713C6" w:rsidDel="00B35BD9">
          <w:rPr>
            <w:color w:val="000000" w:themeColor="text1"/>
            <w:rPrChange w:id="496" w:author="Vasy Medov" w:date="2026-03-18T01:27:00Z">
              <w:rPr/>
            </w:rPrChange>
          </w:rPr>
          <w:fldChar w:fldCharType="separate"/>
        </w:r>
        <w:r w:rsidR="00F33D2A" w:rsidRPr="007713C6" w:rsidDel="00B35BD9">
          <w:rPr>
            <w:b w:val="0"/>
            <w:color w:val="000000" w:themeColor="text1"/>
            <w:rPrChange w:id="497" w:author="Vasy Medov" w:date="2026-03-18T01:27:00Z">
              <w:rPr>
                <w:b w:val="0"/>
              </w:rPr>
            </w:rPrChange>
          </w:rPr>
          <w:delText>2</w:delText>
        </w:r>
        <w:r w:rsidR="004F30EB" w:rsidRPr="007713C6" w:rsidDel="00B35BD9">
          <w:rPr>
            <w:color w:val="000000" w:themeColor="text1"/>
            <w:rPrChange w:id="498" w:author="Vasy Medov" w:date="2026-03-18T01:27:00Z">
              <w:rPr/>
            </w:rPrChange>
          </w:rPr>
          <w:fldChar w:fldCharType="end"/>
        </w:r>
      </w:del>
    </w:p>
    <w:p w14:paraId="402DF7FB" w14:textId="689EF6CD" w:rsidR="0026483C" w:rsidRPr="007713C6" w:rsidDel="00B35BD9" w:rsidRDefault="0026483C">
      <w:pPr>
        <w:pStyle w:val="21"/>
        <w:tabs>
          <w:tab w:val="left" w:pos="960"/>
        </w:tabs>
        <w:rPr>
          <w:del w:id="499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500" w:author="Vasy Medov" w:date="2026-03-18T01:27:00Z">
            <w:rPr>
              <w:del w:id="501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502" w:author="Vasy Medov" w:date="2026-02-24T19:55:00Z">
        <w:r w:rsidRPr="007713C6" w:rsidDel="00B35BD9">
          <w:rPr>
            <w:noProof/>
            <w:color w:val="000000" w:themeColor="text1"/>
            <w:rPrChange w:id="503" w:author="Vasy Medov" w:date="2026-03-18T01:27:00Z">
              <w:rPr>
                <w:noProof/>
              </w:rPr>
            </w:rPrChange>
          </w:rPr>
          <w:delText>6.1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504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505" w:author="Vasy Medov" w:date="2026-03-18T01:27:00Z">
              <w:rPr>
                <w:noProof/>
              </w:rPr>
            </w:rPrChange>
          </w:rPr>
          <w:delText>Usability</w:delText>
        </w:r>
        <w:r w:rsidRPr="007713C6" w:rsidDel="00B35BD9">
          <w:rPr>
            <w:noProof/>
            <w:color w:val="000000" w:themeColor="text1"/>
            <w:rPrChange w:id="506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507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508" w:author="Vasy Medov" w:date="2026-03-18T01:27:00Z">
              <w:rPr>
                <w:noProof/>
              </w:rPr>
            </w:rPrChange>
          </w:rPr>
          <w:delInstrText xml:space="preserve"> PAGEREF _Toc352609406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509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510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511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3E8F225D" w14:textId="41CE521F" w:rsidR="0026483C" w:rsidRPr="007713C6" w:rsidDel="00B35BD9" w:rsidRDefault="0026483C">
      <w:pPr>
        <w:pStyle w:val="21"/>
        <w:tabs>
          <w:tab w:val="left" w:pos="960"/>
        </w:tabs>
        <w:rPr>
          <w:del w:id="512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513" w:author="Vasy Medov" w:date="2026-03-18T01:27:00Z">
            <w:rPr>
              <w:del w:id="514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515" w:author="Vasy Medov" w:date="2026-02-24T19:55:00Z">
        <w:r w:rsidRPr="007713C6" w:rsidDel="00B35BD9">
          <w:rPr>
            <w:noProof/>
            <w:color w:val="000000" w:themeColor="text1"/>
            <w:rPrChange w:id="516" w:author="Vasy Medov" w:date="2026-03-18T01:27:00Z">
              <w:rPr>
                <w:noProof/>
              </w:rPr>
            </w:rPrChange>
          </w:rPr>
          <w:delText>6.2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517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518" w:author="Vasy Medov" w:date="2026-03-18T01:27:00Z">
              <w:rPr>
                <w:noProof/>
              </w:rPr>
            </w:rPrChange>
          </w:rPr>
          <w:delText>Performance</w:delText>
        </w:r>
        <w:r w:rsidRPr="007713C6" w:rsidDel="00B35BD9">
          <w:rPr>
            <w:noProof/>
            <w:color w:val="000000" w:themeColor="text1"/>
            <w:rPrChange w:id="519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520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521" w:author="Vasy Medov" w:date="2026-03-18T01:27:00Z">
              <w:rPr>
                <w:noProof/>
              </w:rPr>
            </w:rPrChange>
          </w:rPr>
          <w:delInstrText xml:space="preserve"> PAGEREF _Toc352609407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522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523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524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14261CE2" w14:textId="67CC757E" w:rsidR="0026483C" w:rsidRPr="007713C6" w:rsidDel="00B35BD9" w:rsidRDefault="0026483C">
      <w:pPr>
        <w:pStyle w:val="21"/>
        <w:tabs>
          <w:tab w:val="left" w:pos="960"/>
        </w:tabs>
        <w:rPr>
          <w:del w:id="525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526" w:author="Vasy Medov" w:date="2026-03-18T01:27:00Z">
            <w:rPr>
              <w:del w:id="527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528" w:author="Vasy Medov" w:date="2026-02-24T19:55:00Z">
        <w:r w:rsidRPr="007713C6" w:rsidDel="00B35BD9">
          <w:rPr>
            <w:noProof/>
            <w:color w:val="000000" w:themeColor="text1"/>
            <w:rPrChange w:id="529" w:author="Vasy Medov" w:date="2026-03-18T01:27:00Z">
              <w:rPr>
                <w:noProof/>
              </w:rPr>
            </w:rPrChange>
          </w:rPr>
          <w:delText>6.3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530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531" w:author="Vasy Medov" w:date="2026-03-18T01:27:00Z">
              <w:rPr>
                <w:noProof/>
              </w:rPr>
            </w:rPrChange>
          </w:rPr>
          <w:delText>Security</w:delText>
        </w:r>
        <w:r w:rsidRPr="007713C6" w:rsidDel="00B35BD9">
          <w:rPr>
            <w:noProof/>
            <w:color w:val="000000" w:themeColor="text1"/>
            <w:rPrChange w:id="532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533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534" w:author="Vasy Medov" w:date="2026-03-18T01:27:00Z">
              <w:rPr>
                <w:noProof/>
              </w:rPr>
            </w:rPrChange>
          </w:rPr>
          <w:delInstrText xml:space="preserve"> PAGEREF _Toc352609408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535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536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537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152ECE70" w14:textId="336A1E61" w:rsidR="0026483C" w:rsidRPr="007713C6" w:rsidDel="00B35BD9" w:rsidRDefault="0026483C">
      <w:pPr>
        <w:pStyle w:val="21"/>
        <w:tabs>
          <w:tab w:val="left" w:pos="960"/>
        </w:tabs>
        <w:rPr>
          <w:del w:id="538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539" w:author="Vasy Medov" w:date="2026-03-18T01:27:00Z">
            <w:rPr>
              <w:del w:id="540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541" w:author="Vasy Medov" w:date="2026-02-24T19:55:00Z">
        <w:r w:rsidRPr="007713C6" w:rsidDel="00B35BD9">
          <w:rPr>
            <w:noProof/>
            <w:color w:val="000000" w:themeColor="text1"/>
            <w:rPrChange w:id="542" w:author="Vasy Medov" w:date="2026-03-18T01:27:00Z">
              <w:rPr>
                <w:noProof/>
              </w:rPr>
            </w:rPrChange>
          </w:rPr>
          <w:delText>6.4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543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544" w:author="Vasy Medov" w:date="2026-03-18T01:27:00Z">
              <w:rPr>
                <w:noProof/>
              </w:rPr>
            </w:rPrChange>
          </w:rPr>
          <w:delText>Safety</w:delText>
        </w:r>
        <w:r w:rsidRPr="007713C6" w:rsidDel="00B35BD9">
          <w:rPr>
            <w:noProof/>
            <w:color w:val="000000" w:themeColor="text1"/>
            <w:rPrChange w:id="545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546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547" w:author="Vasy Medov" w:date="2026-03-18T01:27:00Z">
              <w:rPr>
                <w:noProof/>
              </w:rPr>
            </w:rPrChange>
          </w:rPr>
          <w:delInstrText xml:space="preserve"> PAGEREF _Toc352609409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548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549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550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3FB26B57" w14:textId="26719B06" w:rsidR="0026483C" w:rsidRPr="007713C6" w:rsidDel="00B35BD9" w:rsidRDefault="0026483C">
      <w:pPr>
        <w:pStyle w:val="21"/>
        <w:tabs>
          <w:tab w:val="left" w:pos="960"/>
        </w:tabs>
        <w:rPr>
          <w:del w:id="551" w:author="Vasy Medov" w:date="2026-02-24T19:55:00Z"/>
          <w:rFonts w:asciiTheme="minorHAnsi" w:eastAsiaTheme="minorEastAsia" w:hAnsiTheme="minorHAnsi" w:cstheme="minorBidi"/>
          <w:noProof/>
          <w:color w:val="000000" w:themeColor="text1"/>
          <w:szCs w:val="22"/>
          <w:rPrChange w:id="552" w:author="Vasy Medov" w:date="2026-03-18T01:27:00Z">
            <w:rPr>
              <w:del w:id="553" w:author="Vasy Medov" w:date="2026-02-24T19:55:00Z"/>
              <w:rFonts w:asciiTheme="minorHAnsi" w:eastAsiaTheme="minorEastAsia" w:hAnsiTheme="minorHAnsi" w:cstheme="minorBidi"/>
              <w:noProof/>
              <w:szCs w:val="22"/>
            </w:rPr>
          </w:rPrChange>
        </w:rPr>
      </w:pPr>
      <w:del w:id="554" w:author="Vasy Medov" w:date="2026-02-24T19:55:00Z">
        <w:r w:rsidRPr="007713C6" w:rsidDel="00B35BD9">
          <w:rPr>
            <w:noProof/>
            <w:color w:val="000000" w:themeColor="text1"/>
            <w:rPrChange w:id="555" w:author="Vasy Medov" w:date="2026-03-18T01:27:00Z">
              <w:rPr>
                <w:noProof/>
              </w:rPr>
            </w:rPrChange>
          </w:rPr>
          <w:delText>6.5</w:delText>
        </w:r>
        <w:r w:rsidRPr="007713C6" w:rsidDel="00B35BD9">
          <w:rPr>
            <w:rFonts w:asciiTheme="minorHAnsi" w:eastAsiaTheme="minorEastAsia" w:hAnsiTheme="minorHAnsi" w:cstheme="minorBidi"/>
            <w:noProof/>
            <w:color w:val="000000" w:themeColor="text1"/>
            <w:szCs w:val="22"/>
            <w:rPrChange w:id="556" w:author="Vasy Medov" w:date="2026-03-18T01:27:00Z">
              <w:rPr>
                <w:rFonts w:asciiTheme="minorHAnsi" w:eastAsiaTheme="minorEastAsia" w:hAnsiTheme="minorHAnsi" w:cstheme="minorBidi"/>
                <w:noProof/>
                <w:szCs w:val="22"/>
              </w:rPr>
            </w:rPrChange>
          </w:rPr>
          <w:tab/>
        </w:r>
        <w:r w:rsidRPr="007713C6" w:rsidDel="00B35BD9">
          <w:rPr>
            <w:noProof/>
            <w:color w:val="000000" w:themeColor="text1"/>
            <w:rPrChange w:id="557" w:author="Vasy Medov" w:date="2026-03-18T01:27:00Z">
              <w:rPr>
                <w:noProof/>
              </w:rPr>
            </w:rPrChange>
          </w:rPr>
          <w:delText>[Others as relevant]</w:delText>
        </w:r>
        <w:r w:rsidRPr="007713C6" w:rsidDel="00B35BD9">
          <w:rPr>
            <w:noProof/>
            <w:color w:val="000000" w:themeColor="text1"/>
            <w:rPrChange w:id="558" w:author="Vasy Medov" w:date="2026-03-18T01:27:00Z">
              <w:rPr>
                <w:noProof/>
              </w:rPr>
            </w:rPrChange>
          </w:rPr>
          <w:tab/>
        </w:r>
        <w:r w:rsidR="004F30EB" w:rsidRPr="007713C6" w:rsidDel="00B35BD9">
          <w:rPr>
            <w:noProof/>
            <w:color w:val="000000" w:themeColor="text1"/>
            <w:rPrChange w:id="559" w:author="Vasy Medov" w:date="2026-03-18T01:27:00Z">
              <w:rPr>
                <w:noProof/>
              </w:rPr>
            </w:rPrChange>
          </w:rPr>
          <w:fldChar w:fldCharType="begin"/>
        </w:r>
        <w:r w:rsidRPr="007713C6" w:rsidDel="00B35BD9">
          <w:rPr>
            <w:noProof/>
            <w:color w:val="000000" w:themeColor="text1"/>
            <w:rPrChange w:id="560" w:author="Vasy Medov" w:date="2026-03-18T01:27:00Z">
              <w:rPr>
                <w:noProof/>
              </w:rPr>
            </w:rPrChange>
          </w:rPr>
          <w:delInstrText xml:space="preserve"> PAGEREF _Toc352609410 \h </w:delInstrText>
        </w:r>
        <w:r w:rsidR="004F30EB" w:rsidRPr="005D4144" w:rsidDel="00B35BD9">
          <w:rPr>
            <w:noProof/>
            <w:color w:val="000000" w:themeColor="text1"/>
          </w:rPr>
        </w:r>
        <w:r w:rsidR="004F30EB" w:rsidRPr="007713C6" w:rsidDel="00B35BD9">
          <w:rPr>
            <w:noProof/>
            <w:color w:val="000000" w:themeColor="text1"/>
            <w:rPrChange w:id="561" w:author="Vasy Medov" w:date="2026-03-18T01:27:00Z">
              <w:rPr>
                <w:noProof/>
              </w:rPr>
            </w:rPrChange>
          </w:rPr>
          <w:fldChar w:fldCharType="separate"/>
        </w:r>
        <w:r w:rsidR="00F33D2A" w:rsidRPr="007713C6" w:rsidDel="00B35BD9">
          <w:rPr>
            <w:noProof/>
            <w:color w:val="000000" w:themeColor="text1"/>
            <w:rPrChange w:id="562" w:author="Vasy Medov" w:date="2026-03-18T01:27:00Z">
              <w:rPr>
                <w:noProof/>
              </w:rPr>
            </w:rPrChange>
          </w:rPr>
          <w:delText>2</w:delText>
        </w:r>
        <w:r w:rsidR="004F30EB" w:rsidRPr="007713C6" w:rsidDel="00B35BD9">
          <w:rPr>
            <w:noProof/>
            <w:color w:val="000000" w:themeColor="text1"/>
            <w:rPrChange w:id="563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3ACCBB7A" w14:textId="1C88B016" w:rsidR="0026483C" w:rsidRPr="007713C6" w:rsidDel="00B35BD9" w:rsidRDefault="0026483C">
      <w:pPr>
        <w:pStyle w:val="11"/>
        <w:rPr>
          <w:del w:id="564" w:author="Vasy Medov" w:date="2026-02-24T19:55:00Z"/>
          <w:rFonts w:asciiTheme="minorHAnsi" w:eastAsiaTheme="minorEastAsia" w:hAnsiTheme="minorHAnsi" w:cstheme="minorBidi"/>
          <w:b w:val="0"/>
          <w:color w:val="000000" w:themeColor="text1"/>
          <w:sz w:val="22"/>
          <w:szCs w:val="22"/>
          <w:rPrChange w:id="565" w:author="Vasy Medov" w:date="2026-03-18T01:27:00Z">
            <w:rPr>
              <w:del w:id="566" w:author="Vasy Medov" w:date="2026-02-24T19:55:00Z"/>
              <w:rFonts w:asciiTheme="minorHAnsi" w:eastAsiaTheme="minorEastAsia" w:hAnsiTheme="minorHAnsi" w:cstheme="minorBidi"/>
              <w:b w:val="0"/>
              <w:sz w:val="22"/>
              <w:szCs w:val="22"/>
            </w:rPr>
          </w:rPrChange>
        </w:rPr>
      </w:pPr>
      <w:del w:id="567" w:author="Vasy Medov" w:date="2026-02-24T19:55:00Z">
        <w:r w:rsidRPr="007713C6" w:rsidDel="00B35BD9">
          <w:rPr>
            <w:b w:val="0"/>
            <w:color w:val="000000" w:themeColor="text1"/>
            <w:rPrChange w:id="568" w:author="Vasy Medov" w:date="2026-03-18T01:27:00Z">
              <w:rPr>
                <w:b w:val="0"/>
              </w:rPr>
            </w:rPrChange>
          </w:rPr>
          <w:delText>7.</w:delText>
        </w:r>
        <w:r w:rsidRPr="007713C6" w:rsidDel="00B35BD9">
          <w:rPr>
            <w:rFonts w:asciiTheme="minorHAnsi" w:eastAsiaTheme="minorEastAsia" w:hAnsiTheme="minorHAnsi" w:cstheme="minorBidi"/>
            <w:color w:val="000000" w:themeColor="text1"/>
            <w:sz w:val="22"/>
            <w:szCs w:val="22"/>
            <w:rPrChange w:id="569" w:author="Vasy Medov" w:date="2026-03-18T01:27:00Z">
              <w:rPr>
                <w:rFonts w:asciiTheme="minorHAnsi" w:eastAsiaTheme="minorEastAsia" w:hAnsiTheme="minorHAnsi" w:cstheme="minorBidi"/>
                <w:sz w:val="22"/>
                <w:szCs w:val="22"/>
              </w:rPr>
            </w:rPrChange>
          </w:rPr>
          <w:tab/>
        </w:r>
        <w:r w:rsidRPr="007713C6" w:rsidDel="00B35BD9">
          <w:rPr>
            <w:b w:val="0"/>
            <w:color w:val="000000" w:themeColor="text1"/>
            <w:rPrChange w:id="570" w:author="Vasy Medov" w:date="2026-03-18T01:27:00Z">
              <w:rPr>
                <w:b w:val="0"/>
              </w:rPr>
            </w:rPrChange>
          </w:rPr>
          <w:delText>Internationalization and Localization Requirements</w:delText>
        </w:r>
        <w:r w:rsidRPr="007713C6" w:rsidDel="00B35BD9">
          <w:rPr>
            <w:b w:val="0"/>
            <w:color w:val="000000" w:themeColor="text1"/>
            <w:rPrChange w:id="571" w:author="Vasy Medov" w:date="2026-03-18T01:27:00Z">
              <w:rPr>
                <w:b w:val="0"/>
              </w:rPr>
            </w:rPrChange>
          </w:rPr>
          <w:tab/>
        </w:r>
        <w:r w:rsidR="004F30EB" w:rsidRPr="007713C6" w:rsidDel="00B35BD9">
          <w:rPr>
            <w:color w:val="000000" w:themeColor="text1"/>
            <w:rPrChange w:id="572" w:author="Vasy Medov" w:date="2026-03-18T01:27:00Z">
              <w:rPr/>
            </w:rPrChange>
          </w:rPr>
          <w:fldChar w:fldCharType="begin"/>
        </w:r>
        <w:r w:rsidRPr="007713C6" w:rsidDel="00B35BD9">
          <w:rPr>
            <w:b w:val="0"/>
            <w:color w:val="000000" w:themeColor="text1"/>
            <w:rPrChange w:id="573" w:author="Vasy Medov" w:date="2026-03-18T01:27:00Z">
              <w:rPr>
                <w:b w:val="0"/>
              </w:rPr>
            </w:rPrChange>
          </w:rPr>
          <w:delInstrText xml:space="preserve"> PAGEREF _Toc352609411 \h </w:delInstrText>
        </w:r>
        <w:r w:rsidR="004F30EB" w:rsidRPr="005D4144" w:rsidDel="00B35BD9">
          <w:rPr>
            <w:color w:val="000000" w:themeColor="text1"/>
          </w:rPr>
        </w:r>
        <w:r w:rsidR="004F30EB" w:rsidRPr="007713C6" w:rsidDel="00B35BD9">
          <w:rPr>
            <w:color w:val="000000" w:themeColor="text1"/>
            <w:rPrChange w:id="574" w:author="Vasy Medov" w:date="2026-03-18T01:27:00Z">
              <w:rPr/>
            </w:rPrChange>
          </w:rPr>
          <w:fldChar w:fldCharType="separate"/>
        </w:r>
        <w:r w:rsidR="00F33D2A" w:rsidRPr="007713C6" w:rsidDel="00B35BD9">
          <w:rPr>
            <w:b w:val="0"/>
            <w:color w:val="000000" w:themeColor="text1"/>
            <w:rPrChange w:id="575" w:author="Vasy Medov" w:date="2026-03-18T01:27:00Z">
              <w:rPr>
                <w:b w:val="0"/>
              </w:rPr>
            </w:rPrChange>
          </w:rPr>
          <w:delText>2</w:delText>
        </w:r>
        <w:r w:rsidR="004F30EB" w:rsidRPr="007713C6" w:rsidDel="00B35BD9">
          <w:rPr>
            <w:color w:val="000000" w:themeColor="text1"/>
            <w:rPrChange w:id="576" w:author="Vasy Medov" w:date="2026-03-18T01:27:00Z">
              <w:rPr/>
            </w:rPrChange>
          </w:rPr>
          <w:fldChar w:fldCharType="end"/>
        </w:r>
      </w:del>
    </w:p>
    <w:p w14:paraId="5B410D1D" w14:textId="29D0DAB7" w:rsidR="0026483C" w:rsidRPr="007713C6" w:rsidDel="00B35BD9" w:rsidRDefault="0026483C">
      <w:pPr>
        <w:pStyle w:val="11"/>
        <w:rPr>
          <w:del w:id="577" w:author="Vasy Medov" w:date="2026-02-24T19:55:00Z"/>
          <w:rFonts w:asciiTheme="minorHAnsi" w:eastAsiaTheme="minorEastAsia" w:hAnsiTheme="minorHAnsi" w:cstheme="minorBidi"/>
          <w:b w:val="0"/>
          <w:color w:val="000000" w:themeColor="text1"/>
          <w:sz w:val="22"/>
          <w:szCs w:val="22"/>
          <w:rPrChange w:id="578" w:author="Vasy Medov" w:date="2026-03-18T01:27:00Z">
            <w:rPr>
              <w:del w:id="579" w:author="Vasy Medov" w:date="2026-02-24T19:55:00Z"/>
              <w:rFonts w:asciiTheme="minorHAnsi" w:eastAsiaTheme="minorEastAsia" w:hAnsiTheme="minorHAnsi" w:cstheme="minorBidi"/>
              <w:b w:val="0"/>
              <w:sz w:val="22"/>
              <w:szCs w:val="22"/>
            </w:rPr>
          </w:rPrChange>
        </w:rPr>
      </w:pPr>
      <w:del w:id="580" w:author="Vasy Medov" w:date="2026-02-24T19:55:00Z">
        <w:r w:rsidRPr="007713C6" w:rsidDel="00B35BD9">
          <w:rPr>
            <w:b w:val="0"/>
            <w:color w:val="000000" w:themeColor="text1"/>
            <w:rPrChange w:id="581" w:author="Vasy Medov" w:date="2026-03-18T01:27:00Z">
              <w:rPr>
                <w:b w:val="0"/>
              </w:rPr>
            </w:rPrChange>
          </w:rPr>
          <w:delText>8.</w:delText>
        </w:r>
        <w:r w:rsidRPr="007713C6" w:rsidDel="00B35BD9">
          <w:rPr>
            <w:rFonts w:asciiTheme="minorHAnsi" w:eastAsiaTheme="minorEastAsia" w:hAnsiTheme="minorHAnsi" w:cstheme="minorBidi"/>
            <w:color w:val="000000" w:themeColor="text1"/>
            <w:sz w:val="22"/>
            <w:szCs w:val="22"/>
            <w:rPrChange w:id="582" w:author="Vasy Medov" w:date="2026-03-18T01:27:00Z">
              <w:rPr>
                <w:rFonts w:asciiTheme="minorHAnsi" w:eastAsiaTheme="minorEastAsia" w:hAnsiTheme="minorHAnsi" w:cstheme="minorBidi"/>
                <w:sz w:val="22"/>
                <w:szCs w:val="22"/>
              </w:rPr>
            </w:rPrChange>
          </w:rPr>
          <w:tab/>
        </w:r>
        <w:r w:rsidRPr="007713C6" w:rsidDel="00B35BD9">
          <w:rPr>
            <w:b w:val="0"/>
            <w:color w:val="000000" w:themeColor="text1"/>
            <w:rPrChange w:id="583" w:author="Vasy Medov" w:date="2026-03-18T01:27:00Z">
              <w:rPr>
                <w:b w:val="0"/>
              </w:rPr>
            </w:rPrChange>
          </w:rPr>
          <w:delText>Other Requirements</w:delText>
        </w:r>
        <w:r w:rsidRPr="007713C6" w:rsidDel="00B35BD9">
          <w:rPr>
            <w:b w:val="0"/>
            <w:color w:val="000000" w:themeColor="text1"/>
            <w:rPrChange w:id="584" w:author="Vasy Medov" w:date="2026-03-18T01:27:00Z">
              <w:rPr>
                <w:b w:val="0"/>
              </w:rPr>
            </w:rPrChange>
          </w:rPr>
          <w:tab/>
        </w:r>
        <w:r w:rsidR="004F30EB" w:rsidRPr="007713C6" w:rsidDel="00B35BD9">
          <w:rPr>
            <w:color w:val="000000" w:themeColor="text1"/>
            <w:rPrChange w:id="585" w:author="Vasy Medov" w:date="2026-03-18T01:27:00Z">
              <w:rPr/>
            </w:rPrChange>
          </w:rPr>
          <w:fldChar w:fldCharType="begin"/>
        </w:r>
        <w:r w:rsidRPr="007713C6" w:rsidDel="00B35BD9">
          <w:rPr>
            <w:b w:val="0"/>
            <w:color w:val="000000" w:themeColor="text1"/>
            <w:rPrChange w:id="586" w:author="Vasy Medov" w:date="2026-03-18T01:27:00Z">
              <w:rPr>
                <w:b w:val="0"/>
              </w:rPr>
            </w:rPrChange>
          </w:rPr>
          <w:delInstrText xml:space="preserve"> PAGEREF _Toc352609412 \h </w:delInstrText>
        </w:r>
        <w:r w:rsidR="004F30EB" w:rsidRPr="005D4144" w:rsidDel="00B35BD9">
          <w:rPr>
            <w:color w:val="000000" w:themeColor="text1"/>
          </w:rPr>
        </w:r>
        <w:r w:rsidR="004F30EB" w:rsidRPr="007713C6" w:rsidDel="00B35BD9">
          <w:rPr>
            <w:color w:val="000000" w:themeColor="text1"/>
            <w:rPrChange w:id="587" w:author="Vasy Medov" w:date="2026-03-18T01:27:00Z">
              <w:rPr/>
            </w:rPrChange>
          </w:rPr>
          <w:fldChar w:fldCharType="separate"/>
        </w:r>
        <w:r w:rsidR="00F33D2A" w:rsidRPr="007713C6" w:rsidDel="00B35BD9">
          <w:rPr>
            <w:b w:val="0"/>
            <w:color w:val="000000" w:themeColor="text1"/>
            <w:rPrChange w:id="588" w:author="Vasy Medov" w:date="2026-03-18T01:27:00Z">
              <w:rPr>
                <w:b w:val="0"/>
              </w:rPr>
            </w:rPrChange>
          </w:rPr>
          <w:delText>2</w:delText>
        </w:r>
        <w:r w:rsidR="004F30EB" w:rsidRPr="007713C6" w:rsidDel="00B35BD9">
          <w:rPr>
            <w:color w:val="000000" w:themeColor="text1"/>
            <w:rPrChange w:id="589" w:author="Vasy Medov" w:date="2026-03-18T01:27:00Z">
              <w:rPr/>
            </w:rPrChange>
          </w:rPr>
          <w:fldChar w:fldCharType="end"/>
        </w:r>
      </w:del>
    </w:p>
    <w:p w14:paraId="69A0EA8C" w14:textId="5CFAF5D0" w:rsidR="0026483C" w:rsidRPr="007713C6" w:rsidDel="00B35BD9" w:rsidRDefault="0026483C">
      <w:pPr>
        <w:pStyle w:val="11"/>
        <w:rPr>
          <w:del w:id="590" w:author="Vasy Medov" w:date="2026-02-24T19:55:00Z"/>
          <w:rFonts w:asciiTheme="minorHAnsi" w:eastAsiaTheme="minorEastAsia" w:hAnsiTheme="minorHAnsi" w:cstheme="minorBidi"/>
          <w:b w:val="0"/>
          <w:color w:val="000000" w:themeColor="text1"/>
          <w:sz w:val="22"/>
          <w:szCs w:val="22"/>
          <w:rPrChange w:id="591" w:author="Vasy Medov" w:date="2026-03-18T01:27:00Z">
            <w:rPr>
              <w:del w:id="592" w:author="Vasy Medov" w:date="2026-02-24T19:55:00Z"/>
              <w:rFonts w:asciiTheme="minorHAnsi" w:eastAsiaTheme="minorEastAsia" w:hAnsiTheme="minorHAnsi" w:cstheme="minorBidi"/>
              <w:b w:val="0"/>
              <w:sz w:val="22"/>
              <w:szCs w:val="22"/>
            </w:rPr>
          </w:rPrChange>
        </w:rPr>
      </w:pPr>
      <w:del w:id="593" w:author="Vasy Medov" w:date="2026-02-24T19:55:00Z">
        <w:r w:rsidRPr="007713C6" w:rsidDel="00B35BD9">
          <w:rPr>
            <w:b w:val="0"/>
            <w:color w:val="000000" w:themeColor="text1"/>
            <w:rPrChange w:id="594" w:author="Vasy Medov" w:date="2026-03-18T01:27:00Z">
              <w:rPr>
                <w:b w:val="0"/>
              </w:rPr>
            </w:rPrChange>
          </w:rPr>
          <w:delText>Appendix A: Glossary</w:delText>
        </w:r>
        <w:r w:rsidRPr="007713C6" w:rsidDel="00B35BD9">
          <w:rPr>
            <w:b w:val="0"/>
            <w:color w:val="000000" w:themeColor="text1"/>
            <w:rPrChange w:id="595" w:author="Vasy Medov" w:date="2026-03-18T01:27:00Z">
              <w:rPr>
                <w:b w:val="0"/>
              </w:rPr>
            </w:rPrChange>
          </w:rPr>
          <w:tab/>
        </w:r>
        <w:r w:rsidR="004F30EB" w:rsidRPr="007713C6" w:rsidDel="00B35BD9">
          <w:rPr>
            <w:color w:val="000000" w:themeColor="text1"/>
            <w:rPrChange w:id="596" w:author="Vasy Medov" w:date="2026-03-18T01:27:00Z">
              <w:rPr/>
            </w:rPrChange>
          </w:rPr>
          <w:fldChar w:fldCharType="begin"/>
        </w:r>
        <w:r w:rsidRPr="007713C6" w:rsidDel="00B35BD9">
          <w:rPr>
            <w:b w:val="0"/>
            <w:color w:val="000000" w:themeColor="text1"/>
            <w:rPrChange w:id="597" w:author="Vasy Medov" w:date="2026-03-18T01:27:00Z">
              <w:rPr>
                <w:b w:val="0"/>
              </w:rPr>
            </w:rPrChange>
          </w:rPr>
          <w:delInstrText xml:space="preserve"> PAGEREF _Toc352609413 \h </w:delInstrText>
        </w:r>
        <w:r w:rsidR="004F30EB" w:rsidRPr="005D4144" w:rsidDel="00B35BD9">
          <w:rPr>
            <w:color w:val="000000" w:themeColor="text1"/>
          </w:rPr>
        </w:r>
        <w:r w:rsidR="004F30EB" w:rsidRPr="007713C6" w:rsidDel="00B35BD9">
          <w:rPr>
            <w:color w:val="000000" w:themeColor="text1"/>
            <w:rPrChange w:id="598" w:author="Vasy Medov" w:date="2026-03-18T01:27:00Z">
              <w:rPr/>
            </w:rPrChange>
          </w:rPr>
          <w:fldChar w:fldCharType="separate"/>
        </w:r>
        <w:r w:rsidR="00F33D2A" w:rsidRPr="007713C6" w:rsidDel="00B35BD9">
          <w:rPr>
            <w:b w:val="0"/>
            <w:color w:val="000000" w:themeColor="text1"/>
            <w:rPrChange w:id="599" w:author="Vasy Medov" w:date="2026-03-18T01:27:00Z">
              <w:rPr>
                <w:b w:val="0"/>
              </w:rPr>
            </w:rPrChange>
          </w:rPr>
          <w:delText>2</w:delText>
        </w:r>
        <w:r w:rsidR="004F30EB" w:rsidRPr="007713C6" w:rsidDel="00B35BD9">
          <w:rPr>
            <w:color w:val="000000" w:themeColor="text1"/>
            <w:rPrChange w:id="600" w:author="Vasy Medov" w:date="2026-03-18T01:27:00Z">
              <w:rPr/>
            </w:rPrChange>
          </w:rPr>
          <w:fldChar w:fldCharType="end"/>
        </w:r>
      </w:del>
    </w:p>
    <w:p w14:paraId="5D52F4F8" w14:textId="7B3AF4BA" w:rsidR="0026483C" w:rsidRPr="007713C6" w:rsidDel="00B35BD9" w:rsidRDefault="0026483C">
      <w:pPr>
        <w:pStyle w:val="11"/>
        <w:rPr>
          <w:del w:id="601" w:author="Vasy Medov" w:date="2026-02-24T19:55:00Z"/>
          <w:rFonts w:asciiTheme="minorHAnsi" w:eastAsiaTheme="minorEastAsia" w:hAnsiTheme="minorHAnsi" w:cstheme="minorBidi"/>
          <w:b w:val="0"/>
          <w:color w:val="000000" w:themeColor="text1"/>
          <w:sz w:val="22"/>
          <w:szCs w:val="22"/>
          <w:rPrChange w:id="602" w:author="Vasy Medov" w:date="2026-03-18T01:27:00Z">
            <w:rPr>
              <w:del w:id="603" w:author="Vasy Medov" w:date="2026-02-24T19:55:00Z"/>
              <w:rFonts w:asciiTheme="minorHAnsi" w:eastAsiaTheme="minorEastAsia" w:hAnsiTheme="minorHAnsi" w:cstheme="minorBidi"/>
              <w:b w:val="0"/>
              <w:sz w:val="22"/>
              <w:szCs w:val="22"/>
            </w:rPr>
          </w:rPrChange>
        </w:rPr>
      </w:pPr>
      <w:del w:id="604" w:author="Vasy Medov" w:date="2026-02-24T19:55:00Z">
        <w:r w:rsidRPr="007713C6" w:rsidDel="00B35BD9">
          <w:rPr>
            <w:b w:val="0"/>
            <w:color w:val="000000" w:themeColor="text1"/>
            <w:rPrChange w:id="605" w:author="Vasy Medov" w:date="2026-03-18T01:27:00Z">
              <w:rPr>
                <w:b w:val="0"/>
              </w:rPr>
            </w:rPrChange>
          </w:rPr>
          <w:delText>Appendix B: Analysis Models</w:delText>
        </w:r>
        <w:r w:rsidRPr="007713C6" w:rsidDel="00B35BD9">
          <w:rPr>
            <w:b w:val="0"/>
            <w:color w:val="000000" w:themeColor="text1"/>
            <w:rPrChange w:id="606" w:author="Vasy Medov" w:date="2026-03-18T01:27:00Z">
              <w:rPr>
                <w:b w:val="0"/>
              </w:rPr>
            </w:rPrChange>
          </w:rPr>
          <w:tab/>
        </w:r>
        <w:r w:rsidR="004F30EB" w:rsidRPr="007713C6" w:rsidDel="00B35BD9">
          <w:rPr>
            <w:color w:val="000000" w:themeColor="text1"/>
            <w:rPrChange w:id="607" w:author="Vasy Medov" w:date="2026-03-18T01:27:00Z">
              <w:rPr/>
            </w:rPrChange>
          </w:rPr>
          <w:fldChar w:fldCharType="begin"/>
        </w:r>
        <w:r w:rsidRPr="007713C6" w:rsidDel="00B35BD9">
          <w:rPr>
            <w:b w:val="0"/>
            <w:color w:val="000000" w:themeColor="text1"/>
            <w:rPrChange w:id="608" w:author="Vasy Medov" w:date="2026-03-18T01:27:00Z">
              <w:rPr>
                <w:b w:val="0"/>
              </w:rPr>
            </w:rPrChange>
          </w:rPr>
          <w:delInstrText xml:space="preserve"> PAGEREF _Toc352609414 \h </w:delInstrText>
        </w:r>
        <w:r w:rsidR="004F30EB" w:rsidRPr="005D4144" w:rsidDel="00B35BD9">
          <w:rPr>
            <w:color w:val="000000" w:themeColor="text1"/>
          </w:rPr>
        </w:r>
        <w:r w:rsidR="004F30EB" w:rsidRPr="007713C6" w:rsidDel="00B35BD9">
          <w:rPr>
            <w:color w:val="000000" w:themeColor="text1"/>
            <w:rPrChange w:id="609" w:author="Vasy Medov" w:date="2026-03-18T01:27:00Z">
              <w:rPr/>
            </w:rPrChange>
          </w:rPr>
          <w:fldChar w:fldCharType="separate"/>
        </w:r>
        <w:r w:rsidR="00F33D2A" w:rsidRPr="007713C6" w:rsidDel="00B35BD9">
          <w:rPr>
            <w:b w:val="0"/>
            <w:color w:val="000000" w:themeColor="text1"/>
            <w:rPrChange w:id="610" w:author="Vasy Medov" w:date="2026-03-18T01:27:00Z">
              <w:rPr>
                <w:b w:val="0"/>
              </w:rPr>
            </w:rPrChange>
          </w:rPr>
          <w:delText>2</w:delText>
        </w:r>
        <w:r w:rsidR="004F30EB" w:rsidRPr="007713C6" w:rsidDel="00B35BD9">
          <w:rPr>
            <w:color w:val="000000" w:themeColor="text1"/>
            <w:rPrChange w:id="611" w:author="Vasy Medov" w:date="2026-03-18T01:27:00Z">
              <w:rPr/>
            </w:rPrChange>
          </w:rPr>
          <w:fldChar w:fldCharType="end"/>
        </w:r>
      </w:del>
    </w:p>
    <w:p w14:paraId="528CAE73" w14:textId="5DC771E2" w:rsidR="00310C4B" w:rsidRPr="007713C6" w:rsidDel="00B35BD9" w:rsidRDefault="004F30EB">
      <w:pPr>
        <w:rPr>
          <w:del w:id="612" w:author="Vasy Medov" w:date="2026-02-24T19:55:00Z"/>
          <w:color w:val="000000" w:themeColor="text1"/>
          <w:rPrChange w:id="613" w:author="Vasy Medov" w:date="2026-03-18T01:27:00Z">
            <w:rPr>
              <w:del w:id="614" w:author="Vasy Medov" w:date="2026-02-24T19:55:00Z"/>
            </w:rPr>
          </w:rPrChange>
        </w:rPr>
      </w:pPr>
      <w:del w:id="615" w:author="Vasy Medov" w:date="2026-02-24T19:55:00Z">
        <w:r w:rsidRPr="007713C6" w:rsidDel="00B35BD9">
          <w:rPr>
            <w:noProof/>
            <w:color w:val="000000" w:themeColor="text1"/>
            <w:rPrChange w:id="616" w:author="Vasy Medov" w:date="2026-03-18T01:27:00Z">
              <w:rPr>
                <w:noProof/>
              </w:rPr>
            </w:rPrChange>
          </w:rPr>
          <w:fldChar w:fldCharType="end"/>
        </w:r>
      </w:del>
    </w:p>
    <w:p w14:paraId="7A0D623E" w14:textId="4768E10A" w:rsidR="00310C4B" w:rsidRPr="007713C6" w:rsidDel="00B35BD9" w:rsidRDefault="00310C4B">
      <w:pPr>
        <w:rPr>
          <w:del w:id="617" w:author="Vasy Medov" w:date="2026-02-24T19:55:00Z"/>
          <w:color w:val="000000" w:themeColor="text1"/>
          <w:rPrChange w:id="618" w:author="Vasy Medov" w:date="2026-03-18T01:27:00Z">
            <w:rPr>
              <w:del w:id="619" w:author="Vasy Medov" w:date="2026-02-24T19:55:00Z"/>
            </w:rPr>
          </w:rPrChange>
        </w:rPr>
      </w:pPr>
    </w:p>
    <w:p w14:paraId="6E7ED703" w14:textId="049825E8" w:rsidR="00310C4B" w:rsidRPr="007713C6" w:rsidDel="00B35BD9" w:rsidRDefault="00310C4B">
      <w:pPr>
        <w:pStyle w:val="TOCEntry"/>
        <w:rPr>
          <w:del w:id="620" w:author="Vasy Medov" w:date="2026-02-24T19:55:00Z"/>
          <w:color w:val="000000" w:themeColor="text1"/>
          <w:rPrChange w:id="621" w:author="Vasy Medov" w:date="2026-03-18T01:27:00Z">
            <w:rPr>
              <w:del w:id="622" w:author="Vasy Medov" w:date="2026-02-24T19:55:00Z"/>
            </w:rPr>
          </w:rPrChange>
        </w:rPr>
      </w:pPr>
      <w:bookmarkStart w:id="623" w:name="_Toc352609380"/>
      <w:del w:id="624" w:author="Vasy Medov" w:date="2026-02-24T19:55:00Z">
        <w:r w:rsidRPr="007713C6" w:rsidDel="00B35BD9">
          <w:rPr>
            <w:b w:val="0"/>
            <w:color w:val="000000" w:themeColor="text1"/>
            <w:rPrChange w:id="625" w:author="Vasy Medov" w:date="2026-03-18T01:27:00Z">
              <w:rPr>
                <w:b w:val="0"/>
              </w:rPr>
            </w:rPrChange>
          </w:rPr>
          <w:delText>Revision History</w:delText>
        </w:r>
        <w:bookmarkEnd w:id="623"/>
      </w:del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310C4B" w:rsidRPr="007713C6" w:rsidDel="00B35BD9" w14:paraId="4B6CC987" w14:textId="2B84AE34">
        <w:trPr>
          <w:del w:id="626" w:author="Vasy Medov" w:date="2026-02-24T19:55:00Z"/>
        </w:trPr>
        <w:tc>
          <w:tcPr>
            <w:tcW w:w="2160" w:type="dxa"/>
            <w:tcBorders>
              <w:top w:val="single" w:sz="12" w:space="0" w:color="auto"/>
              <w:bottom w:val="double" w:sz="12" w:space="0" w:color="auto"/>
            </w:tcBorders>
          </w:tcPr>
          <w:p w14:paraId="130B7CE9" w14:textId="13171249" w:rsidR="00310C4B" w:rsidRPr="007713C6" w:rsidDel="00B35BD9" w:rsidRDefault="00310C4B" w:rsidP="00F33D2A">
            <w:pPr>
              <w:rPr>
                <w:del w:id="627" w:author="Vasy Medov" w:date="2026-02-24T19:55:00Z"/>
                <w:b/>
                <w:color w:val="000000" w:themeColor="text1"/>
                <w:rPrChange w:id="628" w:author="Vasy Medov" w:date="2026-03-18T01:27:00Z">
                  <w:rPr>
                    <w:del w:id="629" w:author="Vasy Medov" w:date="2026-02-24T19:55:00Z"/>
                    <w:b/>
                  </w:rPr>
                </w:rPrChange>
              </w:rPr>
            </w:pPr>
            <w:del w:id="630" w:author="Vasy Medov" w:date="2026-02-24T19:55:00Z">
              <w:r w:rsidRPr="007713C6" w:rsidDel="00B35BD9">
                <w:rPr>
                  <w:b/>
                  <w:color w:val="000000" w:themeColor="text1"/>
                  <w:rPrChange w:id="631" w:author="Vasy Medov" w:date="2026-03-18T01:27:00Z">
                    <w:rPr>
                      <w:b/>
                    </w:rPr>
                  </w:rPrChange>
                </w:rPr>
                <w:delText>Name</w:delText>
              </w:r>
            </w:del>
          </w:p>
        </w:tc>
        <w:tc>
          <w:tcPr>
            <w:tcW w:w="1170" w:type="dxa"/>
            <w:tcBorders>
              <w:top w:val="single" w:sz="12" w:space="0" w:color="auto"/>
              <w:bottom w:val="double" w:sz="12" w:space="0" w:color="auto"/>
            </w:tcBorders>
          </w:tcPr>
          <w:p w14:paraId="3AC3C2FF" w14:textId="6B47FFF1" w:rsidR="00310C4B" w:rsidRPr="007713C6" w:rsidDel="00B35BD9" w:rsidRDefault="00310C4B" w:rsidP="00F33D2A">
            <w:pPr>
              <w:rPr>
                <w:del w:id="632" w:author="Vasy Medov" w:date="2026-02-24T19:55:00Z"/>
                <w:b/>
                <w:color w:val="000000" w:themeColor="text1"/>
                <w:rPrChange w:id="633" w:author="Vasy Medov" w:date="2026-03-18T01:27:00Z">
                  <w:rPr>
                    <w:del w:id="634" w:author="Vasy Medov" w:date="2026-02-24T19:55:00Z"/>
                    <w:b/>
                  </w:rPr>
                </w:rPrChange>
              </w:rPr>
            </w:pPr>
            <w:del w:id="635" w:author="Vasy Medov" w:date="2026-02-24T19:55:00Z">
              <w:r w:rsidRPr="007713C6" w:rsidDel="00B35BD9">
                <w:rPr>
                  <w:b/>
                  <w:color w:val="000000" w:themeColor="text1"/>
                  <w:rPrChange w:id="636" w:author="Vasy Medov" w:date="2026-03-18T01:27:00Z">
                    <w:rPr>
                      <w:b/>
                    </w:rPr>
                  </w:rPrChange>
                </w:rPr>
                <w:delText>Date</w:delText>
              </w:r>
            </w:del>
          </w:p>
        </w:tc>
        <w:tc>
          <w:tcPr>
            <w:tcW w:w="4954" w:type="dxa"/>
            <w:tcBorders>
              <w:top w:val="single" w:sz="12" w:space="0" w:color="auto"/>
              <w:bottom w:val="double" w:sz="12" w:space="0" w:color="auto"/>
            </w:tcBorders>
          </w:tcPr>
          <w:p w14:paraId="031C8E00" w14:textId="65EC2DF8" w:rsidR="00310C4B" w:rsidRPr="007713C6" w:rsidDel="00B35BD9" w:rsidRDefault="00310C4B" w:rsidP="00F33D2A">
            <w:pPr>
              <w:rPr>
                <w:del w:id="637" w:author="Vasy Medov" w:date="2026-02-24T19:55:00Z"/>
                <w:b/>
                <w:color w:val="000000" w:themeColor="text1"/>
                <w:rPrChange w:id="638" w:author="Vasy Medov" w:date="2026-03-18T01:27:00Z">
                  <w:rPr>
                    <w:del w:id="639" w:author="Vasy Medov" w:date="2026-02-24T19:55:00Z"/>
                    <w:b/>
                  </w:rPr>
                </w:rPrChange>
              </w:rPr>
            </w:pPr>
            <w:del w:id="640" w:author="Vasy Medov" w:date="2026-02-24T19:55:00Z">
              <w:r w:rsidRPr="007713C6" w:rsidDel="00B35BD9">
                <w:rPr>
                  <w:b/>
                  <w:color w:val="000000" w:themeColor="text1"/>
                  <w:rPrChange w:id="641" w:author="Vasy Medov" w:date="2026-03-18T01:27:00Z">
                    <w:rPr>
                      <w:b/>
                    </w:rPr>
                  </w:rPrChange>
                </w:rPr>
                <w:delText>Reason For Changes</w:delText>
              </w:r>
            </w:del>
          </w:p>
        </w:tc>
        <w:tc>
          <w:tcPr>
            <w:tcW w:w="1584" w:type="dxa"/>
            <w:tcBorders>
              <w:top w:val="single" w:sz="12" w:space="0" w:color="auto"/>
              <w:bottom w:val="double" w:sz="12" w:space="0" w:color="auto"/>
            </w:tcBorders>
          </w:tcPr>
          <w:p w14:paraId="798055E9" w14:textId="6036A5D4" w:rsidR="00310C4B" w:rsidRPr="007713C6" w:rsidDel="00B35BD9" w:rsidRDefault="00310C4B" w:rsidP="00F33D2A">
            <w:pPr>
              <w:rPr>
                <w:del w:id="642" w:author="Vasy Medov" w:date="2026-02-24T19:55:00Z"/>
                <w:b/>
                <w:color w:val="000000" w:themeColor="text1"/>
                <w:rPrChange w:id="643" w:author="Vasy Medov" w:date="2026-03-18T01:27:00Z">
                  <w:rPr>
                    <w:del w:id="644" w:author="Vasy Medov" w:date="2026-02-24T19:55:00Z"/>
                    <w:b/>
                  </w:rPr>
                </w:rPrChange>
              </w:rPr>
            </w:pPr>
            <w:del w:id="645" w:author="Vasy Medov" w:date="2026-02-24T19:55:00Z">
              <w:r w:rsidRPr="007713C6" w:rsidDel="00B35BD9">
                <w:rPr>
                  <w:b/>
                  <w:color w:val="000000" w:themeColor="text1"/>
                  <w:rPrChange w:id="646" w:author="Vasy Medov" w:date="2026-03-18T01:27:00Z">
                    <w:rPr>
                      <w:b/>
                    </w:rPr>
                  </w:rPrChange>
                </w:rPr>
                <w:delText>Version</w:delText>
              </w:r>
            </w:del>
          </w:p>
        </w:tc>
      </w:tr>
      <w:tr w:rsidR="00310C4B" w:rsidRPr="007713C6" w:rsidDel="00B35BD9" w14:paraId="72670C73" w14:textId="6C5EAFBA">
        <w:trPr>
          <w:del w:id="647" w:author="Vasy Medov" w:date="2026-02-24T19:55:00Z"/>
        </w:trPr>
        <w:tc>
          <w:tcPr>
            <w:tcW w:w="2160" w:type="dxa"/>
            <w:tcBorders>
              <w:top w:val="nil"/>
            </w:tcBorders>
          </w:tcPr>
          <w:p w14:paraId="277C1098" w14:textId="1C1BC1DB" w:rsidR="00310C4B" w:rsidRPr="007713C6" w:rsidDel="00B35BD9" w:rsidRDefault="00310C4B">
            <w:pPr>
              <w:spacing w:before="40" w:after="40"/>
              <w:rPr>
                <w:del w:id="648" w:author="Vasy Medov" w:date="2026-02-24T19:55:00Z"/>
                <w:color w:val="000000" w:themeColor="text1"/>
                <w:rPrChange w:id="649" w:author="Vasy Medov" w:date="2026-03-18T01:27:00Z">
                  <w:rPr>
                    <w:del w:id="650" w:author="Vasy Medov" w:date="2026-02-24T19:55:00Z"/>
                  </w:rPr>
                </w:rPrChange>
              </w:rPr>
            </w:pPr>
          </w:p>
        </w:tc>
        <w:tc>
          <w:tcPr>
            <w:tcW w:w="1170" w:type="dxa"/>
            <w:tcBorders>
              <w:top w:val="nil"/>
            </w:tcBorders>
          </w:tcPr>
          <w:p w14:paraId="5D9554CF" w14:textId="6FE8B48A" w:rsidR="00310C4B" w:rsidRPr="007713C6" w:rsidDel="00B35BD9" w:rsidRDefault="00310C4B">
            <w:pPr>
              <w:spacing w:before="40" w:after="40"/>
              <w:rPr>
                <w:del w:id="651" w:author="Vasy Medov" w:date="2026-02-24T19:55:00Z"/>
                <w:color w:val="000000" w:themeColor="text1"/>
                <w:rPrChange w:id="652" w:author="Vasy Medov" w:date="2026-03-18T01:27:00Z">
                  <w:rPr>
                    <w:del w:id="653" w:author="Vasy Medov" w:date="2026-02-24T19:55:00Z"/>
                  </w:rPr>
                </w:rPrChange>
              </w:rPr>
            </w:pPr>
          </w:p>
        </w:tc>
        <w:tc>
          <w:tcPr>
            <w:tcW w:w="4954" w:type="dxa"/>
            <w:tcBorders>
              <w:top w:val="nil"/>
            </w:tcBorders>
          </w:tcPr>
          <w:p w14:paraId="44E36EE0" w14:textId="4D6304FF" w:rsidR="00310C4B" w:rsidRPr="007713C6" w:rsidDel="00B35BD9" w:rsidRDefault="00310C4B">
            <w:pPr>
              <w:spacing w:before="40" w:after="40"/>
              <w:rPr>
                <w:del w:id="654" w:author="Vasy Medov" w:date="2026-02-24T19:55:00Z"/>
                <w:color w:val="000000" w:themeColor="text1"/>
                <w:rPrChange w:id="655" w:author="Vasy Medov" w:date="2026-03-18T01:27:00Z">
                  <w:rPr>
                    <w:del w:id="656" w:author="Vasy Medov" w:date="2026-02-24T19:55:00Z"/>
                  </w:rPr>
                </w:rPrChange>
              </w:rPr>
            </w:pPr>
          </w:p>
        </w:tc>
        <w:tc>
          <w:tcPr>
            <w:tcW w:w="1584" w:type="dxa"/>
            <w:tcBorders>
              <w:top w:val="nil"/>
            </w:tcBorders>
          </w:tcPr>
          <w:p w14:paraId="642173DF" w14:textId="6AC39602" w:rsidR="00310C4B" w:rsidRPr="007713C6" w:rsidDel="00B35BD9" w:rsidRDefault="00310C4B">
            <w:pPr>
              <w:spacing w:before="40" w:after="40"/>
              <w:rPr>
                <w:del w:id="657" w:author="Vasy Medov" w:date="2026-02-24T19:55:00Z"/>
                <w:color w:val="000000" w:themeColor="text1"/>
                <w:rPrChange w:id="658" w:author="Vasy Medov" w:date="2026-03-18T01:27:00Z">
                  <w:rPr>
                    <w:del w:id="659" w:author="Vasy Medov" w:date="2026-02-24T19:55:00Z"/>
                  </w:rPr>
                </w:rPrChange>
              </w:rPr>
            </w:pPr>
          </w:p>
        </w:tc>
      </w:tr>
      <w:tr w:rsidR="00310C4B" w:rsidRPr="007713C6" w:rsidDel="00B35BD9" w14:paraId="13B32760" w14:textId="04340C82">
        <w:trPr>
          <w:del w:id="660" w:author="Vasy Medov" w:date="2026-02-24T19:55:00Z"/>
        </w:trPr>
        <w:tc>
          <w:tcPr>
            <w:tcW w:w="2160" w:type="dxa"/>
            <w:tcBorders>
              <w:bottom w:val="single" w:sz="12" w:space="0" w:color="auto"/>
            </w:tcBorders>
          </w:tcPr>
          <w:p w14:paraId="76557AD4" w14:textId="07886D15" w:rsidR="00310C4B" w:rsidRPr="007713C6" w:rsidDel="00B35BD9" w:rsidRDefault="00310C4B">
            <w:pPr>
              <w:spacing w:before="40" w:after="40"/>
              <w:rPr>
                <w:del w:id="661" w:author="Vasy Medov" w:date="2026-02-24T19:55:00Z"/>
                <w:color w:val="000000" w:themeColor="text1"/>
                <w:rPrChange w:id="662" w:author="Vasy Medov" w:date="2026-03-18T01:27:00Z">
                  <w:rPr>
                    <w:del w:id="663" w:author="Vasy Medov" w:date="2026-02-24T19:55:00Z"/>
                  </w:rPr>
                </w:rPrChange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</w:tcPr>
          <w:p w14:paraId="48561C50" w14:textId="17CD7182" w:rsidR="00310C4B" w:rsidRPr="007713C6" w:rsidDel="00B35BD9" w:rsidRDefault="00310C4B">
            <w:pPr>
              <w:spacing w:before="40" w:after="40"/>
              <w:rPr>
                <w:del w:id="664" w:author="Vasy Medov" w:date="2026-02-24T19:55:00Z"/>
                <w:color w:val="000000" w:themeColor="text1"/>
                <w:rPrChange w:id="665" w:author="Vasy Medov" w:date="2026-03-18T01:27:00Z">
                  <w:rPr>
                    <w:del w:id="666" w:author="Vasy Medov" w:date="2026-02-24T19:55:00Z"/>
                  </w:rPr>
                </w:rPrChange>
              </w:rPr>
            </w:pPr>
          </w:p>
        </w:tc>
        <w:tc>
          <w:tcPr>
            <w:tcW w:w="4954" w:type="dxa"/>
            <w:tcBorders>
              <w:bottom w:val="single" w:sz="12" w:space="0" w:color="auto"/>
            </w:tcBorders>
          </w:tcPr>
          <w:p w14:paraId="2A89084C" w14:textId="3F884884" w:rsidR="00310C4B" w:rsidRPr="007713C6" w:rsidDel="00B35BD9" w:rsidRDefault="00310C4B">
            <w:pPr>
              <w:spacing w:before="40" w:after="40"/>
              <w:rPr>
                <w:del w:id="667" w:author="Vasy Medov" w:date="2026-02-24T19:55:00Z"/>
                <w:color w:val="000000" w:themeColor="text1"/>
                <w:rPrChange w:id="668" w:author="Vasy Medov" w:date="2026-03-18T01:27:00Z">
                  <w:rPr>
                    <w:del w:id="669" w:author="Vasy Medov" w:date="2026-02-24T19:55:00Z"/>
                  </w:rPr>
                </w:rPrChange>
              </w:rPr>
            </w:pPr>
          </w:p>
        </w:tc>
        <w:tc>
          <w:tcPr>
            <w:tcW w:w="1584" w:type="dxa"/>
            <w:tcBorders>
              <w:bottom w:val="single" w:sz="12" w:space="0" w:color="auto"/>
            </w:tcBorders>
          </w:tcPr>
          <w:p w14:paraId="66102047" w14:textId="6A52C3F2" w:rsidR="00310C4B" w:rsidRPr="007713C6" w:rsidDel="00B35BD9" w:rsidRDefault="00310C4B">
            <w:pPr>
              <w:spacing w:before="40" w:after="40"/>
              <w:rPr>
                <w:del w:id="670" w:author="Vasy Medov" w:date="2026-02-24T19:55:00Z"/>
                <w:color w:val="000000" w:themeColor="text1"/>
                <w:rPrChange w:id="671" w:author="Vasy Medov" w:date="2026-03-18T01:27:00Z">
                  <w:rPr>
                    <w:del w:id="672" w:author="Vasy Medov" w:date="2026-02-24T19:55:00Z"/>
                  </w:rPr>
                </w:rPrChange>
              </w:rPr>
            </w:pPr>
          </w:p>
        </w:tc>
      </w:tr>
    </w:tbl>
    <w:p w14:paraId="5AFA50B6" w14:textId="5BD098CA" w:rsidR="00310C4B" w:rsidRPr="007713C6" w:rsidRDefault="00310C4B">
      <w:pPr>
        <w:rPr>
          <w:color w:val="000000" w:themeColor="text1"/>
          <w:lang w:val="ru-RU"/>
          <w:rPrChange w:id="673" w:author="Vasy Medov" w:date="2026-03-18T01:27:00Z">
            <w:rPr>
              <w:lang w:val="ru-RU"/>
            </w:rPr>
          </w:rPrChange>
        </w:rPr>
      </w:pPr>
    </w:p>
    <w:p w14:paraId="7E0DDCD0" w14:textId="2B08C190" w:rsidR="00C939DE" w:rsidRPr="007713C6" w:rsidRDefault="00C939DE">
      <w:pPr>
        <w:rPr>
          <w:color w:val="000000" w:themeColor="text1"/>
          <w:lang w:val="ru-RU"/>
        </w:rPr>
      </w:pPr>
    </w:p>
    <w:p w14:paraId="74EF4597" w14:textId="77777777" w:rsidR="00330471" w:rsidRPr="007713C6" w:rsidRDefault="00330471">
      <w:pPr>
        <w:rPr>
          <w:color w:val="000000" w:themeColor="text1"/>
          <w:lang w:val="ru-RU"/>
        </w:rPr>
      </w:pPr>
    </w:p>
    <w:p w14:paraId="3CBC2A2B" w14:textId="77777777" w:rsidR="00330471" w:rsidRPr="007713C6" w:rsidRDefault="00330471">
      <w:pPr>
        <w:rPr>
          <w:color w:val="000000" w:themeColor="text1"/>
          <w:lang w:val="ru-RU"/>
        </w:rPr>
      </w:pPr>
    </w:p>
    <w:p w14:paraId="1DA7AE05" w14:textId="77777777" w:rsidR="00330471" w:rsidRPr="007713C6" w:rsidRDefault="00330471">
      <w:pPr>
        <w:rPr>
          <w:color w:val="000000" w:themeColor="text1"/>
          <w:lang w:val="ru-RU"/>
        </w:rPr>
      </w:pPr>
    </w:p>
    <w:p w14:paraId="337DA1F4" w14:textId="77777777" w:rsidR="00330471" w:rsidRPr="007713C6" w:rsidRDefault="00330471">
      <w:pPr>
        <w:rPr>
          <w:color w:val="000000" w:themeColor="text1"/>
          <w:lang w:val="ru-RU"/>
        </w:rPr>
      </w:pPr>
    </w:p>
    <w:p w14:paraId="74A96881" w14:textId="77777777" w:rsidR="00330471" w:rsidRPr="007713C6" w:rsidRDefault="00330471">
      <w:pPr>
        <w:rPr>
          <w:color w:val="000000" w:themeColor="text1"/>
          <w:lang w:val="ru-RU"/>
        </w:rPr>
      </w:pPr>
    </w:p>
    <w:p w14:paraId="42467E77" w14:textId="77777777" w:rsidR="00330471" w:rsidRPr="007713C6" w:rsidRDefault="00330471">
      <w:pPr>
        <w:rPr>
          <w:color w:val="000000" w:themeColor="text1"/>
          <w:lang w:val="ru-RU"/>
        </w:rPr>
      </w:pPr>
    </w:p>
    <w:p w14:paraId="768EE479" w14:textId="77777777" w:rsidR="00330471" w:rsidRPr="007713C6" w:rsidDel="00BD3CCA" w:rsidRDefault="00330471">
      <w:pPr>
        <w:rPr>
          <w:del w:id="674" w:author="Vasy Medov" w:date="2026-03-16T21:34:00Z"/>
          <w:color w:val="000000" w:themeColor="text1"/>
          <w:lang w:val="ru-RU"/>
        </w:rPr>
      </w:pPr>
    </w:p>
    <w:p w14:paraId="3520E2A0" w14:textId="017B0D30" w:rsidR="00330471" w:rsidRPr="007713C6" w:rsidDel="00BD3CCA" w:rsidRDefault="00330471">
      <w:pPr>
        <w:rPr>
          <w:del w:id="675" w:author="Vasy Medov" w:date="2026-03-16T21:34:00Z"/>
          <w:color w:val="000000" w:themeColor="text1"/>
          <w:lang w:val="ru-RU"/>
        </w:rPr>
      </w:pPr>
    </w:p>
    <w:p w14:paraId="697DDCDA" w14:textId="6734D99A" w:rsidR="00330471" w:rsidRPr="007713C6" w:rsidDel="00BD3CCA" w:rsidRDefault="00330471">
      <w:pPr>
        <w:rPr>
          <w:del w:id="676" w:author="Vasy Medov" w:date="2026-03-16T21:34:00Z"/>
          <w:color w:val="000000" w:themeColor="text1"/>
          <w:lang w:val="ru-RU"/>
        </w:rPr>
      </w:pPr>
    </w:p>
    <w:p w14:paraId="45B101DF" w14:textId="184107A9" w:rsidR="00330471" w:rsidRPr="007713C6" w:rsidDel="00BD3CCA" w:rsidRDefault="00330471">
      <w:pPr>
        <w:rPr>
          <w:del w:id="677" w:author="Vasy Medov" w:date="2026-03-16T21:34:00Z"/>
          <w:color w:val="000000" w:themeColor="text1"/>
          <w:lang w:val="ru-RU"/>
        </w:rPr>
      </w:pPr>
    </w:p>
    <w:p w14:paraId="0207C9F1" w14:textId="77777777" w:rsidR="00330471" w:rsidRPr="007713C6" w:rsidDel="00C939DE" w:rsidRDefault="00330471">
      <w:pPr>
        <w:rPr>
          <w:del w:id="678" w:author="Vasy Medov" w:date="2026-02-25T19:07:00Z"/>
          <w:color w:val="000000" w:themeColor="text1"/>
          <w:lang w:val="ru-RU"/>
          <w:rPrChange w:id="679" w:author="Vasy Medov" w:date="2026-03-18T01:27:00Z">
            <w:rPr>
              <w:del w:id="680" w:author="Vasy Medov" w:date="2026-02-25T19:07:00Z"/>
              <w:lang w:val="ru-RU"/>
            </w:rPr>
          </w:rPrChange>
        </w:rPr>
      </w:pPr>
    </w:p>
    <w:p w14:paraId="7D9CB999" w14:textId="2406E0A9" w:rsidR="00C939DE" w:rsidRPr="007713C6" w:rsidDel="00BD3CCA" w:rsidRDefault="00C939DE">
      <w:pPr>
        <w:rPr>
          <w:del w:id="681" w:author="Vasy Medov" w:date="2026-03-16T21:34:00Z"/>
          <w:color w:val="000000" w:themeColor="text1"/>
          <w:lang w:val="ru-RU"/>
          <w:rPrChange w:id="682" w:author="Vasy Medov" w:date="2026-03-18T01:27:00Z">
            <w:rPr>
              <w:del w:id="683" w:author="Vasy Medov" w:date="2026-03-16T21:34:00Z"/>
              <w:lang w:val="ru-RU"/>
            </w:rPr>
          </w:rPrChange>
        </w:rPr>
      </w:pPr>
    </w:p>
    <w:p w14:paraId="57E07DFB" w14:textId="7B8E3E05" w:rsidR="00C939DE" w:rsidRPr="007713C6" w:rsidRDefault="00C939DE" w:rsidP="00C939DE">
      <w:pPr>
        <w:pStyle w:val="1"/>
        <w:numPr>
          <w:ilvl w:val="0"/>
          <w:numId w:val="0"/>
        </w:numPr>
        <w:rPr>
          <w:ins w:id="684" w:author="Vasy Medov" w:date="2026-02-26T22:17:00Z"/>
          <w:color w:val="000000" w:themeColor="text1"/>
          <w:lang w:val="ru-RU"/>
        </w:rPr>
      </w:pPr>
      <w:bookmarkStart w:id="685" w:name="_Toc224493485"/>
      <w:r w:rsidRPr="007713C6">
        <w:rPr>
          <w:color w:val="000000" w:themeColor="text1"/>
          <w:lang w:val="ru-RU"/>
          <w:rPrChange w:id="686" w:author="Vasy Medov" w:date="2026-03-18T01:27:00Z">
            <w:rPr>
              <w:lang w:val="ru-RU"/>
            </w:rPr>
          </w:rPrChange>
        </w:rPr>
        <w:t>Задание</w:t>
      </w:r>
      <w:bookmarkEnd w:id="685"/>
    </w:p>
    <w:p w14:paraId="2BBF9D77" w14:textId="5F11C1B1" w:rsidR="00BD27F6" w:rsidRPr="007713C6" w:rsidRDefault="00BD27F6">
      <w:pPr>
        <w:rPr>
          <w:lang w:val="ru-RU"/>
        </w:rPr>
        <w:pPrChange w:id="687" w:author="Vasy Medov" w:date="2026-02-26T22:17:00Z">
          <w:pPr>
            <w:pStyle w:val="1"/>
            <w:numPr>
              <w:numId w:val="0"/>
            </w:numPr>
          </w:pPr>
        </w:pPrChange>
      </w:pPr>
      <w:ins w:id="688" w:author="Vasy Medov" w:date="2026-02-26T22:17:00Z">
        <w:r w:rsidRPr="007713C6">
          <w:rPr>
            <w:noProof/>
            <w:color w:val="000000" w:themeColor="text1"/>
            <w:lang w:val="ru-RU"/>
            <w:rPrChange w:id="689" w:author="Vasy Medov" w:date="2026-03-18T01:27:00Z">
              <w:rPr>
                <w:b w:val="0"/>
                <w:noProof/>
                <w:lang w:val="ru-RU"/>
              </w:rPr>
            </w:rPrChange>
          </w:rPr>
          <w:drawing>
            <wp:anchor distT="0" distB="0" distL="114300" distR="114300" simplePos="0" relativeHeight="251659264" behindDoc="1" locked="0" layoutInCell="1" allowOverlap="1" wp14:anchorId="47408322" wp14:editId="10F39568">
              <wp:simplePos x="0" y="0"/>
              <wp:positionH relativeFrom="margin">
                <wp:posOffset>0</wp:posOffset>
              </wp:positionH>
              <wp:positionV relativeFrom="paragraph">
                <wp:posOffset>154940</wp:posOffset>
              </wp:positionV>
              <wp:extent cx="5943600" cy="5424170"/>
              <wp:effectExtent l="0" t="0" r="0" b="5080"/>
              <wp:wrapTight wrapText="bothSides">
                <wp:wrapPolygon edited="0">
                  <wp:start x="0" y="0"/>
                  <wp:lineTo x="0" y="21544"/>
                  <wp:lineTo x="21531" y="21544"/>
                  <wp:lineTo x="21531" y="0"/>
                  <wp:lineTo x="0" y="0"/>
                </wp:wrapPolygon>
              </wp:wrapTight>
              <wp:docPr id="2" name="Рисунок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3600" cy="542417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</w:p>
    <w:p w14:paraId="16D500D0" w14:textId="1B5A7358" w:rsidR="00C939DE" w:rsidRPr="007713C6" w:rsidDel="00C939DE" w:rsidRDefault="00C939DE">
      <w:pPr>
        <w:rPr>
          <w:del w:id="690" w:author="Vasy Medov" w:date="2026-02-24T19:55:00Z"/>
          <w:color w:val="000000" w:themeColor="text1"/>
          <w:rPrChange w:id="691" w:author="Vasy Medov" w:date="2026-03-18T01:27:00Z">
            <w:rPr>
              <w:del w:id="692" w:author="Vasy Medov" w:date="2026-02-24T19:55:00Z"/>
              <w:lang w:val="ru-RU"/>
            </w:rPr>
          </w:rPrChange>
        </w:rPr>
      </w:pPr>
    </w:p>
    <w:p w14:paraId="1B010394" w14:textId="0745E7DD" w:rsidR="00C939DE" w:rsidRPr="007713C6" w:rsidRDefault="00C939DE">
      <w:pPr>
        <w:rPr>
          <w:ins w:id="693" w:author="Vasy Medov" w:date="2026-02-25T19:07:00Z"/>
          <w:color w:val="000000" w:themeColor="text1"/>
          <w:rPrChange w:id="694" w:author="Vasy Medov" w:date="2026-03-18T01:27:00Z">
            <w:rPr>
              <w:ins w:id="695" w:author="Vasy Medov" w:date="2026-02-25T19:07:00Z"/>
              <w:lang w:val="ru-RU"/>
            </w:rPr>
          </w:rPrChange>
        </w:rPr>
      </w:pPr>
    </w:p>
    <w:p w14:paraId="4FF730DB" w14:textId="5AD95BFB" w:rsidR="00310C4B" w:rsidRPr="007713C6" w:rsidDel="00B35BD9" w:rsidRDefault="00310C4B">
      <w:pPr>
        <w:rPr>
          <w:del w:id="696" w:author="Vasy Medov" w:date="2026-02-24T19:55:00Z"/>
          <w:color w:val="000000" w:themeColor="text1"/>
          <w:rPrChange w:id="697" w:author="Vasy Medov" w:date="2026-03-18T01:27:00Z">
            <w:rPr>
              <w:del w:id="698" w:author="Vasy Medov" w:date="2026-02-24T19:55:00Z"/>
            </w:rPr>
          </w:rPrChange>
        </w:rPr>
      </w:pPr>
    </w:p>
    <w:p w14:paraId="591A1A1F" w14:textId="77777777" w:rsidR="00310C4B" w:rsidRPr="007713C6" w:rsidRDefault="00310C4B">
      <w:pPr>
        <w:rPr>
          <w:color w:val="000000" w:themeColor="text1"/>
          <w:rPrChange w:id="699" w:author="Vasy Medov" w:date="2026-03-18T01:27:00Z">
            <w:rPr/>
          </w:rPrChange>
        </w:rPr>
        <w:sectPr w:rsidR="00310C4B" w:rsidRPr="007713C6" w:rsidSect="00CB1133">
          <w:headerReference w:type="default" r:id="rId10"/>
          <w:footerReference w:type="default" r:id="rId11"/>
          <w:pgSz w:w="12240" w:h="15840" w:code="1"/>
          <w:pgMar w:top="709" w:right="1440" w:bottom="1440" w:left="1440" w:header="720" w:footer="720" w:gutter="0"/>
          <w:pgNumType w:fmt="lowerRoman"/>
          <w:cols w:space="720"/>
          <w:docGrid w:linePitch="326"/>
        </w:sectPr>
      </w:pPr>
    </w:p>
    <w:p w14:paraId="16641CB6" w14:textId="77777777" w:rsidR="00310C4B" w:rsidRPr="007713C6" w:rsidRDefault="00310C4B" w:rsidP="00C939DE">
      <w:pPr>
        <w:pStyle w:val="1"/>
        <w:rPr>
          <w:color w:val="000000" w:themeColor="text1"/>
          <w:lang w:val="ru-RU"/>
        </w:rPr>
      </w:pPr>
      <w:bookmarkStart w:id="703" w:name="_Toc439994687"/>
      <w:bookmarkStart w:id="704" w:name="_Toc352609392"/>
      <w:bookmarkStart w:id="705" w:name="_Toc224493486"/>
      <w:r w:rsidRPr="007713C6">
        <w:rPr>
          <w:color w:val="000000" w:themeColor="text1"/>
          <w:rPrChange w:id="706" w:author="Vasy Medov" w:date="2026-03-18T01:27:00Z">
            <w:rPr/>
          </w:rPrChange>
        </w:rPr>
        <w:lastRenderedPageBreak/>
        <w:t>System Features</w:t>
      </w:r>
      <w:bookmarkEnd w:id="703"/>
      <w:bookmarkEnd w:id="704"/>
      <w:bookmarkEnd w:id="705"/>
    </w:p>
    <w:p w14:paraId="1A1530BE" w14:textId="5FD748A8" w:rsidR="000C0BF5" w:rsidRPr="007713C6" w:rsidRDefault="000C0BF5" w:rsidP="000C0BF5">
      <w:pPr>
        <w:pStyle w:val="2"/>
        <w:rPr>
          <w:lang w:val="ru-RU"/>
        </w:rPr>
      </w:pPr>
      <w:bookmarkStart w:id="707" w:name="_Toc224493487"/>
      <w:r w:rsidRPr="007713C6">
        <w:rPr>
          <w:lang w:val="ru-RU"/>
        </w:rPr>
        <w:t>Родительский портал</w:t>
      </w:r>
      <w:bookmarkEnd w:id="707"/>
    </w:p>
    <w:p w14:paraId="6DA717A8" w14:textId="0EA1ACC7" w:rsidR="000C0BF5" w:rsidRPr="007713C6" w:rsidRDefault="000C0BF5" w:rsidP="00B37C91">
      <w:pPr>
        <w:pStyle w:val="3"/>
      </w:pPr>
      <w:bookmarkStart w:id="708" w:name="_Toc223475068"/>
      <w:bookmarkStart w:id="709" w:name="_Toc223482793"/>
      <w:bookmarkStart w:id="710" w:name="_Toc224485971"/>
      <w:bookmarkStart w:id="711" w:name="_Toc224486658"/>
      <w:bookmarkStart w:id="712" w:name="_Toc224493488"/>
      <w:r w:rsidRPr="007713C6">
        <w:t xml:space="preserve">Система </w:t>
      </w:r>
      <w:bookmarkEnd w:id="708"/>
      <w:bookmarkEnd w:id="709"/>
      <w:r w:rsidR="00B21804" w:rsidRPr="007713C6">
        <w:t>должна использовать общую базу пользователей и механизм авторизации пользователей портала «</w:t>
      </w:r>
      <w:r w:rsidR="00B21804" w:rsidRPr="007713C6">
        <w:rPr>
          <w:lang w:val="en-US"/>
        </w:rPr>
        <w:t>Fanfics</w:t>
      </w:r>
      <w:r w:rsidR="00B21804" w:rsidRPr="007713C6">
        <w:t>.</w:t>
      </w:r>
      <w:r w:rsidR="00B21804" w:rsidRPr="007713C6">
        <w:rPr>
          <w:lang w:val="en-US"/>
        </w:rPr>
        <w:t>me</w:t>
      </w:r>
      <w:r w:rsidR="00B21804" w:rsidRPr="007713C6">
        <w:t>».</w:t>
      </w:r>
      <w:bookmarkEnd w:id="710"/>
      <w:bookmarkEnd w:id="711"/>
      <w:bookmarkEnd w:id="712"/>
    </w:p>
    <w:p w14:paraId="05EA6A58" w14:textId="60E6FDE2" w:rsidR="000C0BF5" w:rsidRPr="007713C6" w:rsidRDefault="000C0BF5" w:rsidP="00B37C91">
      <w:pPr>
        <w:pStyle w:val="3"/>
      </w:pPr>
      <w:bookmarkStart w:id="713" w:name="_Toc223475069"/>
      <w:bookmarkStart w:id="714" w:name="_Toc223482794"/>
      <w:bookmarkStart w:id="715" w:name="_Toc224485972"/>
      <w:bookmarkStart w:id="716" w:name="_Toc224486659"/>
      <w:bookmarkStart w:id="717" w:name="_Toc224493489"/>
      <w:r w:rsidRPr="007713C6">
        <w:t xml:space="preserve">Система должна </w:t>
      </w:r>
      <w:bookmarkEnd w:id="713"/>
      <w:bookmarkEnd w:id="714"/>
      <w:r w:rsidR="003C2B43" w:rsidRPr="007713C6">
        <w:t xml:space="preserve">предоставлять доступ к функционалу </w:t>
      </w:r>
      <w:r w:rsidR="00B1448D" w:rsidRPr="007713C6">
        <w:t>общих</w:t>
      </w:r>
      <w:r w:rsidR="003879FF" w:rsidRPr="007713C6">
        <w:t xml:space="preserve"> для всех подразделов портала</w:t>
      </w:r>
      <w:r w:rsidR="00DA3F3C" w:rsidRPr="007713C6">
        <w:t xml:space="preserve"> </w:t>
      </w:r>
      <w:r w:rsidR="003879FF" w:rsidRPr="007713C6">
        <w:t>панел</w:t>
      </w:r>
      <w:r w:rsidR="003C2B43" w:rsidRPr="007713C6">
        <w:t>и</w:t>
      </w:r>
      <w:r w:rsidR="00AE1ACC" w:rsidRPr="007713C6">
        <w:t xml:space="preserve"> личного кабинета пользователя, подвал</w:t>
      </w:r>
      <w:r w:rsidR="003C2B43" w:rsidRPr="007713C6">
        <w:t>у</w:t>
      </w:r>
      <w:r w:rsidR="00246045" w:rsidRPr="007713C6">
        <w:t xml:space="preserve"> и шапке сайта</w:t>
      </w:r>
      <w:r w:rsidR="00AE1ACC" w:rsidRPr="007713C6">
        <w:t>.</w:t>
      </w:r>
      <w:r w:rsidR="00246045" w:rsidRPr="007713C6">
        <w:t xml:space="preserve"> </w:t>
      </w:r>
      <w:del w:id="718" w:author="Vasy Medov" w:date="2026-03-16T00:13:00Z">
        <w:r w:rsidR="00246045" w:rsidRPr="007713C6" w:rsidDel="00261C72">
          <w:rPr>
            <w:rPrChange w:id="719" w:author="Vasy Medov" w:date="2026-03-18T01:27:00Z">
              <w:rPr>
                <w:highlight w:val="yellow"/>
              </w:rPr>
            </w:rPrChange>
          </w:rPr>
          <w:delText>Шапка сайта предоставляет возможность перейти на разделы</w:delText>
        </w:r>
        <w:r w:rsidR="00111DF0" w:rsidRPr="007713C6" w:rsidDel="00261C72">
          <w:rPr>
            <w:rPrChange w:id="720" w:author="Vasy Medov" w:date="2026-03-18T01:27:00Z">
              <w:rPr>
                <w:highlight w:val="yellow"/>
              </w:rPr>
            </w:rPrChange>
          </w:rPr>
          <w:delText xml:space="preserve"> портала: фанфики, фандомы, фанарт, блоги; </w:delText>
        </w:r>
        <w:r w:rsidR="00707966" w:rsidRPr="007713C6" w:rsidDel="00261C72">
          <w:rPr>
            <w:rPrChange w:id="721" w:author="Vasy Medov" w:date="2026-03-18T01:27:00Z">
              <w:rPr>
                <w:highlight w:val="yellow"/>
              </w:rPr>
            </w:rPrChange>
          </w:rPr>
          <w:delText>использовать глобальный поиск по всему порталу.</w:delText>
        </w:r>
        <w:bookmarkEnd w:id="715"/>
        <w:bookmarkEnd w:id="716"/>
        <w:bookmarkEnd w:id="717"/>
        <w:r w:rsidR="00707966" w:rsidRPr="007713C6" w:rsidDel="00261C72">
          <w:delText xml:space="preserve"> </w:delText>
        </w:r>
      </w:del>
    </w:p>
    <w:p w14:paraId="30C6A9C7" w14:textId="3B826EDD" w:rsidR="003F0CAD" w:rsidRPr="007713C6" w:rsidRDefault="00A730AF" w:rsidP="003F0CAD">
      <w:pPr>
        <w:pStyle w:val="2"/>
        <w:rPr>
          <w:lang w:val="ru-RU"/>
        </w:rPr>
      </w:pPr>
      <w:bookmarkStart w:id="722" w:name="_Toc224493490"/>
      <w:r w:rsidRPr="007713C6">
        <w:rPr>
          <w:lang w:val="ru-RU"/>
        </w:rPr>
        <w:t>Системный инструментарий</w:t>
      </w:r>
      <w:bookmarkEnd w:id="722"/>
    </w:p>
    <w:p w14:paraId="506C0B96" w14:textId="6BF69223" w:rsidR="003F0CAD" w:rsidRPr="007713C6" w:rsidRDefault="003F0CAD" w:rsidP="003F0CAD">
      <w:pPr>
        <w:pStyle w:val="3"/>
      </w:pPr>
      <w:bookmarkStart w:id="723" w:name="_Toc224485974"/>
      <w:bookmarkStart w:id="724" w:name="_Toc224486661"/>
      <w:bookmarkStart w:id="725" w:name="_Toc224493491"/>
      <w:r w:rsidRPr="007713C6">
        <w:t xml:space="preserve">Система должна </w:t>
      </w:r>
      <w:r w:rsidR="00CE39ED" w:rsidRPr="007713C6">
        <w:t>предоставлять возможность администратору создавать</w:t>
      </w:r>
      <w:r w:rsidR="007C64F1" w:rsidRPr="007713C6">
        <w:t>, изменять</w:t>
      </w:r>
      <w:r w:rsidR="00597780" w:rsidRPr="007713C6">
        <w:t xml:space="preserve"> вёрстку </w:t>
      </w:r>
      <w:r w:rsidR="00CF079E" w:rsidRPr="007713C6">
        <w:t xml:space="preserve">портала, </w:t>
      </w:r>
      <w:r w:rsidR="007C64F1" w:rsidRPr="007713C6">
        <w:t>подразделы портала, страницы подразделов</w:t>
      </w:r>
      <w:r w:rsidR="003F144A" w:rsidRPr="007713C6">
        <w:t>, их порядок,</w:t>
      </w:r>
      <w:r w:rsidR="00835C04" w:rsidRPr="007713C6">
        <w:t xml:space="preserve"> содержание</w:t>
      </w:r>
      <w:r w:rsidR="005B1FB9" w:rsidRPr="007713C6">
        <w:t>, группы контента</w:t>
      </w:r>
      <w:r w:rsidR="00835C04" w:rsidRPr="007713C6">
        <w:t>.</w:t>
      </w:r>
      <w:bookmarkEnd w:id="723"/>
      <w:bookmarkEnd w:id="724"/>
      <w:bookmarkEnd w:id="725"/>
      <w:r w:rsidR="007C64F1" w:rsidRPr="007713C6">
        <w:t xml:space="preserve"> </w:t>
      </w:r>
    </w:p>
    <w:p w14:paraId="487CF35A" w14:textId="7357CFD7" w:rsidR="003F0CAD" w:rsidRPr="007713C6" w:rsidRDefault="003F0CAD" w:rsidP="003F0CAD">
      <w:pPr>
        <w:pStyle w:val="3"/>
      </w:pPr>
      <w:bookmarkStart w:id="726" w:name="_Toc224485975"/>
      <w:bookmarkStart w:id="727" w:name="_Toc224486662"/>
      <w:bookmarkStart w:id="728" w:name="_Toc224493492"/>
      <w:r w:rsidRPr="007713C6">
        <w:t xml:space="preserve">Система должна предоставлять возможность </w:t>
      </w:r>
      <w:r w:rsidR="00835C04" w:rsidRPr="007713C6">
        <w:t xml:space="preserve">администратору настраивать </w:t>
      </w:r>
      <w:r w:rsidR="00A46FF4" w:rsidRPr="007713C6">
        <w:t>на страниц</w:t>
      </w:r>
      <w:r w:rsidR="00B1448D" w:rsidRPr="007713C6">
        <w:t>е</w:t>
      </w:r>
      <w:r w:rsidR="00A46FF4" w:rsidRPr="007713C6">
        <w:t xml:space="preserve"> </w:t>
      </w:r>
      <w:r w:rsidR="00835C04" w:rsidRPr="007713C6">
        <w:t xml:space="preserve">поиск контента </w:t>
      </w:r>
      <w:r w:rsidR="00A46FF4" w:rsidRPr="007713C6">
        <w:t xml:space="preserve">фандома </w:t>
      </w:r>
      <w:r w:rsidR="00835C04" w:rsidRPr="007713C6">
        <w:t>по заданным фильтрам</w:t>
      </w:r>
      <w:r w:rsidR="003278FA" w:rsidRPr="007713C6">
        <w:t xml:space="preserve"> и данным</w:t>
      </w:r>
      <w:r w:rsidR="002D34DB" w:rsidRPr="007713C6">
        <w:t>, показ и скрытие форму поиска, а также просмотр результатов поиска, его сортировку по указанным параметрам</w:t>
      </w:r>
      <w:r w:rsidR="003278FA" w:rsidRPr="007713C6">
        <w:t>.</w:t>
      </w:r>
      <w:bookmarkEnd w:id="726"/>
      <w:bookmarkEnd w:id="727"/>
      <w:bookmarkEnd w:id="728"/>
    </w:p>
    <w:p w14:paraId="4B7B1C32" w14:textId="44C2CF84" w:rsidR="00675696" w:rsidRPr="007713C6" w:rsidRDefault="00675696" w:rsidP="00675696">
      <w:pPr>
        <w:pStyle w:val="3"/>
      </w:pPr>
      <w:bookmarkStart w:id="729" w:name="_Toc224485976"/>
      <w:bookmarkStart w:id="730" w:name="_Toc224486663"/>
      <w:bookmarkStart w:id="731" w:name="_Toc224493493"/>
      <w:r w:rsidRPr="007713C6">
        <w:t>Система должна предоставлять возможность администратору настраивать вид, формат, пагинацию для списка объектов контента на страниц</w:t>
      </w:r>
      <w:r w:rsidR="00E935D0" w:rsidRPr="007713C6">
        <w:t>е.</w:t>
      </w:r>
      <w:bookmarkEnd w:id="729"/>
      <w:bookmarkEnd w:id="730"/>
      <w:bookmarkEnd w:id="731"/>
    </w:p>
    <w:p w14:paraId="4C6BA148" w14:textId="7D62D637" w:rsidR="00310C4B" w:rsidRPr="007713C6" w:rsidRDefault="008A6007">
      <w:pPr>
        <w:pStyle w:val="2"/>
        <w:rPr>
          <w:color w:val="000000" w:themeColor="text1"/>
          <w:rPrChange w:id="732" w:author="Vasy Medov" w:date="2026-03-18T01:27:00Z">
            <w:rPr/>
          </w:rPrChange>
        </w:rPr>
      </w:pPr>
      <w:bookmarkStart w:id="733" w:name="_Toc224493494"/>
      <w:r w:rsidRPr="007713C6">
        <w:rPr>
          <w:color w:val="000000" w:themeColor="text1"/>
          <w:lang w:val="ru-RU"/>
        </w:rPr>
        <w:t>Подраздел портала</w:t>
      </w:r>
      <w:bookmarkEnd w:id="733"/>
    </w:p>
    <w:p w14:paraId="01A72BB2" w14:textId="20ECAE75" w:rsidR="000C0BF5" w:rsidRPr="007713C6" w:rsidRDefault="001C7C21" w:rsidP="00B37C91">
      <w:pPr>
        <w:pStyle w:val="3"/>
      </w:pPr>
      <w:bookmarkStart w:id="734" w:name="_Toc223475071"/>
      <w:bookmarkStart w:id="735" w:name="_Toc223482796"/>
      <w:bookmarkStart w:id="736" w:name="_Toc224485978"/>
      <w:bookmarkStart w:id="737" w:name="_Toc224486665"/>
      <w:bookmarkStart w:id="738" w:name="_Toc224493495"/>
      <w:r w:rsidRPr="007713C6">
        <w:t xml:space="preserve">Система должна предоставлять возможность </w:t>
      </w:r>
      <w:r w:rsidR="000C0BF5" w:rsidRPr="007713C6">
        <w:t>переходить на страницы</w:t>
      </w:r>
      <w:r w:rsidR="00E33678" w:rsidRPr="007713C6">
        <w:t xml:space="preserve"> подраздела</w:t>
      </w:r>
      <w:r w:rsidR="000C0BF5" w:rsidRPr="007713C6">
        <w:t xml:space="preserve"> “Новости”, “Фанфики”, “Фанарт ”,“Блог ”,“Энциклопедия ”,“Канон ”</w:t>
      </w:r>
      <w:bookmarkEnd w:id="734"/>
      <w:bookmarkEnd w:id="735"/>
      <w:r w:rsidR="00E33678" w:rsidRPr="007713C6">
        <w:t>.</w:t>
      </w:r>
      <w:bookmarkEnd w:id="736"/>
      <w:bookmarkEnd w:id="737"/>
      <w:bookmarkEnd w:id="738"/>
    </w:p>
    <w:p w14:paraId="0CFDE0BB" w14:textId="2BB5274A" w:rsidR="000C0BF5" w:rsidRPr="005D4144" w:rsidRDefault="000C0BF5" w:rsidP="00166750">
      <w:pPr>
        <w:pStyle w:val="3"/>
        <w:rPr>
          <w:highlight w:val="yellow"/>
        </w:rPr>
      </w:pPr>
      <w:bookmarkStart w:id="739" w:name="_Toc223475072"/>
      <w:bookmarkStart w:id="740" w:name="_Toc223482797"/>
      <w:bookmarkStart w:id="741" w:name="_Toc224485979"/>
      <w:bookmarkStart w:id="742" w:name="_Toc224486666"/>
      <w:bookmarkStart w:id="743" w:name="_Toc224493496"/>
      <w:r w:rsidRPr="007713C6">
        <w:t xml:space="preserve">Система должна предоставлять возможность просмотра </w:t>
      </w:r>
      <w:r w:rsidR="001060A1" w:rsidRPr="007713C6">
        <w:t xml:space="preserve">названия и описания, баннера, статуса подписки пользователя, </w:t>
      </w:r>
      <w:r w:rsidRPr="007713C6">
        <w:t>статистики</w:t>
      </w:r>
      <w:r w:rsidR="00BE5A89" w:rsidRPr="007713C6">
        <w:t>:</w:t>
      </w:r>
      <w:r w:rsidR="00EE677F" w:rsidRPr="007713C6">
        <w:t xml:space="preserve"> количество фанфиков и подписчиков</w:t>
      </w:r>
      <w:r w:rsidR="005D4144" w:rsidRPr="005D4144">
        <w:t>, -</w:t>
      </w:r>
      <w:r w:rsidRPr="007713C6">
        <w:t xml:space="preserve"> фандом</w:t>
      </w:r>
      <w:bookmarkEnd w:id="739"/>
      <w:bookmarkEnd w:id="740"/>
      <w:r w:rsidR="00BE5A89" w:rsidRPr="007713C6">
        <w:t>а подраздела</w:t>
      </w:r>
      <w:r w:rsidR="00141C37" w:rsidRPr="007713C6">
        <w:t>.</w:t>
      </w:r>
      <w:bookmarkEnd w:id="741"/>
      <w:bookmarkEnd w:id="742"/>
      <w:bookmarkEnd w:id="743"/>
    </w:p>
    <w:p w14:paraId="409FB76C" w14:textId="3077EABC" w:rsidR="000C0BF5" w:rsidRPr="007713C6" w:rsidRDefault="000C0BF5" w:rsidP="000C0BF5">
      <w:pPr>
        <w:pStyle w:val="2"/>
        <w:rPr>
          <w:color w:val="000000" w:themeColor="text1"/>
          <w:lang w:val="ru-RU"/>
        </w:rPr>
      </w:pPr>
      <w:bookmarkStart w:id="744" w:name="_Toc224493498"/>
      <w:r w:rsidRPr="007713C6">
        <w:rPr>
          <w:color w:val="000000" w:themeColor="text1"/>
          <w:lang w:val="ru-RU"/>
          <w:rPrChange w:id="745" w:author="Vasy Medov" w:date="2026-03-18T01:27:00Z">
            <w:rPr>
              <w:color w:val="000000" w:themeColor="text1"/>
              <w:highlight w:val="green"/>
              <w:lang w:val="ru-RU"/>
            </w:rPr>
          </w:rPrChange>
        </w:rPr>
        <w:t>Новости</w:t>
      </w:r>
      <w:del w:id="746" w:author="Vasy Medov" w:date="2026-03-18T01:27:00Z">
        <w:r w:rsidR="00F02549" w:rsidRPr="007713C6" w:rsidDel="007713C6">
          <w:rPr>
            <w:color w:val="000000" w:themeColor="text1"/>
            <w:lang w:val="ru-RU"/>
          </w:rPr>
          <w:delText xml:space="preserve"> </w:delText>
        </w:r>
        <w:r w:rsidR="00F02549" w:rsidRPr="007713C6" w:rsidDel="007713C6">
          <w:rPr>
            <w:color w:val="000000" w:themeColor="text1"/>
            <w:lang w:val="ru-RU"/>
            <w:rPrChange w:id="747" w:author="Vasy Medov" w:date="2026-03-18T01:27:00Z">
              <w:rPr>
                <w:color w:val="000000" w:themeColor="text1"/>
                <w:highlight w:val="green"/>
                <w:lang w:val="ru-RU"/>
              </w:rPr>
            </w:rPrChange>
          </w:rPr>
          <w:delText>треования к дизану</w:delText>
        </w:r>
      </w:del>
      <w:r w:rsidR="00F02549" w:rsidRPr="007713C6">
        <w:rPr>
          <w:color w:val="000000" w:themeColor="text1"/>
          <w:lang w:val="ru-RU"/>
          <w:rPrChange w:id="748" w:author="Vasy Medov" w:date="2026-03-18T01:27:00Z">
            <w:rPr>
              <w:color w:val="000000" w:themeColor="text1"/>
              <w:highlight w:val="green"/>
              <w:lang w:val="ru-RU"/>
            </w:rPr>
          </w:rPrChange>
        </w:rPr>
        <w:t xml:space="preserve"> </w:t>
      </w:r>
      <w:del w:id="749" w:author="Vasy Medov" w:date="2026-03-18T01:27:00Z">
        <w:r w:rsidR="00F02549" w:rsidRPr="007713C6" w:rsidDel="007713C6">
          <w:rPr>
            <w:color w:val="000000" w:themeColor="text1"/>
            <w:lang w:val="ru-RU"/>
            <w:rPrChange w:id="750" w:author="Vasy Medov" w:date="2026-03-18T01:27:00Z">
              <w:rPr>
                <w:color w:val="000000" w:themeColor="text1"/>
                <w:highlight w:val="green"/>
                <w:lang w:val="ru-RU"/>
              </w:rPr>
            </w:rPrChange>
          </w:rPr>
          <w:delText>-</w:delText>
        </w:r>
        <w:bookmarkEnd w:id="744"/>
        <w:r w:rsidR="00F02549" w:rsidRPr="007713C6" w:rsidDel="007713C6">
          <w:rPr>
            <w:color w:val="000000" w:themeColor="text1"/>
            <w:lang w:val="ru-RU"/>
          </w:rPr>
          <w:delText xml:space="preserve"> </w:delText>
        </w:r>
      </w:del>
    </w:p>
    <w:p w14:paraId="2689CBDF" w14:textId="4FDCCC15" w:rsidR="000C0BF5" w:rsidRPr="007713C6" w:rsidRDefault="000C0BF5" w:rsidP="00B37C91">
      <w:pPr>
        <w:pStyle w:val="3"/>
      </w:pPr>
      <w:bookmarkStart w:id="751" w:name="_Toc223475077"/>
      <w:bookmarkStart w:id="752" w:name="_Toc223482802"/>
      <w:bookmarkStart w:id="753" w:name="_Toc224485982"/>
      <w:bookmarkStart w:id="754" w:name="_Toc224486669"/>
      <w:bookmarkStart w:id="755" w:name="_Toc224493499"/>
      <w:r w:rsidRPr="007713C6">
        <w:t xml:space="preserve">Система должна предоставлять возможность </w:t>
      </w:r>
      <w:r w:rsidR="00E5068C" w:rsidRPr="007713C6">
        <w:t>сделать страницу «Новости» главной страницей</w:t>
      </w:r>
      <w:bookmarkEnd w:id="751"/>
      <w:bookmarkEnd w:id="752"/>
      <w:r w:rsidR="00E73A93" w:rsidRPr="007713C6">
        <w:t xml:space="preserve"> подраздела</w:t>
      </w:r>
      <w:bookmarkEnd w:id="753"/>
      <w:bookmarkEnd w:id="754"/>
      <w:bookmarkEnd w:id="755"/>
    </w:p>
    <w:p w14:paraId="4ACB6A2C" w14:textId="77777777" w:rsidR="00CE7413" w:rsidRPr="007713C6" w:rsidRDefault="00E5068C" w:rsidP="00A23E21">
      <w:pPr>
        <w:pStyle w:val="3"/>
      </w:pPr>
      <w:bookmarkStart w:id="756" w:name="_Toc223475078"/>
      <w:bookmarkStart w:id="757" w:name="_Toc223482803"/>
      <w:bookmarkStart w:id="758" w:name="_Toc224485983"/>
      <w:bookmarkStart w:id="759" w:name="_Toc224486670"/>
      <w:bookmarkStart w:id="760" w:name="_Toc224493500"/>
      <w:r w:rsidRPr="007713C6">
        <w:t xml:space="preserve">Система должна предоставлять возможность просмотра </w:t>
      </w:r>
      <w:r w:rsidRPr="007713C6">
        <w:rPr>
          <w:rPrChange w:id="761" w:author="Vasy Medov" w:date="2026-03-18T01:27:00Z">
            <w:rPr>
              <w:highlight w:val="green"/>
            </w:rPr>
          </w:rPrChange>
        </w:rPr>
        <w:t>новостей</w:t>
      </w:r>
      <w:r w:rsidRPr="007713C6">
        <w:t xml:space="preserve"> публикаций, отсортированных от новых к старым</w:t>
      </w:r>
      <w:bookmarkEnd w:id="756"/>
      <w:bookmarkEnd w:id="757"/>
      <w:r w:rsidR="003D3E1E" w:rsidRPr="007713C6">
        <w:t>.</w:t>
      </w:r>
      <w:r w:rsidR="005B6456" w:rsidRPr="007713C6">
        <w:t xml:space="preserve"> </w:t>
      </w:r>
      <w:bookmarkStart w:id="762" w:name="_Toc223475082"/>
      <w:bookmarkStart w:id="763" w:name="_Toc223482807"/>
      <w:r w:rsidR="00110140" w:rsidRPr="007713C6">
        <w:t xml:space="preserve">Новость публикации состоит из </w:t>
      </w:r>
      <w:r w:rsidR="00B66E75" w:rsidRPr="007713C6">
        <w:t xml:space="preserve">имени автора новости, события новости, названия фанфика, списка указанных </w:t>
      </w:r>
      <w:r w:rsidR="00B1448D" w:rsidRPr="007713C6">
        <w:t xml:space="preserve">в </w:t>
      </w:r>
      <w:r w:rsidR="00B66E75" w:rsidRPr="007713C6">
        <w:t>фанфик</w:t>
      </w:r>
      <w:r w:rsidR="00B1448D" w:rsidRPr="007713C6">
        <w:t>е параметров</w:t>
      </w:r>
      <w:r w:rsidR="00A76E70" w:rsidRPr="007713C6">
        <w:t>, ссылку на страницу фанфика</w:t>
      </w:r>
      <w:r w:rsidR="00110140" w:rsidRPr="007713C6">
        <w:t xml:space="preserve">. </w:t>
      </w:r>
      <w:r w:rsidR="005B6456" w:rsidRPr="007713C6">
        <w:t>Группировка новостей публикаций</w:t>
      </w:r>
      <w:r w:rsidR="000E51D3" w:rsidRPr="007713C6">
        <w:t xml:space="preserve">: </w:t>
      </w:r>
      <w:r w:rsidR="005B6456" w:rsidRPr="007713C6">
        <w:t>по дате, затем по жанру</w:t>
      </w:r>
      <w:bookmarkEnd w:id="762"/>
      <w:bookmarkEnd w:id="763"/>
      <w:r w:rsidR="000E51D3" w:rsidRPr="007713C6">
        <w:t>.</w:t>
      </w:r>
      <w:bookmarkEnd w:id="758"/>
      <w:bookmarkEnd w:id="759"/>
      <w:bookmarkEnd w:id="760"/>
      <w:r w:rsidR="000E51D3" w:rsidRPr="007713C6">
        <w:t xml:space="preserve"> </w:t>
      </w:r>
      <w:bookmarkStart w:id="764" w:name="_Toc223475084"/>
      <w:bookmarkStart w:id="765" w:name="_Toc223482809"/>
    </w:p>
    <w:p w14:paraId="635CE0C9" w14:textId="26ABEA8E" w:rsidR="00E5068C" w:rsidRPr="007713C6" w:rsidDel="007713C6" w:rsidRDefault="00F02549" w:rsidP="003D3E1E">
      <w:pPr>
        <w:pStyle w:val="3"/>
        <w:numPr>
          <w:ilvl w:val="0"/>
          <w:numId w:val="0"/>
        </w:numPr>
        <w:rPr>
          <w:del w:id="766" w:author="Vasy Medov" w:date="2026-03-18T01:27:00Z"/>
        </w:rPr>
      </w:pPr>
      <w:bookmarkStart w:id="767" w:name="_Toc224485984"/>
      <w:bookmarkStart w:id="768" w:name="_Toc224486671"/>
      <w:bookmarkStart w:id="769" w:name="_Toc224493501"/>
      <w:bookmarkEnd w:id="764"/>
      <w:bookmarkEnd w:id="765"/>
      <w:del w:id="770" w:author="Vasy Medov" w:date="2026-03-18T01:27:00Z">
        <w:r w:rsidRPr="007713C6" w:rsidDel="007713C6">
          <w:rPr>
            <w:rPrChange w:id="771" w:author="Vasy Medov" w:date="2026-03-18T01:27:00Z">
              <w:rPr>
                <w:highlight w:val="green"/>
              </w:rPr>
            </w:rPrChange>
          </w:rPr>
          <w:lastRenderedPageBreak/>
          <w:delText>Объединить – функци просмотра данных</w:delText>
        </w:r>
        <w:bookmarkEnd w:id="767"/>
        <w:bookmarkEnd w:id="768"/>
        <w:bookmarkEnd w:id="769"/>
      </w:del>
    </w:p>
    <w:p w14:paraId="7692FF7B" w14:textId="0F68FAE9" w:rsidR="00E5068C" w:rsidRPr="007713C6" w:rsidRDefault="00E5068C" w:rsidP="003D3E1E">
      <w:pPr>
        <w:pStyle w:val="3"/>
      </w:pPr>
      <w:bookmarkStart w:id="772" w:name="_Toc223475079"/>
      <w:bookmarkStart w:id="773" w:name="_Toc223482804"/>
      <w:bookmarkStart w:id="774" w:name="_Toc224485985"/>
      <w:bookmarkStart w:id="775" w:name="_Toc224486672"/>
      <w:bookmarkStart w:id="776" w:name="_Toc224493502"/>
      <w:r w:rsidRPr="007713C6">
        <w:t xml:space="preserve">Система должна предоставлять возможность применять фильтр, чтобы переключать показ новостей фанфиков по категориям </w:t>
      </w:r>
      <w:proofErr w:type="spellStart"/>
      <w:r w:rsidRPr="007713C6">
        <w:t>Гет</w:t>
      </w:r>
      <w:proofErr w:type="spellEnd"/>
      <w:r w:rsidRPr="007713C6">
        <w:t xml:space="preserve">, Слеш, Джен, </w:t>
      </w:r>
      <w:proofErr w:type="spellStart"/>
      <w:r w:rsidRPr="007713C6">
        <w:t>Фемслеш</w:t>
      </w:r>
      <w:bookmarkStart w:id="777" w:name="_Toc223475080"/>
      <w:bookmarkStart w:id="778" w:name="_Toc223482805"/>
      <w:bookmarkEnd w:id="772"/>
      <w:bookmarkEnd w:id="773"/>
      <w:proofErr w:type="spellEnd"/>
      <w:r w:rsidR="00125A23" w:rsidRPr="007713C6">
        <w:t xml:space="preserve">, а также </w:t>
      </w:r>
      <w:r w:rsidRPr="007713C6">
        <w:t xml:space="preserve">фильтр, чтобы скрывать </w:t>
      </w:r>
      <w:r w:rsidR="00F02549" w:rsidRPr="007713C6">
        <w:t xml:space="preserve">новости </w:t>
      </w:r>
      <w:r w:rsidRPr="007713C6">
        <w:t>произведени</w:t>
      </w:r>
      <w:r w:rsidR="00F02549" w:rsidRPr="007713C6">
        <w:t>й</w:t>
      </w:r>
      <w:r w:rsidRPr="007713C6">
        <w:t xml:space="preserve"> опубликованные без проверки на грамотность</w:t>
      </w:r>
      <w:bookmarkEnd w:id="774"/>
      <w:bookmarkEnd w:id="775"/>
      <w:bookmarkEnd w:id="776"/>
      <w:bookmarkEnd w:id="777"/>
      <w:bookmarkEnd w:id="778"/>
    </w:p>
    <w:p w14:paraId="417F13C6" w14:textId="77777777" w:rsidR="00CE7413" w:rsidRPr="007713C6" w:rsidRDefault="00B66AF7" w:rsidP="00B37C91">
      <w:pPr>
        <w:pStyle w:val="3"/>
      </w:pPr>
      <w:bookmarkStart w:id="779" w:name="_Toc223475085"/>
      <w:bookmarkStart w:id="780" w:name="_Toc223482810"/>
      <w:bookmarkStart w:id="781" w:name="_Toc224485986"/>
      <w:bookmarkStart w:id="782" w:name="_Toc224486673"/>
      <w:bookmarkStart w:id="783" w:name="_Toc224493503"/>
      <w:r w:rsidRPr="007713C6">
        <w:t xml:space="preserve">Система должна предоставлять возможность </w:t>
      </w:r>
      <w:r w:rsidR="00C001DD" w:rsidRPr="007713C6">
        <w:t>авторизованному пользователю</w:t>
      </w:r>
      <w:bookmarkEnd w:id="779"/>
      <w:bookmarkEnd w:id="780"/>
      <w:r w:rsidR="00C001DD" w:rsidRPr="007713C6">
        <w:t xml:space="preserve"> отправить сообщение </w:t>
      </w:r>
      <w:r w:rsidR="00A5268A" w:rsidRPr="007713C6">
        <w:t>с уточнением администрации системы. Страница заявки предоставляет возможность выбора одной из категорий сообщения: исправит</w:t>
      </w:r>
      <w:r w:rsidR="00CB1CAE" w:rsidRPr="007713C6">
        <w:t>ь</w:t>
      </w:r>
      <w:r w:rsidR="00A5268A" w:rsidRPr="007713C6">
        <w:t xml:space="preserve"> ошибку</w:t>
      </w:r>
      <w:r w:rsidR="00CB1CAE" w:rsidRPr="007713C6">
        <w:t xml:space="preserve">, </w:t>
      </w:r>
      <w:r w:rsidR="00A5268A" w:rsidRPr="007713C6">
        <w:t>добавить персонажа</w:t>
      </w:r>
      <w:r w:rsidR="00CB1CAE" w:rsidRPr="007713C6">
        <w:t>, событие, канон, ссылку</w:t>
      </w:r>
      <w:r w:rsidR="00F02549" w:rsidRPr="007713C6">
        <w:t xml:space="preserve"> </w:t>
      </w:r>
      <w:r w:rsidR="00CB1CAE" w:rsidRPr="007713C6">
        <w:t>или другая категория, а также текст сообщения.</w:t>
      </w:r>
      <w:bookmarkEnd w:id="781"/>
      <w:bookmarkEnd w:id="782"/>
      <w:bookmarkEnd w:id="783"/>
      <w:r w:rsidR="00CB1CAE" w:rsidRPr="007713C6">
        <w:t xml:space="preserve"> </w:t>
      </w:r>
    </w:p>
    <w:p w14:paraId="486E4287" w14:textId="4B2E51BB" w:rsidR="00CE7413" w:rsidRPr="007713C6" w:rsidRDefault="00CE7413" w:rsidP="00CE7413">
      <w:pPr>
        <w:pStyle w:val="3"/>
      </w:pPr>
      <w:bookmarkStart w:id="784" w:name="_Toc224485987"/>
      <w:bookmarkStart w:id="785" w:name="_Toc224486674"/>
      <w:bookmarkStart w:id="786" w:name="_Toc224493504"/>
      <w:r w:rsidRPr="007713C6">
        <w:t>Система должна показывать статистику по фандому: количество персонажей, законов, статей в энциклопедии.</w:t>
      </w:r>
      <w:bookmarkEnd w:id="784"/>
      <w:bookmarkEnd w:id="785"/>
      <w:bookmarkEnd w:id="786"/>
    </w:p>
    <w:p w14:paraId="170D9D75" w14:textId="63DAEE02" w:rsidR="00E5068C" w:rsidRPr="007713C6" w:rsidDel="007713C6" w:rsidRDefault="00F02549" w:rsidP="00CE7413">
      <w:pPr>
        <w:pStyle w:val="3"/>
        <w:numPr>
          <w:ilvl w:val="0"/>
          <w:numId w:val="0"/>
        </w:numPr>
        <w:rPr>
          <w:del w:id="787" w:author="Vasy Medov" w:date="2026-03-18T01:27:00Z"/>
          <w:rPrChange w:id="788" w:author="Vasy Medov" w:date="2026-03-18T01:27:00Z">
            <w:rPr>
              <w:del w:id="789" w:author="Vasy Medov" w:date="2026-03-18T01:27:00Z"/>
              <w:highlight w:val="green"/>
            </w:rPr>
          </w:rPrChange>
        </w:rPr>
      </w:pPr>
      <w:bookmarkStart w:id="790" w:name="_Toc224485988"/>
      <w:bookmarkStart w:id="791" w:name="_Toc224486675"/>
      <w:bookmarkStart w:id="792" w:name="_Toc224493505"/>
      <w:del w:id="793" w:author="Vasy Medov" w:date="2026-03-18T01:27:00Z">
        <w:r w:rsidRPr="007713C6" w:rsidDel="007713C6">
          <w:rPr>
            <w:rPrChange w:id="794" w:author="Vasy Medov" w:date="2026-03-18T01:27:00Z">
              <w:rPr>
                <w:highlight w:val="green"/>
              </w:rPr>
            </w:rPrChange>
          </w:rPr>
          <w:delText>информация о сущностях</w:delText>
        </w:r>
        <w:bookmarkEnd w:id="790"/>
        <w:bookmarkEnd w:id="791"/>
        <w:bookmarkEnd w:id="792"/>
      </w:del>
    </w:p>
    <w:p w14:paraId="342FEB80" w14:textId="2FF68DEC" w:rsidR="005B1FB9" w:rsidRPr="007713C6" w:rsidRDefault="005B1FB9" w:rsidP="00452D9D">
      <w:pPr>
        <w:pStyle w:val="3"/>
      </w:pPr>
      <w:bookmarkStart w:id="795" w:name="_Toc224485989"/>
      <w:bookmarkStart w:id="796" w:name="_Toc224486676"/>
      <w:bookmarkStart w:id="797" w:name="_Toc224493506"/>
      <w:r w:rsidRPr="007713C6">
        <w:t xml:space="preserve">Система должна </w:t>
      </w:r>
      <w:r w:rsidR="00BE594A" w:rsidRPr="007713C6">
        <w:t>предоставлять возможность чтения</w:t>
      </w:r>
      <w:r w:rsidR="00627AEA" w:rsidRPr="007713C6">
        <w:t xml:space="preserve"> групп контента</w:t>
      </w:r>
      <w:r w:rsidR="00EA7F6F" w:rsidRPr="007713C6">
        <w:t xml:space="preserve"> и перехода на страницу элемента группы</w:t>
      </w:r>
      <w:r w:rsidR="002A79FC" w:rsidRPr="007713C6">
        <w:t xml:space="preserve">: </w:t>
      </w:r>
      <w:proofErr w:type="spellStart"/>
      <w:r w:rsidR="002A79FC" w:rsidRPr="007713C6">
        <w:t>фанарт</w:t>
      </w:r>
      <w:proofErr w:type="spellEnd"/>
      <w:r w:rsidR="00EA7F6F" w:rsidRPr="007713C6">
        <w:t xml:space="preserve"> (</w:t>
      </w:r>
      <w:r w:rsidR="00BE74AC" w:rsidRPr="007713C6">
        <w:t xml:space="preserve">изображение </w:t>
      </w:r>
      <w:proofErr w:type="spellStart"/>
      <w:r w:rsidR="00BE74AC" w:rsidRPr="007713C6">
        <w:t>фанарта</w:t>
      </w:r>
      <w:proofErr w:type="spellEnd"/>
      <w:r w:rsidR="00BE74AC" w:rsidRPr="007713C6">
        <w:t>)</w:t>
      </w:r>
      <w:r w:rsidR="002A79FC" w:rsidRPr="007713C6">
        <w:t>, полезные ссылки</w:t>
      </w:r>
      <w:r w:rsidR="00BE74AC" w:rsidRPr="007713C6">
        <w:t xml:space="preserve"> (Название ссылки, адрес)</w:t>
      </w:r>
      <w:r w:rsidR="002A79FC" w:rsidRPr="007713C6">
        <w:t>, популярное вчера</w:t>
      </w:r>
      <w:r w:rsidR="00BE74AC" w:rsidRPr="007713C6">
        <w:t xml:space="preserve"> (</w:t>
      </w:r>
      <w:r w:rsidR="00DE75FA" w:rsidRPr="007713C6">
        <w:t>Название</w:t>
      </w:r>
      <w:r w:rsidR="000B25C7" w:rsidRPr="007713C6">
        <w:t>, жанр, категория, размер, статус фанфика)</w:t>
      </w:r>
      <w:r w:rsidR="002A79FC" w:rsidRPr="007713C6">
        <w:t>, поиск по тексту канона</w:t>
      </w:r>
      <w:r w:rsidR="000B25C7" w:rsidRPr="007713C6">
        <w:t xml:space="preserve"> (</w:t>
      </w:r>
      <w:r w:rsidR="00A14B7D" w:rsidRPr="007713C6">
        <w:t>Название канона)</w:t>
      </w:r>
      <w:r w:rsidR="003D50EE" w:rsidRPr="007713C6">
        <w:t>, подписчики</w:t>
      </w:r>
      <w:r w:rsidR="00A14B7D" w:rsidRPr="007713C6">
        <w:t xml:space="preserve"> (аватар, ник пользовател</w:t>
      </w:r>
      <w:r w:rsidR="00F472E7" w:rsidRPr="007713C6">
        <w:t>ей</w:t>
      </w:r>
      <w:r w:rsidR="00A14B7D" w:rsidRPr="007713C6">
        <w:t>)</w:t>
      </w:r>
      <w:r w:rsidR="003D50EE" w:rsidRPr="007713C6">
        <w:t xml:space="preserve">, </w:t>
      </w:r>
      <w:r w:rsidR="00B459A8" w:rsidRPr="007713C6">
        <w:t>сегодня</w:t>
      </w:r>
      <w:r w:rsidR="003D50EE" w:rsidRPr="007713C6">
        <w:t xml:space="preserve"> в </w:t>
      </w:r>
      <w:proofErr w:type="spellStart"/>
      <w:r w:rsidR="003D50EE" w:rsidRPr="007713C6">
        <w:t>фандоме</w:t>
      </w:r>
      <w:proofErr w:type="spellEnd"/>
      <w:r w:rsidR="00F472E7" w:rsidRPr="007713C6">
        <w:t xml:space="preserve"> (количество новых фанфиков, артов, подписчиков, просмотров, комментариев, рекомендаций в </w:t>
      </w:r>
      <w:proofErr w:type="spellStart"/>
      <w:r w:rsidR="00F472E7" w:rsidRPr="007713C6">
        <w:t>фандоме</w:t>
      </w:r>
      <w:proofErr w:type="spellEnd"/>
      <w:r w:rsidR="00F472E7" w:rsidRPr="007713C6">
        <w:t xml:space="preserve"> за сегодня)</w:t>
      </w:r>
      <w:r w:rsidR="003D50EE" w:rsidRPr="007713C6">
        <w:t>, контакты</w:t>
      </w:r>
      <w:r w:rsidR="00B1448D" w:rsidRPr="007713C6">
        <w:t xml:space="preserve"> (ник-ссылка пользователя администратора)</w:t>
      </w:r>
      <w:r w:rsidR="003D50EE" w:rsidRPr="007713C6">
        <w:t>.</w:t>
      </w:r>
      <w:r w:rsidR="00E81B3B" w:rsidRPr="007713C6">
        <w:t xml:space="preserve"> Группа контента содержит множество элементов контента с ссылками, ведущими на их страницу. Система должна предоставлять возможность администратору создавать, настраивать группы контента и их отображение.</w:t>
      </w:r>
      <w:bookmarkEnd w:id="795"/>
      <w:bookmarkEnd w:id="796"/>
      <w:bookmarkEnd w:id="797"/>
    </w:p>
    <w:p w14:paraId="1FF1F9E3" w14:textId="01CE8ABA" w:rsidR="005E27BD" w:rsidRPr="007713C6" w:rsidDel="00BE6C61" w:rsidRDefault="005E27BD" w:rsidP="005E27BD">
      <w:pPr>
        <w:rPr>
          <w:del w:id="798" w:author="Vasy Medov" w:date="2026-03-17T23:03:00Z"/>
          <w:lang w:val="ru-RU"/>
          <w:rPrChange w:id="799" w:author="Vasy Medov" w:date="2026-03-18T01:27:00Z">
            <w:rPr>
              <w:del w:id="800" w:author="Vasy Medov" w:date="2026-03-17T23:03:00Z"/>
              <w:highlight w:val="yellow"/>
              <w:lang w:val="ru-RU"/>
            </w:rPr>
          </w:rPrChange>
        </w:rPr>
      </w:pPr>
      <w:del w:id="801" w:author="Vasy Medov" w:date="2026-03-17T23:03:00Z">
        <w:r w:rsidRPr="007713C6" w:rsidDel="00BE6C61">
          <w:rPr>
            <w:lang w:val="ru-RU"/>
            <w:rPrChange w:id="802" w:author="Vasy Medov" w:date="2026-03-18T01:27:00Z">
              <w:rPr>
                <w:highlight w:val="yellow"/>
                <w:lang w:val="ru-RU"/>
              </w:rPr>
            </w:rPrChange>
          </w:rPr>
          <w:delText xml:space="preserve">Система стоится на без портала </w:delText>
        </w:r>
        <w:r w:rsidRPr="007713C6" w:rsidDel="00BE6C61">
          <w:rPr>
            <w:rPrChange w:id="803" w:author="Vasy Medov" w:date="2026-03-18T01:27:00Z">
              <w:rPr>
                <w:highlight w:val="yellow"/>
              </w:rPr>
            </w:rPrChange>
          </w:rPr>
          <w:delText>wordpress</w:delText>
        </w:r>
        <w:r w:rsidRPr="007713C6" w:rsidDel="00BE6C61">
          <w:rPr>
            <w:lang w:val="ru-RU"/>
            <w:rPrChange w:id="804" w:author="Vasy Medov" w:date="2026-03-18T01:27:00Z">
              <w:rPr>
                <w:highlight w:val="yellow"/>
                <w:lang w:val="ru-RU"/>
              </w:rPr>
            </w:rPrChange>
          </w:rPr>
          <w:delText>. Опираться на функции портала, описать только функционал, нужны й для построения моего сайта.</w:delText>
        </w:r>
        <w:r w:rsidRPr="007713C6" w:rsidDel="00BE6C61">
          <w:rPr>
            <w:lang w:val="ru-RU"/>
            <w:rPrChange w:id="805" w:author="Vasy Medov" w:date="2026-03-18T01:27:00Z">
              <w:rPr>
                <w:highlight w:val="yellow"/>
                <w:lang w:val="ru-RU"/>
              </w:rPr>
            </w:rPrChange>
          </w:rPr>
          <w:br/>
          <w:delText>Система редсталвет инструментарий чтотбы изменять интерфейс, верству целевого сайта через интерфейс портала.</w:delText>
        </w:r>
      </w:del>
    </w:p>
    <w:p w14:paraId="28E588A7" w14:textId="5DDAE5D0" w:rsidR="005E27BD" w:rsidRPr="007713C6" w:rsidDel="00BE6C61" w:rsidRDefault="005E27BD" w:rsidP="005E27BD">
      <w:pPr>
        <w:rPr>
          <w:del w:id="806" w:author="Vasy Medov" w:date="2026-03-17T23:03:00Z"/>
          <w:lang w:val="ru-RU"/>
        </w:rPr>
      </w:pPr>
      <w:del w:id="807" w:author="Vasy Medov" w:date="2026-03-17T23:03:00Z">
        <w:r w:rsidRPr="007713C6" w:rsidDel="00BE6C61">
          <w:rPr>
            <w:lang w:val="ru-RU"/>
            <w:rPrChange w:id="808" w:author="Vasy Medov" w:date="2026-03-18T01:27:00Z">
              <w:rPr>
                <w:highlight w:val="yellow"/>
                <w:lang w:val="ru-RU"/>
              </w:rPr>
            </w:rPrChange>
          </w:rPr>
          <w:delText>Какие-то функции реализованы как внутренние для сайта</w:delText>
        </w:r>
      </w:del>
    </w:p>
    <w:p w14:paraId="2FE02711" w14:textId="17B620BC" w:rsidR="00310C4B" w:rsidRPr="007713C6" w:rsidRDefault="00F67446">
      <w:pPr>
        <w:pStyle w:val="2"/>
        <w:rPr>
          <w:color w:val="000000" w:themeColor="text1"/>
          <w:lang w:val="ru-RU"/>
        </w:rPr>
      </w:pPr>
      <w:bookmarkStart w:id="809" w:name="_Toc224493507"/>
      <w:r w:rsidRPr="007713C6">
        <w:rPr>
          <w:color w:val="000000" w:themeColor="text1"/>
          <w:lang w:val="ru-RU"/>
        </w:rPr>
        <w:t>Фанфики</w:t>
      </w:r>
      <w:bookmarkEnd w:id="809"/>
    </w:p>
    <w:p w14:paraId="3976CABD" w14:textId="60022F8F" w:rsidR="00361A81" w:rsidRPr="007713C6" w:rsidRDefault="00F67446" w:rsidP="00361A81">
      <w:pPr>
        <w:pStyle w:val="3"/>
        <w:rPr>
          <w:b/>
          <w:i/>
        </w:rPr>
      </w:pPr>
      <w:bookmarkStart w:id="810" w:name="_Toc224485991"/>
      <w:bookmarkStart w:id="811" w:name="_Toc224486678"/>
      <w:bookmarkStart w:id="812" w:name="_Toc224493508"/>
      <w:r w:rsidRPr="007713C6">
        <w:t xml:space="preserve">Система должна предоставлять возможность показать </w:t>
      </w:r>
      <w:r w:rsidR="00502E16" w:rsidRPr="007713C6">
        <w:t xml:space="preserve">и скрыть </w:t>
      </w:r>
      <w:r w:rsidRPr="007713C6">
        <w:t>форм</w:t>
      </w:r>
      <w:r w:rsidR="00502E16" w:rsidRPr="007713C6">
        <w:t>ы</w:t>
      </w:r>
      <w:r w:rsidRPr="007713C6">
        <w:t xml:space="preserve"> поиска</w:t>
      </w:r>
      <w:r w:rsidR="00AA5171" w:rsidRPr="007713C6">
        <w:t xml:space="preserve"> фанфиков</w:t>
      </w:r>
      <w:r w:rsidR="00E73A93" w:rsidRPr="007713C6">
        <w:t>.</w:t>
      </w:r>
      <w:r w:rsidR="00361A81" w:rsidRPr="007713C6">
        <w:t xml:space="preserve"> Система должна предоставлять возможность применения к поиску фильтров по персонажам, </w:t>
      </w:r>
      <w:proofErr w:type="spellStart"/>
      <w:r w:rsidR="00361A81" w:rsidRPr="007713C6">
        <w:t>пейригу</w:t>
      </w:r>
      <w:proofErr w:type="spellEnd"/>
      <w:r w:rsidR="00361A81" w:rsidRPr="007713C6">
        <w:t xml:space="preserve"> персонажей, размеру, рейтингу, статусу, жанру, дате. Система должна предоставлять возможность применения к поиску фильтров по исключению из результатов: произведений, опубликованных без проверки на грамотность, фанфиков с метками </w:t>
      </w:r>
      <w:ins w:id="813" w:author="Vasy Medov" w:date="2026-03-16T00:14:00Z">
        <w:r w:rsidR="00261C72" w:rsidRPr="007713C6">
          <w:t>статуса (Прилож</w:t>
        </w:r>
      </w:ins>
      <w:ins w:id="814" w:author="Vasy Medov" w:date="2026-03-16T00:15:00Z">
        <w:r w:rsidR="00261C72" w:rsidRPr="007713C6">
          <w:t>ение</w:t>
        </w:r>
      </w:ins>
      <w:del w:id="815" w:author="Vasy Medov" w:date="2026-03-16T00:14:00Z">
        <w:r w:rsidR="00361A81" w:rsidRPr="007713C6" w:rsidDel="00261C72">
          <w:rPr>
            <w:rPrChange w:id="816" w:author="Vasy Medov" w:date="2026-03-18T01:27:00Z">
              <w:rPr>
                <w:highlight w:val="yellow"/>
              </w:rPr>
            </w:rPrChange>
          </w:rPr>
          <w:delText>«Подписка на новые главы», «Прочитано», «Скачано», «Не читать», «Прочитать позже», «Жду окончания», «Понравилось», «Заметка», «В коллекции»</w:delText>
        </w:r>
      </w:del>
      <w:bookmarkEnd w:id="810"/>
      <w:bookmarkEnd w:id="811"/>
      <w:bookmarkEnd w:id="812"/>
      <w:ins w:id="817" w:author="Vasy Medov" w:date="2026-03-16T13:08:00Z">
        <w:r w:rsidR="00261C72" w:rsidRPr="007713C6">
          <w:rPr>
            <w:rPrChange w:id="818" w:author="Vasy Medov" w:date="2026-03-18T01:27:00Z">
              <w:rPr>
                <w:lang w:val="en-US"/>
              </w:rPr>
            </w:rPrChange>
          </w:rPr>
          <w:t xml:space="preserve"> </w:t>
        </w:r>
        <w:r w:rsidR="00261C72" w:rsidRPr="007713C6">
          <w:rPr>
            <w:lang w:val="en-US"/>
          </w:rPr>
          <w:t>B</w:t>
        </w:r>
        <w:r w:rsidR="00261C72" w:rsidRPr="007713C6">
          <w:rPr>
            <w:rPrChange w:id="819" w:author="Vasy Medov" w:date="2026-03-18T01:27:00Z">
              <w:rPr>
                <w:lang w:val="en-US"/>
              </w:rPr>
            </w:rPrChange>
          </w:rPr>
          <w:t xml:space="preserve"> 7.3.2).</w:t>
        </w:r>
      </w:ins>
      <w:del w:id="820" w:author="Vasy Medov" w:date="2026-03-16T13:08:00Z">
        <w:r w:rsidR="00361A81" w:rsidRPr="007713C6" w:rsidDel="00261C72">
          <w:delText xml:space="preserve"> </w:delText>
        </w:r>
      </w:del>
    </w:p>
    <w:p w14:paraId="5847D668" w14:textId="1D4C80F1" w:rsidR="00C35AE1" w:rsidRPr="007713C6" w:rsidRDefault="00C35AE1" w:rsidP="00361A81">
      <w:pPr>
        <w:pStyle w:val="3"/>
        <w:numPr>
          <w:ilvl w:val="0"/>
          <w:numId w:val="0"/>
        </w:numPr>
        <w:rPr>
          <w:b/>
          <w:i/>
        </w:rPr>
      </w:pPr>
    </w:p>
    <w:p w14:paraId="1A600546" w14:textId="2AF5FD07" w:rsidR="00C35AE1" w:rsidRPr="007713C6" w:rsidRDefault="00E73A93" w:rsidP="00452D9D">
      <w:pPr>
        <w:pStyle w:val="3"/>
        <w:rPr>
          <w:b/>
          <w:i/>
        </w:rPr>
      </w:pPr>
      <w:bookmarkStart w:id="821" w:name="_Toc224485992"/>
      <w:bookmarkStart w:id="822" w:name="_Toc224486679"/>
      <w:bookmarkStart w:id="823" w:name="_Toc224493509"/>
      <w:r w:rsidRPr="007713C6">
        <w:t>Результаты поиска</w:t>
      </w:r>
      <w:r w:rsidR="00C35AE1" w:rsidRPr="007713C6">
        <w:t xml:space="preserve"> </w:t>
      </w:r>
      <w:r w:rsidR="002D34DB" w:rsidRPr="007713C6">
        <w:t xml:space="preserve">фанфиков </w:t>
      </w:r>
      <w:r w:rsidRPr="007713C6">
        <w:t>- карточки</w:t>
      </w:r>
      <w:r w:rsidR="00C35AE1" w:rsidRPr="007713C6">
        <w:t xml:space="preserve"> фанфиков, содержащих: </w:t>
      </w:r>
      <w:r w:rsidR="00502E16" w:rsidRPr="007713C6">
        <w:t xml:space="preserve">обложку, заголовок – ссылку на фанфик, статистику просмотра, дату публикации, описание, кнопку добавления в избранное имя автора, </w:t>
      </w:r>
      <w:proofErr w:type="spellStart"/>
      <w:r w:rsidR="00502E16" w:rsidRPr="007713C6">
        <w:t>фандом</w:t>
      </w:r>
      <w:proofErr w:type="spellEnd"/>
      <w:r w:rsidR="00502E16" w:rsidRPr="007713C6">
        <w:t>, список персонажей, рейтинг, жанры, размер, статус, предупреждение, события</w:t>
      </w:r>
      <w:r w:rsidRPr="007713C6">
        <w:t>.</w:t>
      </w:r>
      <w:bookmarkEnd w:id="821"/>
      <w:bookmarkEnd w:id="822"/>
      <w:bookmarkEnd w:id="823"/>
    </w:p>
    <w:p w14:paraId="20738FD3" w14:textId="5B6675BD" w:rsidR="00C35AE1" w:rsidRPr="007713C6" w:rsidRDefault="00F67446" w:rsidP="00E73A93">
      <w:pPr>
        <w:pStyle w:val="3"/>
      </w:pPr>
      <w:bookmarkStart w:id="824" w:name="_Toc224485993"/>
      <w:bookmarkStart w:id="825" w:name="_Toc224486680"/>
      <w:bookmarkStart w:id="826" w:name="_Toc224493510"/>
      <w:r w:rsidRPr="007713C6">
        <w:t xml:space="preserve">Система должна предоставлять </w:t>
      </w:r>
      <w:r w:rsidR="00C35AE1" w:rsidRPr="007713C6">
        <w:t>возможность применять к результатам поиска сортировку по дате обновления, по дате публикации, по количеству просмотров, по просмотрам за неделю, по количеству комментариев, по количеству читателей, по количеству рекомендаций, по размеру фанфика</w:t>
      </w:r>
      <w:bookmarkEnd w:id="824"/>
      <w:bookmarkEnd w:id="825"/>
      <w:bookmarkEnd w:id="826"/>
    </w:p>
    <w:p w14:paraId="68039DC8" w14:textId="5873B8A8" w:rsidR="00502E16" w:rsidRPr="007713C6" w:rsidRDefault="00502E16" w:rsidP="00E73A93">
      <w:pPr>
        <w:pStyle w:val="2"/>
        <w:rPr>
          <w:bCs/>
        </w:rPr>
      </w:pPr>
      <w:bookmarkStart w:id="827" w:name="_Toc224493511"/>
      <w:proofErr w:type="spellStart"/>
      <w:r w:rsidRPr="007713C6">
        <w:lastRenderedPageBreak/>
        <w:t>Рекомендации</w:t>
      </w:r>
      <w:bookmarkEnd w:id="827"/>
      <w:proofErr w:type="spellEnd"/>
    </w:p>
    <w:p w14:paraId="27C7C1C9" w14:textId="647AB072" w:rsidR="00502E16" w:rsidRPr="007713C6" w:rsidRDefault="002D34DB" w:rsidP="002D34DB">
      <w:pPr>
        <w:pStyle w:val="3"/>
        <w:rPr>
          <w:b/>
          <w:i/>
        </w:rPr>
      </w:pPr>
      <w:bookmarkStart w:id="828" w:name="_Toc224485995"/>
      <w:bookmarkStart w:id="829" w:name="_Toc224486682"/>
      <w:bookmarkStart w:id="830" w:name="_Toc224493512"/>
      <w:r w:rsidRPr="007713C6">
        <w:t>Система должна предоставлять возможность показать и скрыть форму поиска рекомендаций</w:t>
      </w:r>
      <w:r w:rsidRPr="007713C6">
        <w:rPr>
          <w:b/>
          <w:i/>
        </w:rPr>
        <w:t xml:space="preserve">. </w:t>
      </w:r>
      <w:r w:rsidR="00502E16" w:rsidRPr="007713C6">
        <w:t>Система должна предоставлять возможность применять фильтр поиска по произведениями, проверенным на грамотность и без проверки на грамотность</w:t>
      </w:r>
      <w:r w:rsidRPr="007713C6">
        <w:t>, ф</w:t>
      </w:r>
      <w:r w:rsidR="00502E16" w:rsidRPr="007713C6">
        <w:t>ильтр должен позволять выбирать хотя бы один из них</w:t>
      </w:r>
      <w:r w:rsidRPr="007713C6">
        <w:t>, также применять фильтр по категории, рейтингу, размеру и статусу</w:t>
      </w:r>
      <w:r w:rsidRPr="007713C6">
        <w:rPr>
          <w:b/>
          <w:i/>
        </w:rPr>
        <w:t xml:space="preserve"> </w:t>
      </w:r>
      <w:r w:rsidRPr="007713C6">
        <w:rPr>
          <w:bCs w:val="0"/>
          <w:iCs/>
        </w:rPr>
        <w:t>фанфика</w:t>
      </w:r>
      <w:bookmarkEnd w:id="828"/>
      <w:bookmarkEnd w:id="829"/>
      <w:bookmarkEnd w:id="830"/>
    </w:p>
    <w:p w14:paraId="26C475EC" w14:textId="35FD9092" w:rsidR="00502E16" w:rsidRPr="007713C6" w:rsidRDefault="002D34DB" w:rsidP="00E73A93">
      <w:pPr>
        <w:pStyle w:val="3"/>
        <w:rPr>
          <w:b/>
          <w:i/>
        </w:rPr>
      </w:pPr>
      <w:bookmarkStart w:id="831" w:name="_Toc224485996"/>
      <w:bookmarkStart w:id="832" w:name="_Toc224486683"/>
      <w:bookmarkStart w:id="833" w:name="_Toc224493513"/>
      <w:r w:rsidRPr="007713C6">
        <w:t xml:space="preserve">Карточка элемента списка результатов поиска </w:t>
      </w:r>
      <w:r w:rsidR="00502E16" w:rsidRPr="007713C6">
        <w:t>содерж</w:t>
      </w:r>
      <w:r w:rsidRPr="007713C6">
        <w:t>ит</w:t>
      </w:r>
      <w:r w:rsidR="00502E16" w:rsidRPr="007713C6">
        <w:t>: аватар и имя пользователя, название и параметры рекомендуемого фанфика, текст рекомендации</w:t>
      </w:r>
      <w:bookmarkEnd w:id="831"/>
      <w:bookmarkEnd w:id="832"/>
      <w:bookmarkEnd w:id="833"/>
    </w:p>
    <w:p w14:paraId="2B565146" w14:textId="5E9E28A8" w:rsidR="00AA5171" w:rsidRPr="007713C6" w:rsidRDefault="00AA5171" w:rsidP="00E73A93">
      <w:pPr>
        <w:pStyle w:val="3"/>
        <w:rPr>
          <w:b/>
          <w:i/>
        </w:rPr>
      </w:pPr>
      <w:bookmarkStart w:id="834" w:name="_Toc224485997"/>
      <w:bookmarkStart w:id="835" w:name="_Toc224486684"/>
      <w:bookmarkStart w:id="836" w:name="_Toc224493514"/>
      <w:r w:rsidRPr="007713C6">
        <w:t xml:space="preserve">Система должна предоставлять возможность добавить рекомендацию в избранное, открыть на отдельной странице, показать кто </w:t>
      </w:r>
      <w:proofErr w:type="spellStart"/>
      <w:r w:rsidRPr="007713C6">
        <w:t>мимимикал</w:t>
      </w:r>
      <w:proofErr w:type="spellEnd"/>
      <w:r w:rsidR="002D34DB" w:rsidRPr="007713C6">
        <w:t xml:space="preserve"> рекомендацию</w:t>
      </w:r>
      <w:r w:rsidRPr="007713C6">
        <w:t>, пожаловаться</w:t>
      </w:r>
      <w:r w:rsidR="002D34DB" w:rsidRPr="007713C6">
        <w:t>. Форма жалобы состоит из 3 флагов: «содержит мат», «поток сознания не являющийся рекомендацией», «Антирекомендация» и текстовое поле ввода.</w:t>
      </w:r>
      <w:bookmarkEnd w:id="834"/>
      <w:bookmarkEnd w:id="835"/>
      <w:bookmarkEnd w:id="836"/>
    </w:p>
    <w:p w14:paraId="093529B7" w14:textId="2E68000D" w:rsidR="00672184" w:rsidRPr="007713C6" w:rsidRDefault="00AA5171" w:rsidP="00E73A93">
      <w:pPr>
        <w:pStyle w:val="2"/>
        <w:rPr>
          <w:bCs/>
          <w:iCs/>
          <w:szCs w:val="24"/>
        </w:rPr>
      </w:pPr>
      <w:bookmarkStart w:id="837" w:name="_Toc224493515"/>
      <w:proofErr w:type="spellStart"/>
      <w:r w:rsidRPr="007713C6">
        <w:t>Заявки</w:t>
      </w:r>
      <w:bookmarkStart w:id="838" w:name="_Toc223475097"/>
      <w:bookmarkEnd w:id="837"/>
      <w:proofErr w:type="spellEnd"/>
    </w:p>
    <w:p w14:paraId="6DF6D20A" w14:textId="2937AB6E" w:rsidR="0003681F" w:rsidRPr="007713C6" w:rsidRDefault="00AA5171" w:rsidP="00452D9D">
      <w:pPr>
        <w:pStyle w:val="3"/>
        <w:rPr>
          <w:b/>
          <w:i/>
          <w:szCs w:val="24"/>
        </w:rPr>
      </w:pPr>
      <w:bookmarkStart w:id="839" w:name="_Toc224485999"/>
      <w:bookmarkStart w:id="840" w:name="_Toc224486686"/>
      <w:bookmarkStart w:id="841" w:name="_Toc224493516"/>
      <w:r w:rsidRPr="007713C6">
        <w:t>Система должна предоставлять возможность показать и скрыть форму поиска заявок</w:t>
      </w:r>
      <w:bookmarkStart w:id="842" w:name="_Toc223475098"/>
      <w:bookmarkEnd w:id="838"/>
      <w:r w:rsidR="00DF7D58" w:rsidRPr="007713C6">
        <w:t xml:space="preserve">. </w:t>
      </w:r>
      <w:r w:rsidRPr="007713C6">
        <w:rPr>
          <w:szCs w:val="24"/>
        </w:rPr>
        <w:t xml:space="preserve">Система должна предоставлять возможность применения к поиску фильтров по </w:t>
      </w:r>
      <w:proofErr w:type="spellStart"/>
      <w:r w:rsidRPr="007713C6">
        <w:rPr>
          <w:szCs w:val="24"/>
        </w:rPr>
        <w:t>фандомам</w:t>
      </w:r>
      <w:proofErr w:type="spellEnd"/>
      <w:r w:rsidRPr="007713C6">
        <w:rPr>
          <w:szCs w:val="24"/>
        </w:rPr>
        <w:t xml:space="preserve">, персонажам, </w:t>
      </w:r>
      <w:proofErr w:type="spellStart"/>
      <w:r w:rsidRPr="007713C6">
        <w:rPr>
          <w:szCs w:val="24"/>
        </w:rPr>
        <w:t>пейрингам</w:t>
      </w:r>
      <w:proofErr w:type="spellEnd"/>
      <w:r w:rsidRPr="007713C6">
        <w:rPr>
          <w:szCs w:val="24"/>
        </w:rPr>
        <w:t>, рейтингу, жанрам, предупреждениям, событиям, факту написания фанфиков по заявке и отсутствия данных критериев в заявке</w:t>
      </w:r>
      <w:bookmarkEnd w:id="839"/>
      <w:bookmarkEnd w:id="840"/>
      <w:bookmarkEnd w:id="841"/>
      <w:bookmarkEnd w:id="842"/>
      <w:r w:rsidRPr="007713C6">
        <w:rPr>
          <w:szCs w:val="24"/>
        </w:rPr>
        <w:t xml:space="preserve"> </w:t>
      </w:r>
    </w:p>
    <w:p w14:paraId="4740C1A0" w14:textId="5998B65A" w:rsidR="0003681F" w:rsidRPr="007713C6" w:rsidRDefault="00DF7D58" w:rsidP="00E73A93">
      <w:pPr>
        <w:pStyle w:val="3"/>
        <w:rPr>
          <w:b/>
          <w:i/>
          <w:szCs w:val="24"/>
        </w:rPr>
      </w:pPr>
      <w:bookmarkStart w:id="843" w:name="_Toc223475100"/>
      <w:bookmarkStart w:id="844" w:name="_Toc224486000"/>
      <w:bookmarkStart w:id="845" w:name="_Toc224486687"/>
      <w:bookmarkStart w:id="846" w:name="_Toc224493517"/>
      <w:r w:rsidRPr="007713C6">
        <w:rPr>
          <w:szCs w:val="24"/>
        </w:rPr>
        <w:t xml:space="preserve">Карточка элемента результатов поиска </w:t>
      </w:r>
      <w:r w:rsidR="009C117A" w:rsidRPr="007713C6">
        <w:rPr>
          <w:szCs w:val="24"/>
        </w:rPr>
        <w:t xml:space="preserve">содержит: заголовок </w:t>
      </w:r>
      <w:r w:rsidR="002050A4" w:rsidRPr="007713C6">
        <w:rPr>
          <w:szCs w:val="24"/>
        </w:rPr>
        <w:t xml:space="preserve">– ссылок на заявку, содержащих: название, статистику просмотров, описание, </w:t>
      </w:r>
      <w:proofErr w:type="spellStart"/>
      <w:r w:rsidR="002050A4" w:rsidRPr="007713C6">
        <w:rPr>
          <w:szCs w:val="24"/>
        </w:rPr>
        <w:t>фандом</w:t>
      </w:r>
      <w:proofErr w:type="spellEnd"/>
      <w:r w:rsidR="002050A4" w:rsidRPr="007713C6">
        <w:rPr>
          <w:szCs w:val="24"/>
        </w:rPr>
        <w:t>, список персонажей, рейтинг, жанры, события</w:t>
      </w:r>
      <w:bookmarkEnd w:id="843"/>
      <w:bookmarkEnd w:id="844"/>
      <w:bookmarkEnd w:id="845"/>
      <w:bookmarkEnd w:id="846"/>
    </w:p>
    <w:p w14:paraId="32D1BB07" w14:textId="77777777" w:rsidR="009C117A" w:rsidRPr="007713C6" w:rsidRDefault="004D7F33" w:rsidP="00452D9D">
      <w:pPr>
        <w:pStyle w:val="3"/>
        <w:rPr>
          <w:b/>
        </w:rPr>
      </w:pPr>
      <w:bookmarkStart w:id="847" w:name="_Toc223475101"/>
      <w:bookmarkStart w:id="848" w:name="_Toc224486001"/>
      <w:bookmarkStart w:id="849" w:name="_Toc224486688"/>
      <w:bookmarkStart w:id="850" w:name="_Toc224493518"/>
      <w:r w:rsidRPr="007713C6">
        <w:rPr>
          <w:szCs w:val="24"/>
        </w:rPr>
        <w:t>Система должна предоставлять возможность сортировать список результатов поиска по популярному за месяц, дате публикации, самому популярному</w:t>
      </w:r>
      <w:bookmarkEnd w:id="847"/>
      <w:bookmarkEnd w:id="848"/>
      <w:bookmarkEnd w:id="849"/>
      <w:bookmarkEnd w:id="850"/>
      <w:r w:rsidRPr="007713C6">
        <w:rPr>
          <w:szCs w:val="24"/>
        </w:rPr>
        <w:t xml:space="preserve"> </w:t>
      </w:r>
    </w:p>
    <w:p w14:paraId="0352D3B5" w14:textId="52B98936" w:rsidR="004D7F33" w:rsidRPr="007713C6" w:rsidRDefault="00E34127" w:rsidP="009C117A">
      <w:pPr>
        <w:pStyle w:val="2"/>
        <w:rPr>
          <w:bCs/>
        </w:rPr>
      </w:pPr>
      <w:bookmarkStart w:id="851" w:name="_Toc224493519"/>
      <w:proofErr w:type="spellStart"/>
      <w:r w:rsidRPr="007713C6">
        <w:t>Коллекции</w:t>
      </w:r>
      <w:bookmarkEnd w:id="851"/>
      <w:proofErr w:type="spellEnd"/>
    </w:p>
    <w:p w14:paraId="3FBF13DF" w14:textId="4ED26316" w:rsidR="004D7F33" w:rsidRPr="007713C6" w:rsidRDefault="004D7F33" w:rsidP="00452D9D">
      <w:pPr>
        <w:pStyle w:val="3"/>
        <w:rPr>
          <w:b/>
          <w:i/>
        </w:rPr>
      </w:pPr>
      <w:bookmarkStart w:id="852" w:name="_Toc224486003"/>
      <w:bookmarkStart w:id="853" w:name="_Toc224486690"/>
      <w:bookmarkStart w:id="854" w:name="_Toc224493520"/>
      <w:r w:rsidRPr="007713C6">
        <w:t xml:space="preserve">Система должна предоставлять </w:t>
      </w:r>
      <w:r w:rsidR="00E34127" w:rsidRPr="007713C6">
        <w:t>возможность поиска по фразе</w:t>
      </w:r>
      <w:r w:rsidR="009C117A" w:rsidRPr="007713C6">
        <w:t xml:space="preserve"> (текст). </w:t>
      </w:r>
      <w:r w:rsidRPr="007713C6">
        <w:t xml:space="preserve">Система должна предоставлять </w:t>
      </w:r>
      <w:r w:rsidR="00EF2212" w:rsidRPr="007713C6">
        <w:t xml:space="preserve">возможность применения </w:t>
      </w:r>
      <w:r w:rsidR="009C117A" w:rsidRPr="007713C6">
        <w:t xml:space="preserve">флаговых </w:t>
      </w:r>
      <w:r w:rsidR="00EF2212" w:rsidRPr="007713C6">
        <w:t>фильтров к поиску по фактам коллекционирования: фанфиков, произведений с других устройств, артов, сообщений</w:t>
      </w:r>
      <w:bookmarkEnd w:id="852"/>
      <w:bookmarkEnd w:id="853"/>
      <w:bookmarkEnd w:id="854"/>
    </w:p>
    <w:p w14:paraId="24B1678F" w14:textId="31A06937" w:rsidR="00EF2212" w:rsidRPr="007713C6" w:rsidRDefault="009C117A" w:rsidP="00E73A93">
      <w:pPr>
        <w:pStyle w:val="3"/>
        <w:rPr>
          <w:b/>
          <w:i/>
        </w:rPr>
      </w:pPr>
      <w:bookmarkStart w:id="855" w:name="_Toc224486004"/>
      <w:bookmarkStart w:id="856" w:name="_Toc224486691"/>
      <w:bookmarkStart w:id="857" w:name="_Toc224493521"/>
      <w:r w:rsidRPr="007713C6">
        <w:t>К</w:t>
      </w:r>
      <w:r w:rsidR="00EF2212" w:rsidRPr="007713C6">
        <w:t>арточ</w:t>
      </w:r>
      <w:r w:rsidRPr="007713C6">
        <w:t>ка элемента результатов поиска</w:t>
      </w:r>
      <w:r w:rsidR="00EF2212" w:rsidRPr="007713C6">
        <w:t xml:space="preserve"> содерж</w:t>
      </w:r>
      <w:r w:rsidRPr="007713C6">
        <w:t>ит</w:t>
      </w:r>
      <w:r w:rsidR="00EF2212" w:rsidRPr="007713C6">
        <w:t xml:space="preserve">: название, </w:t>
      </w:r>
      <w:proofErr w:type="spellStart"/>
      <w:r w:rsidR="00EF2212" w:rsidRPr="007713C6">
        <w:t>фандом</w:t>
      </w:r>
      <w:proofErr w:type="spellEnd"/>
      <w:r w:rsidR="00EF2212" w:rsidRPr="007713C6">
        <w:t>, описание, количество фанфиков, количество произведений с других сайтов, количество читателей, имя автора и кнопку и функцию «Подписаться»</w:t>
      </w:r>
      <w:bookmarkEnd w:id="855"/>
      <w:bookmarkEnd w:id="856"/>
      <w:bookmarkEnd w:id="857"/>
    </w:p>
    <w:p w14:paraId="3D81CDB1" w14:textId="22FC1AEE" w:rsidR="00EF2212" w:rsidRPr="007713C6" w:rsidRDefault="00EF2212" w:rsidP="00E73A93">
      <w:pPr>
        <w:pStyle w:val="3"/>
        <w:rPr>
          <w:b/>
          <w:i/>
        </w:rPr>
      </w:pPr>
      <w:bookmarkStart w:id="858" w:name="_Toc224486005"/>
      <w:bookmarkStart w:id="859" w:name="_Toc224486692"/>
      <w:bookmarkStart w:id="860" w:name="_Toc224493522"/>
      <w:r w:rsidRPr="007713C6">
        <w:t>Система должна предоставлять возможность сортировки результатов поиск по популярности за месяц, количеству подписчиков, количеству объектов, дате создания</w:t>
      </w:r>
      <w:bookmarkEnd w:id="858"/>
      <w:bookmarkEnd w:id="859"/>
      <w:bookmarkEnd w:id="860"/>
    </w:p>
    <w:p w14:paraId="17CB30AF" w14:textId="09BD7478" w:rsidR="00F952D3" w:rsidRPr="007713C6" w:rsidRDefault="00F952D3" w:rsidP="00E73A93">
      <w:pPr>
        <w:pStyle w:val="2"/>
        <w:rPr>
          <w:bCs/>
        </w:rPr>
      </w:pPr>
      <w:bookmarkStart w:id="861" w:name="_Toc224493523"/>
      <w:proofErr w:type="spellStart"/>
      <w:r w:rsidRPr="007713C6">
        <w:lastRenderedPageBreak/>
        <w:t>Рейтинги</w:t>
      </w:r>
      <w:bookmarkEnd w:id="861"/>
      <w:proofErr w:type="spellEnd"/>
    </w:p>
    <w:p w14:paraId="4FC7815E" w14:textId="2C49C38A" w:rsidR="00F952D3" w:rsidRPr="007713C6" w:rsidRDefault="00F952D3" w:rsidP="00452D9D">
      <w:pPr>
        <w:pStyle w:val="3"/>
      </w:pPr>
      <w:bookmarkStart w:id="862" w:name="_Toc224486007"/>
      <w:bookmarkStart w:id="863" w:name="_Toc224486694"/>
      <w:bookmarkStart w:id="864" w:name="_Toc224493524"/>
      <w:r w:rsidRPr="007713C6">
        <w:t>Система должна предоставлять возможность показать и скрыть форму отбора рейтингов</w:t>
      </w:r>
      <w:r w:rsidR="009C117A" w:rsidRPr="007713C6">
        <w:t xml:space="preserve">. </w:t>
      </w:r>
      <w:r w:rsidRPr="007713C6">
        <w:t>Система должна предоставлять возможность применять фильтр поиска по произведениями, проверенным на грамотность и без проверки на грамотность</w:t>
      </w:r>
      <w:r w:rsidR="003D4375" w:rsidRPr="007713C6">
        <w:t>, ф</w:t>
      </w:r>
      <w:r w:rsidRPr="007713C6">
        <w:t>ильтр должен позволять выбирать хотя бы один из них</w:t>
      </w:r>
      <w:r w:rsidR="009C117A" w:rsidRPr="007713C6">
        <w:t xml:space="preserve">, а также </w:t>
      </w:r>
      <w:r w:rsidRPr="007713C6">
        <w:t>фильтр</w:t>
      </w:r>
      <w:r w:rsidR="009C117A" w:rsidRPr="007713C6">
        <w:t>ы</w:t>
      </w:r>
      <w:r w:rsidRPr="007713C6">
        <w:t xml:space="preserve"> по категории, рейтингу, размеру и статусу</w:t>
      </w:r>
      <w:r w:rsidR="009C117A" w:rsidRPr="007713C6">
        <w:t>. Поиск содержит фильтр</w:t>
      </w:r>
      <w:r w:rsidRPr="007713C6">
        <w:t xml:space="preserve"> поиск</w:t>
      </w:r>
      <w:r w:rsidR="009C117A" w:rsidRPr="007713C6">
        <w:t>а</w:t>
      </w:r>
      <w:r w:rsidRPr="007713C6">
        <w:t xml:space="preserve"> рейтинга по количеству просмотров, читателей, рекомендаций, комментариев</w:t>
      </w:r>
      <w:bookmarkEnd w:id="862"/>
      <w:bookmarkEnd w:id="863"/>
      <w:bookmarkEnd w:id="864"/>
    </w:p>
    <w:p w14:paraId="50C69C97" w14:textId="0D1A3334" w:rsidR="00F952D3" w:rsidRPr="007713C6" w:rsidRDefault="00F952D3" w:rsidP="00E73A93">
      <w:pPr>
        <w:pStyle w:val="3"/>
      </w:pPr>
      <w:bookmarkStart w:id="865" w:name="_Toc224486008"/>
      <w:bookmarkStart w:id="866" w:name="_Toc224486695"/>
      <w:bookmarkStart w:id="867" w:name="_Toc224493525"/>
      <w:r w:rsidRPr="007713C6">
        <w:t>Система должна предоставлять возможность применить выбрать поиск рейтинга по периодам: 7 дней, всё время, вчера, сегодня</w:t>
      </w:r>
      <w:bookmarkEnd w:id="865"/>
      <w:bookmarkEnd w:id="866"/>
      <w:bookmarkEnd w:id="867"/>
    </w:p>
    <w:p w14:paraId="54FD4CF5" w14:textId="4035CB51" w:rsidR="00F952D3" w:rsidRPr="007713C6" w:rsidRDefault="00F952D3" w:rsidP="00E73A93">
      <w:pPr>
        <w:pStyle w:val="3"/>
      </w:pPr>
      <w:bookmarkStart w:id="868" w:name="_Toc224486009"/>
      <w:bookmarkStart w:id="869" w:name="_Toc224486696"/>
      <w:bookmarkStart w:id="870" w:name="_Toc224493526"/>
      <w:r w:rsidRPr="007713C6">
        <w:t xml:space="preserve">Список результатов содержит нумерованный список названий фанфиков </w:t>
      </w:r>
      <w:r w:rsidR="003D4375" w:rsidRPr="007713C6">
        <w:t xml:space="preserve">- </w:t>
      </w:r>
      <w:r w:rsidRPr="007713C6">
        <w:t>ссылок на фанфик и их рейтинг</w:t>
      </w:r>
      <w:bookmarkEnd w:id="868"/>
      <w:bookmarkEnd w:id="869"/>
      <w:bookmarkEnd w:id="870"/>
    </w:p>
    <w:p w14:paraId="6138A261" w14:textId="35B0AF61" w:rsidR="00F952D3" w:rsidRPr="007713C6" w:rsidRDefault="00F952D3" w:rsidP="00F952D3">
      <w:pPr>
        <w:pStyle w:val="2"/>
        <w:rPr>
          <w:lang w:val="ru-RU"/>
        </w:rPr>
      </w:pPr>
      <w:bookmarkStart w:id="871" w:name="_Toc224493527"/>
      <w:r w:rsidRPr="007713C6">
        <w:rPr>
          <w:lang w:val="ru-RU"/>
        </w:rPr>
        <w:t>Фанарт</w:t>
      </w:r>
      <w:bookmarkEnd w:id="871"/>
    </w:p>
    <w:p w14:paraId="051C901C" w14:textId="24DF3E3B" w:rsidR="00F952D3" w:rsidRPr="007713C6" w:rsidRDefault="00F952D3" w:rsidP="00B37C91">
      <w:pPr>
        <w:pStyle w:val="3"/>
      </w:pPr>
      <w:bookmarkStart w:id="872" w:name="_Toc223475105"/>
      <w:bookmarkStart w:id="873" w:name="_Toc223482825"/>
      <w:bookmarkStart w:id="874" w:name="_Toc224486011"/>
      <w:bookmarkStart w:id="875" w:name="_Toc224486698"/>
      <w:bookmarkStart w:id="876" w:name="_Toc224493528"/>
      <w:r w:rsidRPr="007713C6">
        <w:t>Система должна предоставлять возможность выбора списка артов фандома по типу выборки: выбор рекомендации, все арты, популярное</w:t>
      </w:r>
      <w:bookmarkEnd w:id="872"/>
      <w:bookmarkEnd w:id="873"/>
      <w:r w:rsidR="003D4375" w:rsidRPr="007713C6">
        <w:t>.</w:t>
      </w:r>
      <w:bookmarkEnd w:id="874"/>
      <w:bookmarkEnd w:id="875"/>
      <w:bookmarkEnd w:id="876"/>
    </w:p>
    <w:p w14:paraId="40FEC613" w14:textId="616CD688" w:rsidR="00A3159A" w:rsidRPr="007713C6" w:rsidRDefault="00A3159A" w:rsidP="00B37C91">
      <w:pPr>
        <w:pStyle w:val="3"/>
      </w:pPr>
      <w:bookmarkStart w:id="877" w:name="_Toc223475106"/>
      <w:bookmarkStart w:id="878" w:name="_Toc223482826"/>
      <w:bookmarkStart w:id="879" w:name="_Toc224486012"/>
      <w:bookmarkStart w:id="880" w:name="_Toc224486699"/>
      <w:bookmarkStart w:id="881" w:name="_Toc224493529"/>
      <w:r w:rsidRPr="007713C6">
        <w:t xml:space="preserve">Система должна предоставлять возможность </w:t>
      </w:r>
      <w:bookmarkEnd w:id="877"/>
      <w:bookmarkEnd w:id="878"/>
      <w:r w:rsidR="003D4375" w:rsidRPr="007713C6">
        <w:t xml:space="preserve">применения флаговых фильтров результатов: скрыть </w:t>
      </w:r>
      <w:proofErr w:type="spellStart"/>
      <w:r w:rsidR="003D4375" w:rsidRPr="007713C6">
        <w:t>нейроарты</w:t>
      </w:r>
      <w:proofErr w:type="spellEnd"/>
      <w:r w:rsidR="003D4375" w:rsidRPr="007713C6">
        <w:t xml:space="preserve">, </w:t>
      </w:r>
      <w:proofErr w:type="spellStart"/>
      <w:r w:rsidR="003D4375" w:rsidRPr="007713C6">
        <w:t>гет</w:t>
      </w:r>
      <w:proofErr w:type="spellEnd"/>
      <w:r w:rsidR="003D4375" w:rsidRPr="007713C6">
        <w:t xml:space="preserve">, слеш, </w:t>
      </w:r>
      <w:proofErr w:type="spellStart"/>
      <w:r w:rsidR="003D4375" w:rsidRPr="007713C6">
        <w:t>джен</w:t>
      </w:r>
      <w:proofErr w:type="spellEnd"/>
      <w:r w:rsidR="003D4375" w:rsidRPr="007713C6">
        <w:t xml:space="preserve">, </w:t>
      </w:r>
      <w:proofErr w:type="spellStart"/>
      <w:r w:rsidR="003D4375" w:rsidRPr="007713C6">
        <w:t>фемслеш</w:t>
      </w:r>
      <w:proofErr w:type="spellEnd"/>
      <w:r w:rsidR="003D4375" w:rsidRPr="007713C6">
        <w:t>, рисунок, цифровой рисунок, коллаж, скетч, компьютерная графика, косплей, рукоделие, куклы, нейросеть</w:t>
      </w:r>
      <w:bookmarkEnd w:id="879"/>
      <w:bookmarkEnd w:id="880"/>
      <w:bookmarkEnd w:id="881"/>
    </w:p>
    <w:p w14:paraId="346A8BC8" w14:textId="3B02B42D" w:rsidR="00A3159A" w:rsidRPr="007713C6" w:rsidRDefault="003D4375" w:rsidP="00A3159A">
      <w:pPr>
        <w:pStyle w:val="3"/>
      </w:pPr>
      <w:bookmarkStart w:id="882" w:name="_Toc223475109"/>
      <w:bookmarkStart w:id="883" w:name="_Toc223482829"/>
      <w:bookmarkStart w:id="884" w:name="_Toc224486013"/>
      <w:bookmarkStart w:id="885" w:name="_Toc224486700"/>
      <w:bookmarkStart w:id="886" w:name="_Toc224493530"/>
      <w:r w:rsidRPr="007713C6">
        <w:t>Карточка элемента списка результатов</w:t>
      </w:r>
      <w:r w:rsidR="00F952D3" w:rsidRPr="007713C6">
        <w:t xml:space="preserve"> содерж</w:t>
      </w:r>
      <w:r w:rsidRPr="007713C6">
        <w:t>ит</w:t>
      </w:r>
      <w:r w:rsidR="00F952D3" w:rsidRPr="007713C6">
        <w:t xml:space="preserve"> изображение </w:t>
      </w:r>
      <w:proofErr w:type="spellStart"/>
      <w:r w:rsidR="00F952D3" w:rsidRPr="007713C6">
        <w:t>фанарта</w:t>
      </w:r>
      <w:proofErr w:type="spellEnd"/>
      <w:r w:rsidR="00F952D3" w:rsidRPr="007713C6">
        <w:t>, название, статистику просмотра, дату публикации, фанфик к которому написан, имя пользователя иллюстратора</w:t>
      </w:r>
      <w:r w:rsidR="00A3159A" w:rsidRPr="007713C6">
        <w:t xml:space="preserve">, </w:t>
      </w:r>
      <w:proofErr w:type="spellStart"/>
      <w:r w:rsidR="00A3159A" w:rsidRPr="007713C6">
        <w:t>фандом</w:t>
      </w:r>
      <w:proofErr w:type="spellEnd"/>
      <w:r w:rsidR="00A3159A" w:rsidRPr="007713C6">
        <w:t>, список персонажей, описание, количество лайков</w:t>
      </w:r>
      <w:bookmarkEnd w:id="882"/>
      <w:bookmarkEnd w:id="883"/>
      <w:bookmarkEnd w:id="884"/>
      <w:bookmarkEnd w:id="885"/>
      <w:bookmarkEnd w:id="886"/>
    </w:p>
    <w:p w14:paraId="09FF8635" w14:textId="781CD643" w:rsidR="00A43E16" w:rsidRPr="007713C6" w:rsidRDefault="00E25D7D" w:rsidP="00A43E16">
      <w:pPr>
        <w:pStyle w:val="2"/>
        <w:rPr>
          <w:lang w:val="ru-RU"/>
        </w:rPr>
      </w:pPr>
      <w:bookmarkStart w:id="887" w:name="_Toc224493531"/>
      <w:r w:rsidRPr="007713C6">
        <w:rPr>
          <w:lang w:val="ru-RU"/>
        </w:rPr>
        <w:t>Блог</w:t>
      </w:r>
      <w:bookmarkEnd w:id="887"/>
    </w:p>
    <w:p w14:paraId="2ACC556E" w14:textId="3FCF650E" w:rsidR="00A43E16" w:rsidRPr="007713C6" w:rsidRDefault="00A43E16" w:rsidP="00B37C91">
      <w:pPr>
        <w:pStyle w:val="3"/>
      </w:pPr>
      <w:bookmarkStart w:id="888" w:name="_Toc223475111"/>
      <w:bookmarkStart w:id="889" w:name="_Toc223482832"/>
      <w:bookmarkStart w:id="890" w:name="_Toc224486015"/>
      <w:bookmarkStart w:id="891" w:name="_Toc224486702"/>
      <w:bookmarkStart w:id="892" w:name="_Toc224493532"/>
      <w:r w:rsidRPr="007713C6">
        <w:t xml:space="preserve">Система должна предоставлять возможность добавления нового </w:t>
      </w:r>
      <w:r w:rsidR="003D4375" w:rsidRPr="007713C6">
        <w:t xml:space="preserve">текстового </w:t>
      </w:r>
      <w:r w:rsidRPr="007713C6">
        <w:t>сообщения в блог</w:t>
      </w:r>
      <w:bookmarkEnd w:id="888"/>
      <w:bookmarkEnd w:id="889"/>
      <w:r w:rsidR="003D4375" w:rsidRPr="007713C6">
        <w:t xml:space="preserve">. Элемент списка сообщений блога содержит: аватар и имя автора, дата публикации, </w:t>
      </w:r>
      <w:proofErr w:type="spellStart"/>
      <w:r w:rsidR="003D4375" w:rsidRPr="007713C6">
        <w:t>хетштеги</w:t>
      </w:r>
      <w:proofErr w:type="spellEnd"/>
      <w:r w:rsidR="003D4375" w:rsidRPr="007713C6">
        <w:t>, текст сообщения, количество ми-ми-ми. Предоставляется возможность просмотра комментариев к сообщению.</w:t>
      </w:r>
      <w:bookmarkEnd w:id="890"/>
      <w:bookmarkEnd w:id="891"/>
      <w:bookmarkEnd w:id="892"/>
      <w:r w:rsidR="003D4375" w:rsidRPr="007713C6">
        <w:t xml:space="preserve"> </w:t>
      </w:r>
    </w:p>
    <w:p w14:paraId="2DC8591A" w14:textId="194EA062" w:rsidR="00A43E16" w:rsidRPr="007713C6" w:rsidRDefault="00CE7413" w:rsidP="00B37C91">
      <w:pPr>
        <w:pStyle w:val="3"/>
      </w:pPr>
      <w:bookmarkStart w:id="893" w:name="_Toc224486016"/>
      <w:bookmarkStart w:id="894" w:name="_Toc224486703"/>
      <w:bookmarkStart w:id="895" w:name="_Toc224493533"/>
      <w:r w:rsidRPr="007713C6">
        <w:t>Страница</w:t>
      </w:r>
      <w:r w:rsidR="003D4375" w:rsidRPr="007713C6">
        <w:t xml:space="preserve"> </w:t>
      </w:r>
      <w:r w:rsidR="003F1001" w:rsidRPr="007713C6">
        <w:t>реализует</w:t>
      </w:r>
      <w:r w:rsidR="003D4375" w:rsidRPr="007713C6">
        <w:t xml:space="preserve"> 1.4.</w:t>
      </w:r>
      <w:r w:rsidRPr="007713C6">
        <w:t>4, 1.4.5, 1.4.6.</w:t>
      </w:r>
      <w:bookmarkEnd w:id="893"/>
      <w:bookmarkEnd w:id="894"/>
      <w:bookmarkEnd w:id="895"/>
    </w:p>
    <w:p w14:paraId="01883F18" w14:textId="1413B189" w:rsidR="00A43E16" w:rsidRPr="007713C6" w:rsidRDefault="00A43E16" w:rsidP="00B37C91">
      <w:pPr>
        <w:pStyle w:val="3"/>
      </w:pPr>
      <w:bookmarkStart w:id="896" w:name="_Toc223475114"/>
      <w:bookmarkStart w:id="897" w:name="_Toc223482835"/>
      <w:bookmarkStart w:id="898" w:name="_Toc224486017"/>
      <w:bookmarkStart w:id="899" w:name="_Toc224486704"/>
      <w:bookmarkStart w:id="900" w:name="_Toc224493534"/>
      <w:r w:rsidRPr="007713C6">
        <w:t>Система должна предоставлять возможность поиска по блогу</w:t>
      </w:r>
      <w:r w:rsidR="009C6D44" w:rsidRPr="007713C6">
        <w:t xml:space="preserve"> по строке, по дате публикации до выбранной, по хештегу</w:t>
      </w:r>
      <w:bookmarkEnd w:id="896"/>
      <w:bookmarkEnd w:id="897"/>
      <w:bookmarkEnd w:id="898"/>
      <w:bookmarkEnd w:id="899"/>
      <w:bookmarkEnd w:id="900"/>
    </w:p>
    <w:p w14:paraId="71EE3F85" w14:textId="1C28F5BB" w:rsidR="00A43E16" w:rsidRPr="007713C6" w:rsidRDefault="00A43E16" w:rsidP="003D4375">
      <w:pPr>
        <w:pStyle w:val="3"/>
      </w:pPr>
      <w:bookmarkStart w:id="901" w:name="_Toc223475115"/>
      <w:bookmarkStart w:id="902" w:name="_Toc223482836"/>
      <w:bookmarkStart w:id="903" w:name="_Toc224486018"/>
      <w:bookmarkStart w:id="904" w:name="_Toc224486705"/>
      <w:bookmarkStart w:id="905" w:name="_Toc224493535"/>
      <w:r w:rsidRPr="007713C6">
        <w:t>Система должна предоставлять возможность просмотра</w:t>
      </w:r>
      <w:r w:rsidR="003D4375" w:rsidRPr="007713C6">
        <w:t xml:space="preserve"> используемых</w:t>
      </w:r>
      <w:r w:rsidRPr="007713C6">
        <w:t xml:space="preserve"> хештегов</w:t>
      </w:r>
      <w:bookmarkEnd w:id="901"/>
      <w:bookmarkEnd w:id="902"/>
      <w:r w:rsidR="009C6D44" w:rsidRPr="007713C6">
        <w:t xml:space="preserve"> </w:t>
      </w:r>
      <w:r w:rsidR="003D4375" w:rsidRPr="007713C6">
        <w:t>и количество применений каждого</w:t>
      </w:r>
      <w:bookmarkEnd w:id="903"/>
      <w:bookmarkEnd w:id="904"/>
      <w:bookmarkEnd w:id="905"/>
    </w:p>
    <w:p w14:paraId="53993CD8" w14:textId="057306A2" w:rsidR="009C6D44" w:rsidRPr="007713C6" w:rsidRDefault="009C6D44" w:rsidP="009C6D44">
      <w:pPr>
        <w:pStyle w:val="2"/>
        <w:rPr>
          <w:lang w:val="ru-RU"/>
        </w:rPr>
      </w:pPr>
      <w:bookmarkStart w:id="906" w:name="_Toc224493536"/>
      <w:r w:rsidRPr="007713C6">
        <w:rPr>
          <w:lang w:val="ru-RU"/>
        </w:rPr>
        <w:lastRenderedPageBreak/>
        <w:t>Энциклопедия</w:t>
      </w:r>
      <w:bookmarkEnd w:id="906"/>
    </w:p>
    <w:p w14:paraId="768FA285" w14:textId="4253DC61" w:rsidR="00CE7413" w:rsidRPr="007713C6" w:rsidRDefault="009C6D44" w:rsidP="0003681F">
      <w:pPr>
        <w:pStyle w:val="3"/>
      </w:pPr>
      <w:bookmarkStart w:id="907" w:name="_Toc224486020"/>
      <w:bookmarkStart w:id="908" w:name="_Toc224486707"/>
      <w:bookmarkStart w:id="909" w:name="_Toc224493537"/>
      <w:r w:rsidRPr="007713C6">
        <w:t xml:space="preserve">Система должна предоставлять возможность </w:t>
      </w:r>
      <w:r w:rsidR="00CE7413" w:rsidRPr="007713C6">
        <w:t>просмотра разделов, статей, контента энциклопедии, количество вложенных в раздел разделов и статей.</w:t>
      </w:r>
      <w:bookmarkStart w:id="910" w:name="_Toc223475120"/>
      <w:bookmarkStart w:id="911" w:name="_Toc223482841"/>
      <w:bookmarkEnd w:id="907"/>
      <w:bookmarkEnd w:id="908"/>
      <w:bookmarkEnd w:id="909"/>
    </w:p>
    <w:p w14:paraId="55AF28AE" w14:textId="02913289" w:rsidR="00CE7413" w:rsidRPr="007713C6" w:rsidRDefault="00CE7413" w:rsidP="0003681F">
      <w:pPr>
        <w:pStyle w:val="3"/>
      </w:pPr>
      <w:bookmarkStart w:id="912" w:name="_Toc224486021"/>
      <w:bookmarkStart w:id="913" w:name="_Toc224486708"/>
      <w:bookmarkStart w:id="914" w:name="_Toc224493538"/>
      <w:r w:rsidRPr="007713C6">
        <w:t xml:space="preserve">Система должна предоставлять возможность </w:t>
      </w:r>
      <w:r w:rsidR="009C6D44" w:rsidRPr="007713C6">
        <w:t xml:space="preserve">перехода по </w:t>
      </w:r>
      <w:r w:rsidRPr="007713C6">
        <w:t>вложенным</w:t>
      </w:r>
      <w:r w:rsidR="009C6D44" w:rsidRPr="007713C6">
        <w:t xml:space="preserve"> </w:t>
      </w:r>
      <w:r w:rsidRPr="007713C6">
        <w:t>разделам</w:t>
      </w:r>
      <w:r w:rsidR="009C6D44" w:rsidRPr="007713C6">
        <w:t xml:space="preserve"> энциклопедии и ссыл</w:t>
      </w:r>
      <w:bookmarkEnd w:id="910"/>
      <w:bookmarkEnd w:id="911"/>
      <w:r w:rsidRPr="007713C6">
        <w:t>кам</w:t>
      </w:r>
      <w:bookmarkEnd w:id="912"/>
      <w:bookmarkEnd w:id="913"/>
      <w:bookmarkEnd w:id="914"/>
    </w:p>
    <w:p w14:paraId="7D99E8A2" w14:textId="77777777" w:rsidR="003F1001" w:rsidRPr="007713C6" w:rsidRDefault="003F1001" w:rsidP="003F1001">
      <w:pPr>
        <w:pStyle w:val="3"/>
      </w:pPr>
      <w:bookmarkStart w:id="915" w:name="_Toc224486022"/>
      <w:bookmarkStart w:id="916" w:name="_Toc224486709"/>
      <w:bookmarkStart w:id="917" w:name="_Toc224493539"/>
      <w:r w:rsidRPr="007713C6">
        <w:t>Страница</w:t>
      </w:r>
      <w:r w:rsidR="00CE7413" w:rsidRPr="007713C6">
        <w:t xml:space="preserve"> реализует 1.4.4</w:t>
      </w:r>
      <w:bookmarkEnd w:id="915"/>
      <w:bookmarkEnd w:id="916"/>
      <w:bookmarkEnd w:id="917"/>
    </w:p>
    <w:p w14:paraId="6D626531" w14:textId="30E1AEEB" w:rsidR="003F1001" w:rsidRPr="007713C6" w:rsidRDefault="003F1001" w:rsidP="003F1001">
      <w:pPr>
        <w:pStyle w:val="3"/>
      </w:pPr>
      <w:bookmarkStart w:id="918" w:name="_Toc224486023"/>
      <w:bookmarkStart w:id="919" w:name="_Toc224486710"/>
      <w:bookmarkStart w:id="920" w:name="_Toc224493540"/>
      <w:r w:rsidRPr="007713C6">
        <w:t>Система должна предоставлять возможность просмотра статистики по фандому: количество подписчиков, опубликованных фанфиков, авторов и переводчиков, просмотров фанфиков, комментариев к фанфикам, рекомендаций к фанфикам, опубликованных авторов, а также дату создания фандома и принимавших в заполнении информации пользователей.</w:t>
      </w:r>
      <w:bookmarkEnd w:id="918"/>
      <w:bookmarkEnd w:id="919"/>
      <w:bookmarkEnd w:id="920"/>
    </w:p>
    <w:p w14:paraId="0C52151A" w14:textId="74FA4C36" w:rsidR="00CE7413" w:rsidRPr="007713C6" w:rsidRDefault="00CE7413" w:rsidP="00452D9D">
      <w:pPr>
        <w:pStyle w:val="3"/>
      </w:pPr>
      <w:bookmarkStart w:id="921" w:name="_Toc224486024"/>
      <w:bookmarkStart w:id="922" w:name="_Toc224486711"/>
      <w:bookmarkStart w:id="923" w:name="_Toc224493541"/>
      <w:r w:rsidRPr="007713C6">
        <w:t>Инструментарий портала должен предоставлять возможность настройки поиска для раздела энциклопедии, содержания контента раздела/статьи, содержащихся ссылок.</w:t>
      </w:r>
      <w:bookmarkEnd w:id="921"/>
      <w:bookmarkEnd w:id="922"/>
      <w:bookmarkEnd w:id="923"/>
    </w:p>
    <w:p w14:paraId="26B9A8C2" w14:textId="6068872A" w:rsidR="00AD71A8" w:rsidRPr="007713C6" w:rsidRDefault="00AD71A8" w:rsidP="00AD71A8">
      <w:pPr>
        <w:pStyle w:val="2"/>
        <w:rPr>
          <w:lang w:val="ru-RU"/>
        </w:rPr>
      </w:pPr>
      <w:bookmarkStart w:id="924" w:name="_Toc224493542"/>
      <w:r w:rsidRPr="007713C6">
        <w:rPr>
          <w:lang w:val="ru-RU"/>
        </w:rPr>
        <w:t>Канон</w:t>
      </w:r>
      <w:bookmarkEnd w:id="924"/>
    </w:p>
    <w:p w14:paraId="12FFA21A" w14:textId="1209A5F3" w:rsidR="00AD71A8" w:rsidRPr="007713C6" w:rsidRDefault="00AD71A8" w:rsidP="003F1001">
      <w:pPr>
        <w:pStyle w:val="3"/>
      </w:pPr>
      <w:bookmarkStart w:id="925" w:name="_Toc223475122"/>
      <w:bookmarkStart w:id="926" w:name="_Toc223482843"/>
      <w:bookmarkStart w:id="927" w:name="_Toc224486026"/>
      <w:bookmarkStart w:id="928" w:name="_Toc224486713"/>
      <w:bookmarkStart w:id="929" w:name="_Toc224493543"/>
      <w:r w:rsidRPr="007713C6">
        <w:t>С</w:t>
      </w:r>
      <w:bookmarkEnd w:id="925"/>
      <w:bookmarkEnd w:id="926"/>
      <w:r w:rsidR="003F1001" w:rsidRPr="007713C6">
        <w:t>траница реализует 1.4.4.</w:t>
      </w:r>
      <w:bookmarkEnd w:id="927"/>
      <w:bookmarkEnd w:id="928"/>
      <w:bookmarkEnd w:id="929"/>
    </w:p>
    <w:p w14:paraId="5C4F0219" w14:textId="2E0CDDC7" w:rsidR="003F1001" w:rsidRPr="007713C6" w:rsidRDefault="00AD71A8" w:rsidP="00F37746">
      <w:pPr>
        <w:pStyle w:val="3"/>
      </w:pPr>
      <w:bookmarkStart w:id="930" w:name="_Toc223475124"/>
      <w:bookmarkStart w:id="931" w:name="_Toc223482845"/>
      <w:bookmarkStart w:id="932" w:name="_Toc224486027"/>
      <w:bookmarkStart w:id="933" w:name="_Toc224486714"/>
      <w:bookmarkStart w:id="934" w:name="_Toc224493544"/>
      <w:r w:rsidRPr="007713C6">
        <w:t>Система должна предоставлять возможность просмотра списка произведений</w:t>
      </w:r>
      <w:r w:rsidR="003F1001" w:rsidRPr="007713C6">
        <w:t xml:space="preserve"> по канону их </w:t>
      </w:r>
      <w:r w:rsidRPr="007713C6">
        <w:t>обложку, название,</w:t>
      </w:r>
      <w:r w:rsidR="003F1001" w:rsidRPr="007713C6">
        <w:t xml:space="preserve"> автора, дату издания,</w:t>
      </w:r>
      <w:r w:rsidRPr="007713C6">
        <w:t xml:space="preserve"> описание, ссылку перехода на страницу произведения</w:t>
      </w:r>
      <w:bookmarkEnd w:id="930"/>
      <w:bookmarkEnd w:id="931"/>
      <w:r w:rsidR="003F1001" w:rsidRPr="007713C6">
        <w:t>.</w:t>
      </w:r>
      <w:bookmarkStart w:id="935" w:name="_Toc224486028"/>
      <w:bookmarkEnd w:id="932"/>
      <w:bookmarkEnd w:id="933"/>
      <w:bookmarkEnd w:id="934"/>
      <w:bookmarkEnd w:id="935"/>
    </w:p>
    <w:p w14:paraId="11726AF3" w14:textId="6DF49D9A" w:rsidR="00310C4B" w:rsidRPr="007713C6" w:rsidRDefault="00644D63" w:rsidP="00C939DE">
      <w:pPr>
        <w:pStyle w:val="1"/>
        <w:rPr>
          <w:color w:val="000000" w:themeColor="text1"/>
          <w:lang w:val="ru-RU"/>
        </w:rPr>
      </w:pPr>
      <w:bookmarkStart w:id="936" w:name="_Toc224493545"/>
      <w:r w:rsidRPr="007713C6">
        <w:rPr>
          <w:color w:val="000000" w:themeColor="text1"/>
          <w:lang w:val="ru-RU"/>
        </w:rPr>
        <w:t>НФТ</w:t>
      </w:r>
      <w:bookmarkEnd w:id="936"/>
    </w:p>
    <w:p w14:paraId="7CD026AA" w14:textId="42397546" w:rsidR="005301DF" w:rsidRPr="007713C6" w:rsidRDefault="005301DF" w:rsidP="005301DF">
      <w:pPr>
        <w:pStyle w:val="2"/>
        <w:rPr>
          <w:color w:val="000000" w:themeColor="text1"/>
        </w:rPr>
      </w:pPr>
      <w:bookmarkStart w:id="937" w:name="_Toc224493546"/>
      <w:r w:rsidRPr="007713C6">
        <w:rPr>
          <w:color w:val="000000" w:themeColor="text1"/>
        </w:rPr>
        <w:t>Compatibility</w:t>
      </w:r>
      <w:bookmarkEnd w:id="937"/>
    </w:p>
    <w:p w14:paraId="727E3B9D" w14:textId="18F4FEE1" w:rsidR="000F061D" w:rsidRPr="007713C6" w:rsidRDefault="00AB4447" w:rsidP="00452D9D">
      <w:pPr>
        <w:pStyle w:val="3"/>
      </w:pPr>
      <w:bookmarkStart w:id="938" w:name="_Toc224493547"/>
      <w:r w:rsidRPr="007713C6">
        <w:rPr>
          <w:b/>
          <w:bCs w:val="0"/>
          <w:lang w:val="en-US"/>
          <w:rPrChange w:id="939" w:author="Vasy Medov" w:date="2026-03-18T01:27:00Z">
            <w:rPr>
              <w:b/>
              <w:bCs w:val="0"/>
              <w:highlight w:val="yellow"/>
              <w:lang w:val="en-US"/>
            </w:rPr>
          </w:rPrChange>
        </w:rPr>
        <w:t>CP</w:t>
      </w:r>
      <w:r w:rsidRPr="007713C6">
        <w:rPr>
          <w:b/>
          <w:bCs w:val="0"/>
          <w:rPrChange w:id="940" w:author="Vasy Medov" w:date="2026-03-18T01:27:00Z">
            <w:rPr>
              <w:b/>
              <w:bCs w:val="0"/>
              <w:highlight w:val="yellow"/>
            </w:rPr>
          </w:rPrChange>
        </w:rPr>
        <w:t>-1</w:t>
      </w:r>
      <w:r w:rsidR="00B61429" w:rsidRPr="007713C6">
        <w:rPr>
          <w:rPrChange w:id="941" w:author="Vasy Medov" w:date="2026-03-18T01:27:00Z">
            <w:rPr>
              <w:highlight w:val="yellow"/>
            </w:rPr>
          </w:rPrChange>
        </w:rPr>
        <w:t xml:space="preserve"> </w:t>
      </w:r>
      <w:ins w:id="942" w:author="Vasy Medov" w:date="2026-03-16T13:10:00Z">
        <w:r w:rsidR="00261C72" w:rsidRPr="007713C6">
          <w:rPr>
            <w:lang w:val="en-US"/>
          </w:rPr>
          <w:t>JS</w:t>
        </w:r>
        <w:r w:rsidR="00261C72" w:rsidRPr="007713C6">
          <w:t xml:space="preserve"> скрипты на </w:t>
        </w:r>
        <w:r w:rsidR="00261C72" w:rsidRPr="007713C6">
          <w:rPr>
            <w:lang w:val="en-US"/>
          </w:rPr>
          <w:t>jQuery</w:t>
        </w:r>
        <w:r w:rsidR="00261C72" w:rsidRPr="007713C6">
          <w:t xml:space="preserve"> 1.7 должны сохранять работоспособность в старых версиях браузеров и соответствовать стандарту </w:t>
        </w:r>
        <w:r w:rsidR="00261C72" w:rsidRPr="007713C6">
          <w:rPr>
            <w:lang w:val="en-US"/>
          </w:rPr>
          <w:t>ECMAScript</w:t>
        </w:r>
        <w:r w:rsidR="00261C72" w:rsidRPr="007713C6">
          <w:t xml:space="preserve"> 5.</w:t>
        </w:r>
      </w:ins>
      <w:del w:id="943" w:author="Vasy Medov" w:date="2026-03-16T13:10:00Z">
        <w:r w:rsidR="00302FDE" w:rsidRPr="007713C6" w:rsidDel="00261C72">
          <w:delText>Клиентская часть разрабатывается на JavaScript с обязательным учетом обратной совместимости.</w:delText>
        </w:r>
        <w:bookmarkEnd w:id="938"/>
        <w:r w:rsidR="00302FDE" w:rsidRPr="007713C6" w:rsidDel="00261C72">
          <w:delText> </w:delText>
        </w:r>
      </w:del>
    </w:p>
    <w:p w14:paraId="28722CCB" w14:textId="77777777" w:rsidR="00D30FC9" w:rsidRPr="007713C6" w:rsidRDefault="001B6F42" w:rsidP="00452D9D">
      <w:pPr>
        <w:pStyle w:val="3"/>
      </w:pPr>
      <w:bookmarkStart w:id="944" w:name="_Toc224493548"/>
      <w:r w:rsidRPr="007713C6">
        <w:rPr>
          <w:b/>
          <w:bCs w:val="0"/>
          <w:lang w:val="en-US"/>
        </w:rPr>
        <w:t>CP</w:t>
      </w:r>
      <w:r w:rsidRPr="007713C6">
        <w:rPr>
          <w:b/>
          <w:bCs w:val="0"/>
        </w:rPr>
        <w:t>-2</w:t>
      </w:r>
      <w:r w:rsidRPr="007713C6">
        <w:t xml:space="preserve"> </w:t>
      </w:r>
      <w:bookmarkStart w:id="945" w:name="_Toc223475127"/>
      <w:bookmarkStart w:id="946" w:name="_Toc223482710"/>
      <w:bookmarkStart w:id="947" w:name="_Toc223482848"/>
      <w:r w:rsidR="00D30FC9" w:rsidRPr="007713C6">
        <w:t xml:space="preserve">Система должна отображать сайт с полностью работающим функционалом и без нарушения дизайна в современных популярных браузерах: </w:t>
      </w:r>
      <w:proofErr w:type="spellStart"/>
      <w:r w:rsidR="00D30FC9" w:rsidRPr="007713C6">
        <w:t>Chrome</w:t>
      </w:r>
      <w:proofErr w:type="spellEnd"/>
      <w:r w:rsidR="00D30FC9" w:rsidRPr="007713C6">
        <w:t xml:space="preserve"> 79+, Safari 11+, Mozilla 70+, Яндекс Браузер 21+</w:t>
      </w:r>
      <w:bookmarkEnd w:id="944"/>
    </w:p>
    <w:p w14:paraId="57960845" w14:textId="5379CFFD" w:rsidR="001B138B" w:rsidRPr="007713C6" w:rsidDel="00261C72" w:rsidRDefault="00E548DE" w:rsidP="00225E1F">
      <w:pPr>
        <w:pStyle w:val="3"/>
        <w:rPr>
          <w:del w:id="948" w:author="Vasy Medov" w:date="2026-03-16T13:10:00Z"/>
        </w:rPr>
      </w:pPr>
      <w:bookmarkStart w:id="949" w:name="_Toc223482712"/>
      <w:bookmarkStart w:id="950" w:name="_Toc223482850"/>
      <w:bookmarkStart w:id="951" w:name="_Toc224493549"/>
      <w:del w:id="952" w:author="Vasy Medov" w:date="2026-03-16T13:10:00Z">
        <w:r w:rsidRPr="007713C6" w:rsidDel="00261C72">
          <w:rPr>
            <w:b/>
            <w:bCs w:val="0"/>
            <w:lang w:val="en-US"/>
          </w:rPr>
          <w:delText>CP</w:delText>
        </w:r>
        <w:r w:rsidR="00225E1F" w:rsidRPr="007713C6" w:rsidDel="00261C72">
          <w:rPr>
            <w:b/>
            <w:bCs w:val="0"/>
          </w:rPr>
          <w:delText>-3</w:delText>
        </w:r>
        <w:r w:rsidR="00225E1F" w:rsidRPr="007713C6" w:rsidDel="00261C72">
          <w:delText xml:space="preserve"> </w:delText>
        </w:r>
        <w:r w:rsidR="00225E1F" w:rsidRPr="007713C6" w:rsidDel="00261C72">
          <w:rPr>
            <w:lang w:val="en-US"/>
          </w:rPr>
          <w:delText>JS</w:delText>
        </w:r>
        <w:r w:rsidR="00225E1F" w:rsidRPr="007713C6" w:rsidDel="00261C72">
          <w:delText xml:space="preserve"> скрипты на </w:delText>
        </w:r>
        <w:r w:rsidR="00225E1F" w:rsidRPr="007713C6" w:rsidDel="00261C72">
          <w:rPr>
            <w:lang w:val="en-US"/>
          </w:rPr>
          <w:delText>jQuery</w:delText>
        </w:r>
        <w:r w:rsidR="00225E1F" w:rsidRPr="007713C6" w:rsidDel="00261C72">
          <w:delText xml:space="preserve"> 1.7 должны сохранять работоспособность в старых версиях браузеров</w:delText>
        </w:r>
        <w:bookmarkEnd w:id="949"/>
        <w:bookmarkEnd w:id="950"/>
        <w:r w:rsidR="001B138B" w:rsidRPr="007713C6" w:rsidDel="00261C72">
          <w:delText xml:space="preserve"> и соответствовать стандарту </w:delText>
        </w:r>
        <w:r w:rsidR="001B138B" w:rsidRPr="007713C6" w:rsidDel="00261C72">
          <w:rPr>
            <w:lang w:val="en-US"/>
          </w:rPr>
          <w:delText>ECMAScript</w:delText>
        </w:r>
        <w:r w:rsidR="001B138B" w:rsidRPr="007713C6" w:rsidDel="00261C72">
          <w:delText xml:space="preserve"> 5.</w:delText>
        </w:r>
        <w:bookmarkEnd w:id="951"/>
        <w:r w:rsidR="001B138B" w:rsidRPr="007713C6" w:rsidDel="00261C72">
          <w:delText xml:space="preserve"> </w:delText>
        </w:r>
      </w:del>
    </w:p>
    <w:p w14:paraId="2111D130" w14:textId="6A31CD9D" w:rsidR="00225E1F" w:rsidRPr="007713C6" w:rsidRDefault="001B138B" w:rsidP="00225E1F">
      <w:pPr>
        <w:pStyle w:val="3"/>
      </w:pPr>
      <w:bookmarkStart w:id="953" w:name="_Toc224493550"/>
      <w:r w:rsidRPr="007713C6">
        <w:rPr>
          <w:b/>
          <w:bCs w:val="0"/>
          <w:lang w:val="en-US"/>
        </w:rPr>
        <w:t>CP</w:t>
      </w:r>
      <w:r w:rsidRPr="007713C6">
        <w:rPr>
          <w:b/>
          <w:bCs w:val="0"/>
        </w:rPr>
        <w:t>-</w:t>
      </w:r>
      <w:ins w:id="954" w:author="Vasy Medov" w:date="2026-03-16T13:10:00Z">
        <w:r w:rsidR="00261C72" w:rsidRPr="007713C6">
          <w:rPr>
            <w:b/>
            <w:bCs w:val="0"/>
            <w:rPrChange w:id="955" w:author="Vasy Medov" w:date="2026-03-18T01:27:00Z">
              <w:rPr>
                <w:b/>
                <w:bCs w:val="0"/>
                <w:lang w:val="en-US"/>
              </w:rPr>
            </w:rPrChange>
          </w:rPr>
          <w:t>3</w:t>
        </w:r>
      </w:ins>
      <w:del w:id="956" w:author="Vasy Medov" w:date="2026-03-16T13:10:00Z">
        <w:r w:rsidR="00E548DE" w:rsidRPr="007713C6" w:rsidDel="00261C72">
          <w:rPr>
            <w:b/>
            <w:bCs w:val="0"/>
          </w:rPr>
          <w:delText>4</w:delText>
        </w:r>
      </w:del>
      <w:r w:rsidRPr="007713C6">
        <w:rPr>
          <w:b/>
          <w:bCs w:val="0"/>
        </w:rPr>
        <w:t xml:space="preserve"> </w:t>
      </w:r>
      <w:r w:rsidR="00F915D4" w:rsidRPr="007713C6">
        <w:t>Вёрстка должна быть реализована с использованием стандарта</w:t>
      </w:r>
      <w:r w:rsidR="00225E1F" w:rsidRPr="007713C6">
        <w:t xml:space="preserve"> </w:t>
      </w:r>
      <w:r w:rsidR="00225E1F" w:rsidRPr="007713C6">
        <w:rPr>
          <w:lang w:val="en-US"/>
          <w:rPrChange w:id="957" w:author="Vasy Medov" w:date="2026-03-18T01:27:00Z">
            <w:rPr>
              <w:highlight w:val="green"/>
              <w:lang w:val="en-US"/>
            </w:rPr>
          </w:rPrChange>
        </w:rPr>
        <w:t>CSS</w:t>
      </w:r>
      <w:r w:rsidR="00F915D4" w:rsidRPr="007713C6">
        <w:t xml:space="preserve"> 2.1</w:t>
      </w:r>
      <w:r w:rsidR="00C6014A" w:rsidRPr="007713C6">
        <w:t xml:space="preserve">. Стили должны одинаково отображаться </w:t>
      </w:r>
      <w:r w:rsidR="00E548DE" w:rsidRPr="007713C6">
        <w:t>в целевых браузерах (</w:t>
      </w:r>
      <w:r w:rsidR="00E548DE" w:rsidRPr="007713C6">
        <w:rPr>
          <w:lang w:val="en-US"/>
        </w:rPr>
        <w:t>CP</w:t>
      </w:r>
      <w:r w:rsidR="00E548DE" w:rsidRPr="007713C6">
        <w:t>-2).</w:t>
      </w:r>
      <w:bookmarkEnd w:id="953"/>
    </w:p>
    <w:p w14:paraId="683A7721" w14:textId="1F0176C3" w:rsidR="002B525C" w:rsidRPr="007713C6" w:rsidRDefault="002B525C" w:rsidP="002B525C">
      <w:pPr>
        <w:pStyle w:val="3"/>
      </w:pPr>
      <w:bookmarkStart w:id="958" w:name="_Toc223475128"/>
      <w:bookmarkStart w:id="959" w:name="_Toc223482711"/>
      <w:bookmarkStart w:id="960" w:name="_Toc223482849"/>
      <w:bookmarkStart w:id="961" w:name="_Toc224493551"/>
      <w:r w:rsidRPr="007713C6">
        <w:rPr>
          <w:b/>
          <w:bCs w:val="0"/>
          <w:lang w:val="en-US"/>
        </w:rPr>
        <w:t>CP</w:t>
      </w:r>
      <w:r w:rsidRPr="007713C6">
        <w:rPr>
          <w:b/>
          <w:bCs w:val="0"/>
        </w:rPr>
        <w:t>-</w:t>
      </w:r>
      <w:ins w:id="962" w:author="Vasy Medov" w:date="2026-03-16T13:10:00Z">
        <w:r w:rsidR="00261C72" w:rsidRPr="007713C6">
          <w:rPr>
            <w:b/>
            <w:bCs w:val="0"/>
            <w:rPrChange w:id="963" w:author="Vasy Medov" w:date="2026-03-18T01:27:00Z">
              <w:rPr>
                <w:b/>
                <w:bCs w:val="0"/>
                <w:lang w:val="en-US"/>
              </w:rPr>
            </w:rPrChange>
          </w:rPr>
          <w:t>4</w:t>
        </w:r>
      </w:ins>
      <w:del w:id="964" w:author="Vasy Medov" w:date="2026-03-16T13:10:00Z">
        <w:r w:rsidR="00E548DE" w:rsidRPr="007713C6" w:rsidDel="00261C72">
          <w:rPr>
            <w:b/>
            <w:bCs w:val="0"/>
          </w:rPr>
          <w:delText>5</w:delText>
        </w:r>
      </w:del>
      <w:r w:rsidRPr="007713C6">
        <w:t xml:space="preserve"> </w:t>
      </w:r>
      <w:bookmarkEnd w:id="958"/>
      <w:bookmarkEnd w:id="959"/>
      <w:bookmarkEnd w:id="960"/>
      <w:r w:rsidR="0061446D" w:rsidRPr="007713C6">
        <w:t xml:space="preserve">Подраздел портала должен сохранять свою полную функциональность при минорных обновлениях </w:t>
      </w:r>
      <w:r w:rsidR="008641B1" w:rsidRPr="007713C6">
        <w:t>глобальных функций и сервисов родительского портала</w:t>
      </w:r>
      <w:bookmarkEnd w:id="961"/>
    </w:p>
    <w:p w14:paraId="41C771AA" w14:textId="4246C1A2" w:rsidR="00302FDE" w:rsidRPr="007713C6" w:rsidRDefault="00763146" w:rsidP="00452D9D">
      <w:pPr>
        <w:pStyle w:val="3"/>
      </w:pPr>
      <w:bookmarkStart w:id="965" w:name="_Toc224493552"/>
      <w:r w:rsidRPr="007713C6">
        <w:rPr>
          <w:b/>
          <w:bCs w:val="0"/>
          <w:lang w:val="en-US"/>
        </w:rPr>
        <w:lastRenderedPageBreak/>
        <w:t>CP</w:t>
      </w:r>
      <w:r w:rsidRPr="007713C6">
        <w:rPr>
          <w:b/>
          <w:bCs w:val="0"/>
        </w:rPr>
        <w:t>-</w:t>
      </w:r>
      <w:ins w:id="966" w:author="Vasy Medov" w:date="2026-03-16T13:10:00Z">
        <w:r w:rsidR="00261C72" w:rsidRPr="007713C6">
          <w:rPr>
            <w:b/>
            <w:rPrChange w:id="967" w:author="Vasy Medov" w:date="2026-03-18T01:27:00Z">
              <w:rPr>
                <w:b/>
                <w:lang w:val="en-US"/>
              </w:rPr>
            </w:rPrChange>
          </w:rPr>
          <w:t>5</w:t>
        </w:r>
      </w:ins>
      <w:del w:id="968" w:author="Vasy Medov" w:date="2026-03-16T13:10:00Z">
        <w:r w:rsidR="00E548DE" w:rsidRPr="007713C6" w:rsidDel="00261C72">
          <w:rPr>
            <w:b/>
          </w:rPr>
          <w:delText>6</w:delText>
        </w:r>
      </w:del>
      <w:r w:rsidRPr="007713C6">
        <w:t xml:space="preserve"> Система должна иметь адаптивный дизайн, который позволяет корректно отображаться на различных устройствах и экранах, включая мобильные устройства</w:t>
      </w:r>
      <w:r w:rsidR="00157A51" w:rsidRPr="007713C6">
        <w:t xml:space="preserve"> без горизонтального </w:t>
      </w:r>
      <w:proofErr w:type="spellStart"/>
      <w:r w:rsidR="00157A51" w:rsidRPr="007713C6">
        <w:t>скролла</w:t>
      </w:r>
      <w:proofErr w:type="spellEnd"/>
      <w:r w:rsidR="00157A51" w:rsidRPr="007713C6">
        <w:t xml:space="preserve"> при чтении</w:t>
      </w:r>
      <w:r w:rsidRPr="007713C6">
        <w:t xml:space="preserve">. Поддержка всех разрешений экрана пользователя </w:t>
      </w:r>
      <w:bookmarkEnd w:id="945"/>
      <w:bookmarkEnd w:id="946"/>
      <w:bookmarkEnd w:id="947"/>
      <w:r w:rsidR="00256496" w:rsidRPr="007713C6">
        <w:t>от 320</w:t>
      </w:r>
      <w:proofErr w:type="spellStart"/>
      <w:r w:rsidR="00256496" w:rsidRPr="007713C6">
        <w:rPr>
          <w:lang w:val="en-US"/>
        </w:rPr>
        <w:t>px</w:t>
      </w:r>
      <w:proofErr w:type="spellEnd"/>
      <w:r w:rsidR="00256496" w:rsidRPr="007713C6">
        <w:t xml:space="preserve"> до 2560</w:t>
      </w:r>
      <w:proofErr w:type="spellStart"/>
      <w:r w:rsidR="00256496" w:rsidRPr="007713C6">
        <w:rPr>
          <w:lang w:val="en-US"/>
        </w:rPr>
        <w:t>px</w:t>
      </w:r>
      <w:proofErr w:type="spellEnd"/>
      <w:r w:rsidR="00157A51" w:rsidRPr="007713C6">
        <w:t>.</w:t>
      </w:r>
      <w:bookmarkEnd w:id="965"/>
    </w:p>
    <w:p w14:paraId="6D7DA419" w14:textId="77777777" w:rsidR="00C44E3E" w:rsidRPr="007713C6" w:rsidRDefault="00C44E3E" w:rsidP="00C44E3E">
      <w:pPr>
        <w:pStyle w:val="2"/>
        <w:rPr>
          <w:color w:val="000000" w:themeColor="text1"/>
          <w:lang w:val="ru-RU"/>
        </w:rPr>
      </w:pPr>
      <w:bookmarkStart w:id="969" w:name="_Toc352609406"/>
      <w:bookmarkStart w:id="970" w:name="_Toc224493553"/>
      <w:r w:rsidRPr="007713C6">
        <w:rPr>
          <w:color w:val="000000" w:themeColor="text1"/>
          <w:rPrChange w:id="971" w:author="Vasy Medov" w:date="2026-03-18T01:27:00Z">
            <w:rPr/>
          </w:rPrChange>
        </w:rPr>
        <w:t>Usability</w:t>
      </w:r>
      <w:bookmarkStart w:id="972" w:name="_Toc439994690"/>
      <w:bookmarkEnd w:id="969"/>
      <w:bookmarkEnd w:id="970"/>
    </w:p>
    <w:p w14:paraId="026E99F0" w14:textId="4027C009" w:rsidR="001F33D1" w:rsidRPr="007713C6" w:rsidRDefault="00A454BD" w:rsidP="001F33D1">
      <w:pPr>
        <w:pStyle w:val="3"/>
      </w:pPr>
      <w:bookmarkStart w:id="973" w:name="_Toc224493554"/>
      <w:r w:rsidRPr="007713C6">
        <w:rPr>
          <w:b/>
          <w:bCs w:val="0"/>
          <w:lang w:val="en-US"/>
        </w:rPr>
        <w:t>US</w:t>
      </w:r>
      <w:r w:rsidR="001F33D1" w:rsidRPr="007713C6">
        <w:rPr>
          <w:b/>
          <w:bCs w:val="0"/>
        </w:rPr>
        <w:t>-</w:t>
      </w:r>
      <w:r w:rsidRPr="007713C6">
        <w:rPr>
          <w:b/>
          <w:bCs w:val="0"/>
        </w:rPr>
        <w:t>1</w:t>
      </w:r>
      <w:r w:rsidR="001F33D1" w:rsidRPr="007713C6">
        <w:t xml:space="preserve"> </w:t>
      </w:r>
      <w:r w:rsidR="00560612" w:rsidRPr="007713C6">
        <w:t xml:space="preserve">Контрастность текста по отношению к фону должна соответствовать стандарту </w:t>
      </w:r>
      <w:r w:rsidR="00560612" w:rsidRPr="007713C6">
        <w:rPr>
          <w:lang w:val="en-US"/>
        </w:rPr>
        <w:t>WCAG</w:t>
      </w:r>
      <w:r w:rsidR="00560612" w:rsidRPr="007713C6">
        <w:t xml:space="preserve"> 2.1 для обеспечения </w:t>
      </w:r>
      <w:r w:rsidR="00A85724" w:rsidRPr="007713C6">
        <w:t>возможности чтения контента людьми с нарушением зрения</w:t>
      </w:r>
      <w:r w:rsidR="00E548DE" w:rsidRPr="007713C6">
        <w:t>.</w:t>
      </w:r>
      <w:bookmarkEnd w:id="973"/>
    </w:p>
    <w:p w14:paraId="60288C69" w14:textId="72E82A4D" w:rsidR="00D92DCB" w:rsidRPr="007713C6" w:rsidRDefault="00D92DCB" w:rsidP="00452D9D">
      <w:pPr>
        <w:pStyle w:val="3"/>
      </w:pPr>
      <w:bookmarkStart w:id="974" w:name="_Toc224493555"/>
      <w:r w:rsidRPr="007713C6">
        <w:rPr>
          <w:b/>
          <w:lang w:val="en-US"/>
        </w:rPr>
        <w:t>US</w:t>
      </w:r>
      <w:r w:rsidRPr="007713C6">
        <w:rPr>
          <w:b/>
          <w:bCs w:val="0"/>
        </w:rPr>
        <w:t>-</w:t>
      </w:r>
      <w:r w:rsidRPr="007713C6">
        <w:rPr>
          <w:b/>
        </w:rPr>
        <w:t>2</w:t>
      </w:r>
      <w:r w:rsidRPr="007713C6">
        <w:t xml:space="preserve"> </w:t>
      </w:r>
      <w:r w:rsidR="00E3300C" w:rsidRPr="007713C6">
        <w:t>Новый пользователь должен иметь возможность найти и открыть случайный фанфик не более чем за 3 клика от главной страницы</w:t>
      </w:r>
      <w:r w:rsidR="00ED0A80" w:rsidRPr="007713C6">
        <w:t xml:space="preserve"> подраздела</w:t>
      </w:r>
      <w:r w:rsidR="00E3300C" w:rsidRPr="007713C6">
        <w:t>.</w:t>
      </w:r>
      <w:bookmarkEnd w:id="974"/>
    </w:p>
    <w:p w14:paraId="26C2F754" w14:textId="0BC3F369" w:rsidR="00E53E1A" w:rsidRPr="007713C6" w:rsidRDefault="00E53E1A" w:rsidP="00452D9D">
      <w:pPr>
        <w:pStyle w:val="3"/>
      </w:pPr>
      <w:bookmarkStart w:id="975" w:name="_Toc224493556"/>
      <w:r w:rsidRPr="007713C6">
        <w:rPr>
          <w:b/>
          <w:lang w:val="en-US"/>
        </w:rPr>
        <w:t>US</w:t>
      </w:r>
      <w:r w:rsidRPr="007713C6">
        <w:rPr>
          <w:b/>
        </w:rPr>
        <w:t>-3</w:t>
      </w:r>
      <w:r w:rsidRPr="007713C6">
        <w:t xml:space="preserve"> Пользователь должен иметь возможность </w:t>
      </w:r>
      <w:r w:rsidR="001A491F" w:rsidRPr="007713C6">
        <w:t>использования глобальных функций родительского портала из любого подраздела, страницы</w:t>
      </w:r>
      <w:r w:rsidR="00641C29" w:rsidRPr="007713C6">
        <w:t xml:space="preserve"> портала.</w:t>
      </w:r>
      <w:bookmarkEnd w:id="975"/>
    </w:p>
    <w:p w14:paraId="7E5B7610" w14:textId="112B3F84" w:rsidR="00310C4B" w:rsidRPr="007713C6" w:rsidRDefault="00310C4B">
      <w:pPr>
        <w:pStyle w:val="2"/>
        <w:rPr>
          <w:color w:val="000000" w:themeColor="text1"/>
          <w:lang w:val="ru-RU"/>
        </w:rPr>
      </w:pPr>
      <w:bookmarkStart w:id="976" w:name="_Toc352609407"/>
      <w:bookmarkStart w:id="977" w:name="_Toc224493557"/>
      <w:r w:rsidRPr="007713C6">
        <w:rPr>
          <w:color w:val="000000" w:themeColor="text1"/>
          <w:rPrChange w:id="978" w:author="Vasy Medov" w:date="2026-03-18T01:27:00Z">
            <w:rPr/>
          </w:rPrChange>
        </w:rPr>
        <w:t>Performance</w:t>
      </w:r>
      <w:bookmarkEnd w:id="972"/>
      <w:bookmarkEnd w:id="976"/>
      <w:bookmarkEnd w:id="977"/>
    </w:p>
    <w:p w14:paraId="0AC98510" w14:textId="641641D2" w:rsidR="00AC7059" w:rsidRPr="007713C6" w:rsidRDefault="00812CFC" w:rsidP="00AC7059">
      <w:pPr>
        <w:pStyle w:val="3"/>
      </w:pPr>
      <w:bookmarkStart w:id="979" w:name="_Toc223482719"/>
      <w:bookmarkStart w:id="980" w:name="_Toc223482857"/>
      <w:bookmarkStart w:id="981" w:name="_Toc224493558"/>
      <w:r w:rsidRPr="007713C6">
        <w:rPr>
          <w:b/>
          <w:bCs w:val="0"/>
          <w:lang w:val="en-US"/>
        </w:rPr>
        <w:t>PF</w:t>
      </w:r>
      <w:r w:rsidRPr="007713C6">
        <w:rPr>
          <w:b/>
          <w:bCs w:val="0"/>
        </w:rPr>
        <w:t>-1</w:t>
      </w:r>
      <w:r w:rsidRPr="007713C6">
        <w:t xml:space="preserve"> </w:t>
      </w:r>
      <w:r w:rsidR="00795D5F" w:rsidRPr="007713C6">
        <w:t xml:space="preserve">Система должна использовать механизмы кеширования </w:t>
      </w:r>
      <w:r w:rsidR="00AC7059" w:rsidRPr="007713C6">
        <w:t>для хранения сессий</w:t>
      </w:r>
      <w:r w:rsidR="00DD2E92" w:rsidRPr="007713C6">
        <w:t xml:space="preserve"> и</w:t>
      </w:r>
      <w:r w:rsidR="00AC7059" w:rsidRPr="007713C6">
        <w:t xml:space="preserve"> часто запрашиваемых </w:t>
      </w:r>
      <w:r w:rsidR="00AC7059" w:rsidRPr="007713C6">
        <w:rPr>
          <w:rPrChange w:id="982" w:author="Vasy Medov" w:date="2026-03-18T01:27:00Z">
            <w:rPr>
              <w:highlight w:val="green"/>
            </w:rPr>
          </w:rPrChange>
        </w:rPr>
        <w:t>метаданных</w:t>
      </w:r>
      <w:bookmarkEnd w:id="979"/>
      <w:bookmarkEnd w:id="980"/>
      <w:r w:rsidR="00795D5F" w:rsidRPr="007713C6">
        <w:t xml:space="preserve"> (</w:t>
      </w:r>
      <w:r w:rsidR="003919A3" w:rsidRPr="007713C6">
        <w:t>статистика количества фанфиков, подписчиков, персонажей, законов, статей энциклопедии</w:t>
      </w:r>
      <w:r w:rsidR="00795D5F" w:rsidRPr="007713C6">
        <w:t>)</w:t>
      </w:r>
      <w:r w:rsidR="003F7778" w:rsidRPr="007713C6">
        <w:t>. Кеширование не должно блокировать основной поток обработки запросов.</w:t>
      </w:r>
      <w:bookmarkEnd w:id="981"/>
    </w:p>
    <w:p w14:paraId="2554675C" w14:textId="38F500FC" w:rsidR="00AC7059" w:rsidRPr="007713C6" w:rsidRDefault="00812CFC" w:rsidP="00AC7059">
      <w:pPr>
        <w:pStyle w:val="3"/>
      </w:pPr>
      <w:bookmarkStart w:id="983" w:name="_Toc223482720"/>
      <w:bookmarkStart w:id="984" w:name="_Toc223482858"/>
      <w:bookmarkStart w:id="985" w:name="_Toc224493559"/>
      <w:r w:rsidRPr="007713C6">
        <w:rPr>
          <w:b/>
          <w:bCs w:val="0"/>
          <w:lang w:val="en-US"/>
        </w:rPr>
        <w:t>PF</w:t>
      </w:r>
      <w:r w:rsidRPr="007713C6">
        <w:rPr>
          <w:b/>
          <w:bCs w:val="0"/>
        </w:rPr>
        <w:t>-2</w:t>
      </w:r>
      <w:r w:rsidRPr="007713C6">
        <w:t xml:space="preserve"> </w:t>
      </w:r>
      <w:r w:rsidR="00AC7059" w:rsidRPr="007713C6">
        <w:t xml:space="preserve">Время </w:t>
      </w:r>
      <w:r w:rsidR="00911180" w:rsidRPr="007713C6">
        <w:rPr>
          <w:rPrChange w:id="986" w:author="Vasy Medov" w:date="2026-03-18T01:27:00Z">
            <w:rPr>
              <w:highlight w:val="green"/>
            </w:rPr>
          </w:rPrChange>
        </w:rPr>
        <w:t>обработки</w:t>
      </w:r>
      <w:r w:rsidR="00911180" w:rsidRPr="007713C6">
        <w:t xml:space="preserve"> запроса</w:t>
      </w:r>
      <w:r w:rsidR="00AC7059" w:rsidRPr="007713C6">
        <w:t xml:space="preserve"> не должно превышать 200 мс для кешированных страниц и</w:t>
      </w:r>
      <w:r w:rsidR="00F515A6" w:rsidRPr="007713C6">
        <w:t xml:space="preserve"> объектов,</w:t>
      </w:r>
      <w:r w:rsidR="00AC7059" w:rsidRPr="007713C6">
        <w:t xml:space="preserve"> 600 мс для динамических запросов</w:t>
      </w:r>
      <w:bookmarkEnd w:id="983"/>
      <w:bookmarkEnd w:id="984"/>
      <w:r w:rsidR="00911180" w:rsidRPr="007713C6">
        <w:t>.</w:t>
      </w:r>
      <w:bookmarkEnd w:id="985"/>
    </w:p>
    <w:p w14:paraId="076413B3" w14:textId="18E68C72" w:rsidR="00AC7059" w:rsidRPr="007713C6" w:rsidRDefault="00812CFC" w:rsidP="00AC7059">
      <w:pPr>
        <w:pStyle w:val="3"/>
      </w:pPr>
      <w:bookmarkStart w:id="987" w:name="_Toc223482721"/>
      <w:bookmarkStart w:id="988" w:name="_Toc223482859"/>
      <w:bookmarkStart w:id="989" w:name="_Toc224493560"/>
      <w:r w:rsidRPr="007713C6">
        <w:rPr>
          <w:b/>
          <w:bCs w:val="0"/>
          <w:lang w:val="en-US"/>
        </w:rPr>
        <w:t>PF</w:t>
      </w:r>
      <w:r w:rsidRPr="007713C6">
        <w:rPr>
          <w:b/>
          <w:bCs w:val="0"/>
        </w:rPr>
        <w:t xml:space="preserve">-3 </w:t>
      </w:r>
      <w:r w:rsidR="00AC7059" w:rsidRPr="007713C6">
        <w:t>Система должна поддерживать до 500 одновременно активных клиентских сессий</w:t>
      </w:r>
      <w:bookmarkEnd w:id="987"/>
      <w:bookmarkEnd w:id="988"/>
      <w:r w:rsidR="00D7759A" w:rsidRPr="007713C6">
        <w:t xml:space="preserve">. При достижении этого </w:t>
      </w:r>
      <w:r w:rsidR="00086F5F" w:rsidRPr="007713C6">
        <w:t>значения</w:t>
      </w:r>
      <w:r w:rsidR="00024D1A" w:rsidRPr="007713C6">
        <w:t>, допускается увеличение времени обработки запроса до 2 секунд (95 перцентиль)</w:t>
      </w:r>
      <w:r w:rsidR="00C742AE" w:rsidRPr="007713C6">
        <w:t>, что является верхним порогом допустимой деградации производительности</w:t>
      </w:r>
      <w:r w:rsidR="0070059D" w:rsidRPr="007713C6">
        <w:t>.</w:t>
      </w:r>
      <w:bookmarkEnd w:id="989"/>
    </w:p>
    <w:p w14:paraId="6C813AE4" w14:textId="3E00F66F" w:rsidR="00E42D70" w:rsidRPr="007713C6" w:rsidRDefault="00E42D70" w:rsidP="00E42D70">
      <w:pPr>
        <w:pStyle w:val="3"/>
      </w:pPr>
      <w:bookmarkStart w:id="990" w:name="_Toc224493561"/>
      <w:r w:rsidRPr="007713C6">
        <w:rPr>
          <w:b/>
          <w:bCs w:val="0"/>
          <w:lang w:val="en-US"/>
        </w:rPr>
        <w:t>PF</w:t>
      </w:r>
      <w:r w:rsidRPr="007713C6">
        <w:rPr>
          <w:b/>
          <w:bCs w:val="0"/>
        </w:rPr>
        <w:t xml:space="preserve">-4 </w:t>
      </w:r>
      <w:r w:rsidRPr="007713C6">
        <w:t>Полнотекстовый поиск</w:t>
      </w:r>
      <w:r w:rsidR="00DC5015" w:rsidRPr="007713C6">
        <w:t xml:space="preserve"> по</w:t>
      </w:r>
      <w:r w:rsidR="0045561A" w:rsidRPr="007713C6">
        <w:t xml:space="preserve"> тексту канона</w:t>
      </w:r>
      <w:r w:rsidR="00DC5015" w:rsidRPr="007713C6">
        <w:t xml:space="preserve"> должен выдавать резу</w:t>
      </w:r>
      <w:r w:rsidR="0045561A" w:rsidRPr="007713C6">
        <w:t xml:space="preserve">льтат не более чем за 1.5 секунды, при объёме </w:t>
      </w:r>
      <w:r w:rsidR="00EC5A19" w:rsidRPr="007713C6">
        <w:t>базы</w:t>
      </w:r>
      <w:r w:rsidR="000F030A" w:rsidRPr="007713C6">
        <w:t xml:space="preserve"> записей</w:t>
      </w:r>
      <w:r w:rsidR="00EC5A19" w:rsidRPr="007713C6">
        <w:t xml:space="preserve"> до 100</w:t>
      </w:r>
      <w:r w:rsidR="00883C55" w:rsidRPr="007713C6">
        <w:t xml:space="preserve"> </w:t>
      </w:r>
      <w:r w:rsidR="00EC5A19" w:rsidRPr="007713C6">
        <w:t>000</w:t>
      </w:r>
      <w:r w:rsidRPr="007713C6">
        <w:t>.</w:t>
      </w:r>
      <w:bookmarkEnd w:id="990"/>
    </w:p>
    <w:p w14:paraId="6C06722A" w14:textId="0350E7C4" w:rsidR="00883C55" w:rsidRPr="007713C6" w:rsidRDefault="00636060" w:rsidP="00883C55">
      <w:pPr>
        <w:pStyle w:val="3"/>
      </w:pPr>
      <w:bookmarkStart w:id="991" w:name="_Toc224493562"/>
      <w:r w:rsidRPr="007713C6">
        <w:rPr>
          <w:b/>
          <w:bCs w:val="0"/>
          <w:lang w:val="en-US"/>
        </w:rPr>
        <w:t>PF</w:t>
      </w:r>
      <w:r w:rsidRPr="007713C6">
        <w:rPr>
          <w:b/>
          <w:bCs w:val="0"/>
        </w:rPr>
        <w:t xml:space="preserve">-5 </w:t>
      </w:r>
      <w:r w:rsidR="00C21C44" w:rsidRPr="007713C6">
        <w:t>Система должна поддерживать ленивую загрузку изображений</w:t>
      </w:r>
      <w:r w:rsidRPr="007713C6">
        <w:t>.</w:t>
      </w:r>
      <w:r w:rsidR="00C21C44" w:rsidRPr="007713C6">
        <w:t xml:space="preserve"> Погрузка должны производиться только тогда, когда контент попадает в область видимости пользователя.</w:t>
      </w:r>
      <w:bookmarkEnd w:id="991"/>
    </w:p>
    <w:p w14:paraId="3B91CA24" w14:textId="2CF06AB1" w:rsidR="00E42D70" w:rsidRPr="007713C6" w:rsidRDefault="00582027" w:rsidP="00E42D70">
      <w:pPr>
        <w:pStyle w:val="3"/>
      </w:pPr>
      <w:bookmarkStart w:id="992" w:name="_Toc224493563"/>
      <w:r w:rsidRPr="007713C6">
        <w:rPr>
          <w:b/>
          <w:bCs w:val="0"/>
          <w:lang w:val="en-US"/>
        </w:rPr>
        <w:t>PF</w:t>
      </w:r>
      <w:r w:rsidRPr="007713C6">
        <w:rPr>
          <w:b/>
          <w:bCs w:val="0"/>
        </w:rPr>
        <w:t>-6</w:t>
      </w:r>
      <w:r w:rsidR="00B844D5" w:rsidRPr="007713C6">
        <w:rPr>
          <w:b/>
          <w:bCs w:val="0"/>
        </w:rPr>
        <w:t xml:space="preserve"> </w:t>
      </w:r>
      <w:r w:rsidR="00B844D5" w:rsidRPr="007713C6">
        <w:t>Весь клиентский код (</w:t>
      </w:r>
      <w:r w:rsidR="00B844D5" w:rsidRPr="007713C6">
        <w:rPr>
          <w:lang w:val="en-US"/>
        </w:rPr>
        <w:t>JS</w:t>
      </w:r>
      <w:r w:rsidR="00B844D5" w:rsidRPr="007713C6">
        <w:t xml:space="preserve">, </w:t>
      </w:r>
      <w:r w:rsidR="00B844D5" w:rsidRPr="007713C6">
        <w:rPr>
          <w:lang w:val="en-US"/>
        </w:rPr>
        <w:t>CSS</w:t>
      </w:r>
      <w:r w:rsidR="00B844D5" w:rsidRPr="007713C6">
        <w:t>) быть</w:t>
      </w:r>
      <w:r w:rsidR="006C76CE" w:rsidRPr="007713C6">
        <w:t xml:space="preserve"> </w:t>
      </w:r>
      <w:proofErr w:type="spellStart"/>
      <w:r w:rsidR="006C76CE" w:rsidRPr="007713C6">
        <w:t>минифицирован</w:t>
      </w:r>
      <w:proofErr w:type="spellEnd"/>
      <w:r w:rsidR="006C76CE" w:rsidRPr="007713C6">
        <w:t xml:space="preserve"> и </w:t>
      </w:r>
      <w:proofErr w:type="spellStart"/>
      <w:r w:rsidR="006C76CE" w:rsidRPr="007713C6">
        <w:t>опитимизирован</w:t>
      </w:r>
      <w:proofErr w:type="spellEnd"/>
      <w:r w:rsidR="00942225" w:rsidRPr="007713C6">
        <w:t>.</w:t>
      </w:r>
      <w:r w:rsidR="006C76CE" w:rsidRPr="007713C6">
        <w:t xml:space="preserve"> Обязательна </w:t>
      </w:r>
      <w:proofErr w:type="spellStart"/>
      <w:r w:rsidR="006C76CE" w:rsidRPr="007713C6">
        <w:t>транспиляция</w:t>
      </w:r>
      <w:proofErr w:type="spellEnd"/>
      <w:r w:rsidR="006C76CE" w:rsidRPr="007713C6">
        <w:t xml:space="preserve"> кода для обеспечения </w:t>
      </w:r>
      <w:proofErr w:type="spellStart"/>
      <w:r w:rsidR="006C76CE" w:rsidRPr="007713C6">
        <w:t>обатной</w:t>
      </w:r>
      <w:proofErr w:type="spellEnd"/>
      <w:r w:rsidR="006C76CE" w:rsidRPr="007713C6">
        <w:t xml:space="preserve"> совмести мости согласно 2.</w:t>
      </w:r>
      <w:r w:rsidR="00042202" w:rsidRPr="007713C6">
        <w:t>1.3.</w:t>
      </w:r>
      <w:bookmarkEnd w:id="992"/>
    </w:p>
    <w:p w14:paraId="153F695A" w14:textId="34AE5E74" w:rsidR="00CC3C2E" w:rsidRPr="007713C6" w:rsidRDefault="00CD02E6" w:rsidP="00CC3C2E">
      <w:pPr>
        <w:pStyle w:val="2"/>
        <w:rPr>
          <w:color w:val="000000" w:themeColor="text1"/>
          <w:lang w:val="ru-RU"/>
        </w:rPr>
      </w:pPr>
      <w:bookmarkStart w:id="993" w:name="_Toc224493564"/>
      <w:r w:rsidRPr="007713C6">
        <w:rPr>
          <w:color w:val="000000" w:themeColor="text1"/>
        </w:rPr>
        <w:lastRenderedPageBreak/>
        <w:t>Reliability</w:t>
      </w:r>
      <w:bookmarkEnd w:id="993"/>
    </w:p>
    <w:p w14:paraId="6188F33D" w14:textId="6ACC0B43" w:rsidR="00CC3C2E" w:rsidRPr="007713C6" w:rsidRDefault="00CD02E6" w:rsidP="00CC3C2E">
      <w:pPr>
        <w:pStyle w:val="3"/>
      </w:pPr>
      <w:bookmarkStart w:id="994" w:name="_Toc224493565"/>
      <w:r w:rsidRPr="007713C6">
        <w:rPr>
          <w:b/>
          <w:bCs w:val="0"/>
          <w:lang w:val="en-US"/>
        </w:rPr>
        <w:t>RP</w:t>
      </w:r>
      <w:r w:rsidR="00CC3C2E" w:rsidRPr="007713C6">
        <w:rPr>
          <w:b/>
          <w:bCs w:val="0"/>
        </w:rPr>
        <w:t>-</w:t>
      </w:r>
      <w:r w:rsidRPr="007713C6">
        <w:rPr>
          <w:b/>
          <w:bCs w:val="0"/>
        </w:rPr>
        <w:t xml:space="preserve">1 </w:t>
      </w:r>
      <w:r w:rsidRPr="007713C6">
        <w:t>Отказ или критическая ошибка в подразделе портала, странице подраздела или сложенной странице не должны приводить к отказу или замедлению работы родительского портала</w:t>
      </w:r>
      <w:bookmarkEnd w:id="994"/>
    </w:p>
    <w:p w14:paraId="003B2DD2" w14:textId="77777777" w:rsidR="00310C4B" w:rsidRPr="007713C6" w:rsidRDefault="00310C4B" w:rsidP="00126A4C">
      <w:pPr>
        <w:pStyle w:val="2"/>
      </w:pPr>
      <w:bookmarkStart w:id="995" w:name="_Toc439994692"/>
      <w:bookmarkStart w:id="996" w:name="_Toc352609408"/>
      <w:bookmarkStart w:id="997" w:name="_Toc224493566"/>
      <w:r w:rsidRPr="007713C6">
        <w:t>Security</w:t>
      </w:r>
      <w:bookmarkEnd w:id="995"/>
      <w:bookmarkEnd w:id="996"/>
      <w:bookmarkEnd w:id="997"/>
    </w:p>
    <w:p w14:paraId="032ADD8C" w14:textId="23953266" w:rsidR="00AC7059" w:rsidRPr="007713C6" w:rsidRDefault="00812CFC" w:rsidP="00AC7059">
      <w:pPr>
        <w:pStyle w:val="3"/>
      </w:pPr>
      <w:bookmarkStart w:id="998" w:name="_Toc223482723"/>
      <w:bookmarkStart w:id="999" w:name="_Toc223482861"/>
      <w:bookmarkStart w:id="1000" w:name="_Toc224493567"/>
      <w:bookmarkStart w:id="1001" w:name="_Toc439994691"/>
      <w:bookmarkStart w:id="1002" w:name="_Toc352609409"/>
      <w:r w:rsidRPr="007713C6">
        <w:rPr>
          <w:b/>
          <w:bCs w:val="0"/>
          <w:lang w:val="en-US"/>
        </w:rPr>
        <w:t>SC</w:t>
      </w:r>
      <w:r w:rsidRPr="007713C6">
        <w:rPr>
          <w:b/>
          <w:bCs w:val="0"/>
        </w:rPr>
        <w:t>-1</w:t>
      </w:r>
      <w:r w:rsidRPr="007713C6">
        <w:t xml:space="preserve"> </w:t>
      </w:r>
      <w:r w:rsidR="00AC7059" w:rsidRPr="007713C6">
        <w:t xml:space="preserve">Обязательное использование </w:t>
      </w:r>
      <w:r w:rsidR="00AC7059" w:rsidRPr="007713C6">
        <w:rPr>
          <w:lang w:val="en-US"/>
        </w:rPr>
        <w:t>HTTPS</w:t>
      </w:r>
      <w:r w:rsidR="00AC7059" w:rsidRPr="007713C6">
        <w:t xml:space="preserve"> и механизма </w:t>
      </w:r>
      <w:r w:rsidR="00AC7059" w:rsidRPr="007713C6">
        <w:rPr>
          <w:lang w:val="en-US"/>
        </w:rPr>
        <w:t>HSTS</w:t>
      </w:r>
      <w:r w:rsidR="00AC7059" w:rsidRPr="007713C6">
        <w:t xml:space="preserve"> на уровне веб сервера</w:t>
      </w:r>
      <w:bookmarkEnd w:id="998"/>
      <w:bookmarkEnd w:id="999"/>
      <w:r w:rsidR="00497904" w:rsidRPr="007713C6">
        <w:t>.</w:t>
      </w:r>
      <w:bookmarkEnd w:id="1000"/>
    </w:p>
    <w:p w14:paraId="16F85680" w14:textId="357466CA" w:rsidR="00AC7059" w:rsidRPr="007713C6" w:rsidRDefault="00812CFC" w:rsidP="00AC7059">
      <w:pPr>
        <w:pStyle w:val="3"/>
      </w:pPr>
      <w:bookmarkStart w:id="1003" w:name="_Toc223482724"/>
      <w:bookmarkStart w:id="1004" w:name="_Toc223482862"/>
      <w:bookmarkStart w:id="1005" w:name="_Toc224493568"/>
      <w:r w:rsidRPr="007713C6">
        <w:rPr>
          <w:b/>
          <w:bCs w:val="0"/>
          <w:lang w:val="en-US"/>
        </w:rPr>
        <w:t>SC</w:t>
      </w:r>
      <w:r w:rsidRPr="007713C6">
        <w:rPr>
          <w:b/>
          <w:bCs w:val="0"/>
        </w:rPr>
        <w:t>-2</w:t>
      </w:r>
      <w:r w:rsidRPr="007713C6">
        <w:t xml:space="preserve"> </w:t>
      </w:r>
      <w:r w:rsidR="00AC7059" w:rsidRPr="007713C6">
        <w:t xml:space="preserve">Использование </w:t>
      </w:r>
      <w:r w:rsidR="00497904" w:rsidRPr="007713C6">
        <w:t xml:space="preserve">подразделом </w:t>
      </w:r>
      <w:r w:rsidR="00AC7059" w:rsidRPr="007713C6">
        <w:t>единой системы авторизации пользователей родительского портала «</w:t>
      </w:r>
      <w:r w:rsidR="00AC7059" w:rsidRPr="007713C6">
        <w:rPr>
          <w:lang w:val="en-US"/>
        </w:rPr>
        <w:t>Fanfics</w:t>
      </w:r>
      <w:r w:rsidR="00AC7059" w:rsidRPr="007713C6">
        <w:t>.</w:t>
      </w:r>
      <w:r w:rsidR="00AC7059" w:rsidRPr="007713C6">
        <w:rPr>
          <w:lang w:val="en-US"/>
        </w:rPr>
        <w:t>me</w:t>
      </w:r>
      <w:r w:rsidR="00AC7059" w:rsidRPr="007713C6">
        <w:t>»</w:t>
      </w:r>
      <w:bookmarkEnd w:id="1003"/>
      <w:bookmarkEnd w:id="1004"/>
      <w:r w:rsidR="00497904" w:rsidRPr="007713C6">
        <w:t>..</w:t>
      </w:r>
      <w:bookmarkEnd w:id="1005"/>
    </w:p>
    <w:p w14:paraId="78698547" w14:textId="431E4C2B" w:rsidR="00AC7059" w:rsidRPr="007713C6" w:rsidRDefault="00812CFC" w:rsidP="00AC7059">
      <w:pPr>
        <w:pStyle w:val="3"/>
      </w:pPr>
      <w:bookmarkStart w:id="1006" w:name="_Toc223482725"/>
      <w:bookmarkStart w:id="1007" w:name="_Toc223482863"/>
      <w:bookmarkStart w:id="1008" w:name="_Toc224493569"/>
      <w:r w:rsidRPr="007713C6">
        <w:rPr>
          <w:b/>
          <w:bCs w:val="0"/>
          <w:lang w:val="en-US"/>
        </w:rPr>
        <w:t>SC</w:t>
      </w:r>
      <w:r w:rsidRPr="007713C6">
        <w:rPr>
          <w:b/>
          <w:bCs w:val="0"/>
        </w:rPr>
        <w:t>-3</w:t>
      </w:r>
      <w:r w:rsidRPr="007713C6">
        <w:t xml:space="preserve"> </w:t>
      </w:r>
      <w:r w:rsidR="00AC7059" w:rsidRPr="007713C6">
        <w:t xml:space="preserve">Система должна предотвращать </w:t>
      </w:r>
      <w:r w:rsidR="00AC7059" w:rsidRPr="007713C6">
        <w:rPr>
          <w:lang w:val="en-US"/>
        </w:rPr>
        <w:t>XSS</w:t>
      </w:r>
      <w:r w:rsidR="00AC7059" w:rsidRPr="007713C6">
        <w:t xml:space="preserve">, </w:t>
      </w:r>
      <w:r w:rsidR="00AC7059" w:rsidRPr="007713C6">
        <w:rPr>
          <w:lang w:val="en-US"/>
        </w:rPr>
        <w:t>SQL</w:t>
      </w:r>
      <w:r w:rsidR="00AC7059" w:rsidRPr="007713C6">
        <w:t xml:space="preserve"> инъекции средствами логики обработки форм </w:t>
      </w:r>
      <w:r w:rsidR="00AC7059" w:rsidRPr="007713C6">
        <w:rPr>
          <w:lang w:val="en-US"/>
        </w:rPr>
        <w:t>PHP</w:t>
      </w:r>
      <w:bookmarkEnd w:id="1006"/>
      <w:bookmarkEnd w:id="1007"/>
      <w:r w:rsidR="00497904" w:rsidRPr="007713C6">
        <w:t>.</w:t>
      </w:r>
      <w:bookmarkEnd w:id="1008"/>
    </w:p>
    <w:p w14:paraId="569FB377" w14:textId="03A38C67" w:rsidR="00A26493" w:rsidRPr="007713C6" w:rsidRDefault="00A26493" w:rsidP="00A26493">
      <w:pPr>
        <w:pStyle w:val="2"/>
        <w:rPr>
          <w:color w:val="000000" w:themeColor="text1"/>
          <w:rPrChange w:id="1009" w:author="Vasy Medov" w:date="2026-03-18T01:27:00Z">
            <w:rPr/>
          </w:rPrChange>
        </w:rPr>
      </w:pPr>
      <w:bookmarkStart w:id="1010" w:name="_Toc224493570"/>
      <w:r w:rsidRPr="007713C6">
        <w:rPr>
          <w:color w:val="000000" w:themeColor="text1"/>
          <w:rPrChange w:id="1011" w:author="Vasy Medov" w:date="2026-03-18T01:27:00Z">
            <w:rPr/>
          </w:rPrChange>
        </w:rPr>
        <w:t>S</w:t>
      </w:r>
      <w:r w:rsidRPr="007713C6">
        <w:rPr>
          <w:color w:val="000000" w:themeColor="text1"/>
        </w:rPr>
        <w:t>calability</w:t>
      </w:r>
      <w:bookmarkEnd w:id="1010"/>
    </w:p>
    <w:p w14:paraId="47B4B22C" w14:textId="5BC71CCE" w:rsidR="00A26493" w:rsidRPr="007713C6" w:rsidRDefault="00812CFC" w:rsidP="00A26493">
      <w:pPr>
        <w:pStyle w:val="3"/>
      </w:pPr>
      <w:bookmarkStart w:id="1012" w:name="_Toc223482727"/>
      <w:bookmarkStart w:id="1013" w:name="_Toc223482865"/>
      <w:bookmarkStart w:id="1014" w:name="_Toc224493571"/>
      <w:r w:rsidRPr="007713C6">
        <w:rPr>
          <w:b/>
          <w:bCs w:val="0"/>
          <w:lang w:val="en-US"/>
        </w:rPr>
        <w:t>SC</w:t>
      </w:r>
      <w:r w:rsidRPr="007713C6">
        <w:rPr>
          <w:b/>
          <w:bCs w:val="0"/>
        </w:rPr>
        <w:t>-1</w:t>
      </w:r>
      <w:r w:rsidRPr="007713C6">
        <w:t xml:space="preserve"> </w:t>
      </w:r>
      <w:r w:rsidR="00A26493" w:rsidRPr="007713C6">
        <w:t>Архитектура системы должна</w:t>
      </w:r>
      <w:bookmarkEnd w:id="1012"/>
      <w:bookmarkEnd w:id="1013"/>
      <w:r w:rsidR="00D00DC2" w:rsidRPr="007713C6">
        <w:t xml:space="preserve"> поддерживать возможность распределения нагрузки между несколькими узлами</w:t>
      </w:r>
      <w:r w:rsidR="00D03717" w:rsidRPr="007713C6">
        <w:t xml:space="preserve"> без модификации исходного кода.</w:t>
      </w:r>
      <w:r w:rsidR="00DD2E92" w:rsidRPr="007713C6">
        <w:t xml:space="preserve"> </w:t>
      </w:r>
      <w:r w:rsidR="00D03717" w:rsidRPr="007713C6">
        <w:t xml:space="preserve">Сессии пользователей и кеш должны храниться в независимых хранилищах. </w:t>
      </w:r>
      <w:del w:id="1015" w:author="Vasy Medov" w:date="2026-03-18T01:26:00Z">
        <w:r w:rsidR="00DD2E92" w:rsidRPr="007713C6" w:rsidDel="007713C6">
          <w:rPr>
            <w:rPrChange w:id="1016" w:author="Vasy Medov" w:date="2026-03-18T01:27:00Z">
              <w:rPr>
                <w:highlight w:val="green"/>
              </w:rPr>
            </w:rPrChange>
          </w:rPr>
          <w:delText>бессмыслено</w:delText>
        </w:r>
      </w:del>
      <w:bookmarkEnd w:id="1014"/>
    </w:p>
    <w:p w14:paraId="50F055E8" w14:textId="35A62005" w:rsidR="00A26493" w:rsidRPr="007713C6" w:rsidRDefault="00812CFC">
      <w:pPr>
        <w:pStyle w:val="3"/>
      </w:pPr>
      <w:bookmarkStart w:id="1017" w:name="_Toc223482728"/>
      <w:bookmarkStart w:id="1018" w:name="_Toc223482866"/>
      <w:bookmarkStart w:id="1019" w:name="_Toc224493572"/>
      <w:r w:rsidRPr="007713C6">
        <w:rPr>
          <w:b/>
          <w:bCs w:val="0"/>
          <w:lang w:val="en-US"/>
        </w:rPr>
        <w:t>SC</w:t>
      </w:r>
      <w:r w:rsidRPr="007713C6">
        <w:rPr>
          <w:b/>
          <w:bCs w:val="0"/>
        </w:rPr>
        <w:t>-2</w:t>
      </w:r>
      <w:r w:rsidRPr="007713C6">
        <w:t xml:space="preserve"> </w:t>
      </w:r>
      <w:r w:rsidR="00A26493" w:rsidRPr="007713C6">
        <w:t>Система должна поддерживать возможность переноса данных СУБД и системы кеширования на отдельные физические и виртуальные хранилища</w:t>
      </w:r>
      <w:bookmarkEnd w:id="1017"/>
      <w:bookmarkEnd w:id="1018"/>
      <w:r w:rsidR="00682EE1" w:rsidRPr="007713C6">
        <w:t>.</w:t>
      </w:r>
      <w:bookmarkEnd w:id="1019"/>
    </w:p>
    <w:p w14:paraId="794B8025" w14:textId="33E481F4" w:rsidR="00A26493" w:rsidRPr="007713C6" w:rsidRDefault="00812CFC">
      <w:pPr>
        <w:pStyle w:val="3"/>
      </w:pPr>
      <w:bookmarkStart w:id="1020" w:name="_Toc223482729"/>
      <w:bookmarkStart w:id="1021" w:name="_Toc223482867"/>
      <w:bookmarkStart w:id="1022" w:name="_Toc224493573"/>
      <w:r w:rsidRPr="007713C6">
        <w:rPr>
          <w:b/>
          <w:bCs w:val="0"/>
          <w:lang w:val="en-US"/>
        </w:rPr>
        <w:t>SC</w:t>
      </w:r>
      <w:r w:rsidRPr="007713C6">
        <w:rPr>
          <w:b/>
          <w:bCs w:val="0"/>
        </w:rPr>
        <w:t>-3</w:t>
      </w:r>
      <w:r w:rsidRPr="007713C6">
        <w:t xml:space="preserve"> </w:t>
      </w:r>
      <w:r w:rsidR="00A26493" w:rsidRPr="007713C6">
        <w:t>Система должна сохранять целевые показатели производительности при объёме текстовых данных до 100 ГБ и количестве зарегистрированных пользователей до 1</w:t>
      </w:r>
      <w:r w:rsidR="00682EE1" w:rsidRPr="007713C6">
        <w:t xml:space="preserve"> </w:t>
      </w:r>
      <w:r w:rsidR="00A26493" w:rsidRPr="007713C6">
        <w:t>000</w:t>
      </w:r>
      <w:r w:rsidR="00682EE1" w:rsidRPr="007713C6">
        <w:t xml:space="preserve"> </w:t>
      </w:r>
      <w:r w:rsidR="00A26493" w:rsidRPr="007713C6">
        <w:t>000.</w:t>
      </w:r>
      <w:bookmarkEnd w:id="1020"/>
      <w:bookmarkEnd w:id="1021"/>
      <w:bookmarkEnd w:id="1022"/>
    </w:p>
    <w:p w14:paraId="514D116F" w14:textId="750AB1D0" w:rsidR="00A26493" w:rsidRPr="007713C6" w:rsidRDefault="00A26493" w:rsidP="00A26493">
      <w:pPr>
        <w:pStyle w:val="2"/>
        <w:rPr>
          <w:color w:val="000000" w:themeColor="text1"/>
          <w:rPrChange w:id="1023" w:author="Vasy Medov" w:date="2026-03-18T01:27:00Z">
            <w:rPr/>
          </w:rPrChange>
        </w:rPr>
      </w:pPr>
      <w:bookmarkStart w:id="1024" w:name="_Toc224493574"/>
      <w:r w:rsidRPr="007713C6">
        <w:rPr>
          <w:color w:val="000000" w:themeColor="text1"/>
        </w:rPr>
        <w:t>Maintainability</w:t>
      </w:r>
      <w:bookmarkEnd w:id="1024"/>
    </w:p>
    <w:p w14:paraId="14A29D1A" w14:textId="00B37B69" w:rsidR="00A26493" w:rsidRPr="007713C6" w:rsidRDefault="00812CFC" w:rsidP="00A26493">
      <w:pPr>
        <w:pStyle w:val="3"/>
      </w:pPr>
      <w:bookmarkStart w:id="1025" w:name="_Toc223482731"/>
      <w:bookmarkStart w:id="1026" w:name="_Toc223482869"/>
      <w:bookmarkStart w:id="1027" w:name="_Toc224493575"/>
      <w:r w:rsidRPr="007713C6">
        <w:rPr>
          <w:b/>
          <w:bCs w:val="0"/>
          <w:lang w:val="en-US"/>
        </w:rPr>
        <w:t>MT</w:t>
      </w:r>
      <w:r w:rsidRPr="007713C6">
        <w:rPr>
          <w:b/>
          <w:bCs w:val="0"/>
        </w:rPr>
        <w:t>-1</w:t>
      </w:r>
      <w:r w:rsidRPr="007713C6">
        <w:t xml:space="preserve"> </w:t>
      </w:r>
      <w:r w:rsidR="00A26493" w:rsidRPr="007713C6">
        <w:t xml:space="preserve">Исходный код серверной части на </w:t>
      </w:r>
      <w:r w:rsidR="00A26493" w:rsidRPr="007713C6">
        <w:rPr>
          <w:lang w:val="en-US"/>
        </w:rPr>
        <w:t>PHP</w:t>
      </w:r>
      <w:r w:rsidR="00A26493" w:rsidRPr="007713C6">
        <w:t xml:space="preserve"> должен быть задокументирован в соответствии со стандартом </w:t>
      </w:r>
      <w:proofErr w:type="spellStart"/>
      <w:r w:rsidR="00A26493" w:rsidRPr="007713C6">
        <w:rPr>
          <w:lang w:val="en-US"/>
        </w:rPr>
        <w:t>PHPDoc</w:t>
      </w:r>
      <w:bookmarkEnd w:id="1025"/>
      <w:bookmarkEnd w:id="1026"/>
      <w:proofErr w:type="spellEnd"/>
      <w:r w:rsidR="00855107" w:rsidRPr="007713C6">
        <w:t>.</w:t>
      </w:r>
      <w:r w:rsidR="00780F25" w:rsidRPr="007713C6">
        <w:t xml:space="preserve"> Все публичные методы классов должны иметь описание параметров и возвращаемых значений.</w:t>
      </w:r>
      <w:bookmarkEnd w:id="1027"/>
    </w:p>
    <w:p w14:paraId="3B856284" w14:textId="2D21FDBA" w:rsidR="00A26493" w:rsidRPr="007713C6" w:rsidRDefault="00812CFC" w:rsidP="00A26493">
      <w:pPr>
        <w:pStyle w:val="3"/>
      </w:pPr>
      <w:bookmarkStart w:id="1028" w:name="_Toc223482732"/>
      <w:bookmarkStart w:id="1029" w:name="_Toc223482870"/>
      <w:bookmarkStart w:id="1030" w:name="_Toc224493576"/>
      <w:r w:rsidRPr="007713C6">
        <w:rPr>
          <w:b/>
          <w:bCs w:val="0"/>
          <w:lang w:val="en-US"/>
        </w:rPr>
        <w:t>MT</w:t>
      </w:r>
      <w:r w:rsidRPr="007713C6">
        <w:rPr>
          <w:b/>
          <w:bCs w:val="0"/>
        </w:rPr>
        <w:t>-2</w:t>
      </w:r>
      <w:r w:rsidRPr="007713C6">
        <w:t xml:space="preserve"> </w:t>
      </w:r>
      <w:r w:rsidR="00A26493" w:rsidRPr="007713C6">
        <w:t>Весь исходный код системы</w:t>
      </w:r>
      <w:r w:rsidR="00F43653" w:rsidRPr="007713C6">
        <w:t xml:space="preserve">, файлы конфигурации, скрипты БД </w:t>
      </w:r>
      <w:r w:rsidR="00A26493" w:rsidRPr="007713C6">
        <w:t>должн</w:t>
      </w:r>
      <w:r w:rsidR="00F43653" w:rsidRPr="007713C6">
        <w:t>ы</w:t>
      </w:r>
      <w:r w:rsidR="00A26493" w:rsidRPr="007713C6">
        <w:t xml:space="preserve"> храниться в системе контроля версий </w:t>
      </w:r>
      <w:r w:rsidR="00A26493" w:rsidRPr="007713C6">
        <w:rPr>
          <w:lang w:val="en-US"/>
        </w:rPr>
        <w:t>Git</w:t>
      </w:r>
      <w:bookmarkEnd w:id="1028"/>
      <w:bookmarkEnd w:id="1029"/>
      <w:bookmarkEnd w:id="1030"/>
    </w:p>
    <w:p w14:paraId="4A17487B" w14:textId="365E7BF9" w:rsidR="00A26493" w:rsidRPr="007713C6" w:rsidRDefault="00A26493" w:rsidP="00A26493">
      <w:pPr>
        <w:pStyle w:val="2"/>
        <w:rPr>
          <w:color w:val="000000" w:themeColor="text1"/>
          <w:rPrChange w:id="1031" w:author="Vasy Medov" w:date="2026-03-18T01:27:00Z">
            <w:rPr/>
          </w:rPrChange>
        </w:rPr>
      </w:pPr>
      <w:bookmarkStart w:id="1032" w:name="_Toc224493577"/>
      <w:r w:rsidRPr="007713C6">
        <w:rPr>
          <w:color w:val="000000" w:themeColor="text1"/>
        </w:rPr>
        <w:t>Observability</w:t>
      </w:r>
      <w:bookmarkEnd w:id="1032"/>
    </w:p>
    <w:p w14:paraId="7A4481D4" w14:textId="49623AC8" w:rsidR="00A26493" w:rsidRPr="007713C6" w:rsidRDefault="00812CFC" w:rsidP="00A26493">
      <w:pPr>
        <w:pStyle w:val="3"/>
      </w:pPr>
      <w:bookmarkStart w:id="1033" w:name="_Toc223482734"/>
      <w:bookmarkStart w:id="1034" w:name="_Toc223482872"/>
      <w:bookmarkStart w:id="1035" w:name="_Toc224493578"/>
      <w:r w:rsidRPr="007713C6">
        <w:rPr>
          <w:b/>
          <w:bCs w:val="0"/>
          <w:lang w:val="en-US"/>
        </w:rPr>
        <w:t>OB</w:t>
      </w:r>
      <w:r w:rsidRPr="007713C6">
        <w:rPr>
          <w:b/>
          <w:bCs w:val="0"/>
        </w:rPr>
        <w:t>-1</w:t>
      </w:r>
      <w:r w:rsidRPr="007713C6">
        <w:t xml:space="preserve"> </w:t>
      </w:r>
      <w:r w:rsidR="00A26493" w:rsidRPr="007713C6">
        <w:t xml:space="preserve">Система должна фиксировать </w:t>
      </w:r>
      <w:bookmarkEnd w:id="1033"/>
      <w:bookmarkEnd w:id="1034"/>
      <w:r w:rsidR="000E780A" w:rsidRPr="007713C6">
        <w:t xml:space="preserve">все критические ошибки уровня </w:t>
      </w:r>
      <w:r w:rsidR="000E780A" w:rsidRPr="007713C6">
        <w:rPr>
          <w:lang w:val="en-US"/>
        </w:rPr>
        <w:t>PHP</w:t>
      </w:r>
      <w:r w:rsidR="000E780A" w:rsidRPr="007713C6">
        <w:t xml:space="preserve"> и ошибки запросов к БД в отдельные </w:t>
      </w:r>
      <w:r w:rsidR="00D25EE2" w:rsidRPr="007713C6">
        <w:t xml:space="preserve">журналы логов. Для фиксации ошибок протокола </w:t>
      </w:r>
      <w:r w:rsidR="00D25EE2" w:rsidRPr="007713C6">
        <w:rPr>
          <w:lang w:val="en-US"/>
        </w:rPr>
        <w:t>HTTP</w:t>
      </w:r>
      <w:r w:rsidR="00D25EE2" w:rsidRPr="007713C6">
        <w:t xml:space="preserve"> должен использоваться журнал </w:t>
      </w:r>
      <w:r w:rsidR="00D25EE2" w:rsidRPr="007713C6">
        <w:rPr>
          <w:lang w:val="en-US"/>
        </w:rPr>
        <w:t>Nginx.</w:t>
      </w:r>
      <w:bookmarkEnd w:id="1035"/>
    </w:p>
    <w:p w14:paraId="7E375CDD" w14:textId="0106A8AA" w:rsidR="00A26493" w:rsidRPr="007713C6" w:rsidRDefault="00812CFC" w:rsidP="00A26493">
      <w:pPr>
        <w:pStyle w:val="3"/>
      </w:pPr>
      <w:bookmarkStart w:id="1036" w:name="_Toc223482735"/>
      <w:bookmarkStart w:id="1037" w:name="_Toc223482873"/>
      <w:bookmarkStart w:id="1038" w:name="_Toc224493579"/>
      <w:r w:rsidRPr="007713C6">
        <w:rPr>
          <w:b/>
          <w:bCs w:val="0"/>
          <w:lang w:val="en-US"/>
        </w:rPr>
        <w:lastRenderedPageBreak/>
        <w:t>OB</w:t>
      </w:r>
      <w:r w:rsidRPr="007713C6">
        <w:rPr>
          <w:b/>
          <w:bCs w:val="0"/>
        </w:rPr>
        <w:t>-2</w:t>
      </w:r>
      <w:r w:rsidRPr="007713C6">
        <w:t xml:space="preserve"> </w:t>
      </w:r>
      <w:r w:rsidR="00A26493" w:rsidRPr="007713C6">
        <w:t>Необходимо обеспечить возможность мониторинга выполнения запросов к СУБД через специализированное ПО</w:t>
      </w:r>
      <w:bookmarkEnd w:id="1036"/>
      <w:bookmarkEnd w:id="1037"/>
      <w:r w:rsidR="005D5794" w:rsidRPr="007713C6">
        <w:t>.</w:t>
      </w:r>
      <w:bookmarkEnd w:id="1038"/>
    </w:p>
    <w:p w14:paraId="7969CED5" w14:textId="269CE319" w:rsidR="00C44E3E" w:rsidRPr="007713C6" w:rsidRDefault="00AC7059" w:rsidP="00C44E3E">
      <w:pPr>
        <w:pStyle w:val="2"/>
        <w:rPr>
          <w:color w:val="000000" w:themeColor="text1"/>
          <w:rPrChange w:id="1039" w:author="Vasy Medov" w:date="2026-03-18T01:27:00Z">
            <w:rPr/>
          </w:rPrChange>
        </w:rPr>
      </w:pPr>
      <w:bookmarkStart w:id="1040" w:name="_Toc224493580"/>
      <w:bookmarkStart w:id="1041" w:name="_Toc439994693"/>
      <w:bookmarkEnd w:id="1001"/>
      <w:bookmarkEnd w:id="1002"/>
      <w:r w:rsidRPr="007713C6">
        <w:rPr>
          <w:color w:val="000000" w:themeColor="text1"/>
        </w:rPr>
        <w:t>Compliance</w:t>
      </w:r>
      <w:bookmarkEnd w:id="1040"/>
    </w:p>
    <w:p w14:paraId="65118A7F" w14:textId="6E1A24FE" w:rsidR="00AC7059" w:rsidRPr="007713C6" w:rsidRDefault="00812CFC" w:rsidP="00C44E3E">
      <w:pPr>
        <w:pStyle w:val="3"/>
      </w:pPr>
      <w:bookmarkStart w:id="1042" w:name="_Toc223482737"/>
      <w:bookmarkStart w:id="1043" w:name="_Toc223482875"/>
      <w:bookmarkStart w:id="1044" w:name="_Toc224493581"/>
      <w:r w:rsidRPr="007713C6">
        <w:rPr>
          <w:b/>
          <w:bCs w:val="0"/>
          <w:lang w:val="en-US"/>
        </w:rPr>
        <w:t>CM</w:t>
      </w:r>
      <w:r w:rsidRPr="007713C6">
        <w:rPr>
          <w:b/>
          <w:bCs w:val="0"/>
        </w:rPr>
        <w:t>-1</w:t>
      </w:r>
      <w:r w:rsidRPr="007713C6">
        <w:t xml:space="preserve"> </w:t>
      </w:r>
      <w:r w:rsidR="00AC7059" w:rsidRPr="007713C6">
        <w:t>Хранение данных пользователей должно осуществляться на серверах, физически расположенных на территории РФ, согласно 152-ФЗ</w:t>
      </w:r>
      <w:bookmarkEnd w:id="1042"/>
      <w:bookmarkEnd w:id="1043"/>
      <w:r w:rsidR="00CC3FAE" w:rsidRPr="007713C6">
        <w:t>.</w:t>
      </w:r>
      <w:bookmarkEnd w:id="1044"/>
    </w:p>
    <w:p w14:paraId="360C7C25" w14:textId="1F3359BF" w:rsidR="00310C4B" w:rsidRPr="007713C6" w:rsidRDefault="00812CFC" w:rsidP="00A26493">
      <w:pPr>
        <w:pStyle w:val="3"/>
      </w:pPr>
      <w:bookmarkStart w:id="1045" w:name="_Toc223482738"/>
      <w:bookmarkStart w:id="1046" w:name="_Toc223482876"/>
      <w:bookmarkStart w:id="1047" w:name="_Toc224493582"/>
      <w:r w:rsidRPr="007713C6">
        <w:rPr>
          <w:b/>
          <w:bCs w:val="0"/>
          <w:lang w:val="en-US"/>
        </w:rPr>
        <w:t>CM</w:t>
      </w:r>
      <w:r w:rsidRPr="007713C6">
        <w:rPr>
          <w:b/>
          <w:bCs w:val="0"/>
        </w:rPr>
        <w:t>-2</w:t>
      </w:r>
      <w:r w:rsidRPr="007713C6">
        <w:t xml:space="preserve"> </w:t>
      </w:r>
      <w:r w:rsidR="00AC7059" w:rsidRPr="007713C6">
        <w:t>Механизмы премодерации должны обеспечивать</w:t>
      </w:r>
      <w:r w:rsidR="00CC3FAE" w:rsidRPr="007713C6">
        <w:t xml:space="preserve"> механизмы</w:t>
      </w:r>
      <w:r w:rsidR="00AC7059" w:rsidRPr="007713C6">
        <w:t xml:space="preserve"> </w:t>
      </w:r>
      <w:r w:rsidR="00CC3FAE" w:rsidRPr="007713C6">
        <w:t xml:space="preserve">премодерации, </w:t>
      </w:r>
      <w:r w:rsidR="00AC7059" w:rsidRPr="007713C6">
        <w:t>фильтраци</w:t>
      </w:r>
      <w:r w:rsidR="00CC3FAE" w:rsidRPr="007713C6">
        <w:t xml:space="preserve">и и оперативного удаления </w:t>
      </w:r>
      <w:r w:rsidR="00AC7059" w:rsidRPr="007713C6">
        <w:t>противоправного контента в соответствии с 149-ФЗ</w:t>
      </w:r>
      <w:bookmarkEnd w:id="1041"/>
      <w:bookmarkEnd w:id="1045"/>
      <w:bookmarkEnd w:id="1046"/>
      <w:r w:rsidR="00CC3FAE" w:rsidRPr="007713C6">
        <w:t>.</w:t>
      </w:r>
      <w:bookmarkEnd w:id="1047"/>
    </w:p>
    <w:p w14:paraId="0B3D9CC9" w14:textId="5C5472CB" w:rsidR="0003681F" w:rsidRPr="007713C6" w:rsidRDefault="0003681F" w:rsidP="00EF13F7">
      <w:pPr>
        <w:pStyle w:val="1"/>
      </w:pPr>
      <w:bookmarkStart w:id="1048" w:name="_Toc224493583"/>
      <w:r w:rsidRPr="007713C6">
        <w:t>Requirements attribute</w:t>
      </w:r>
      <w:bookmarkEnd w:id="1048"/>
    </w:p>
    <w:p w14:paraId="5660D74F" w14:textId="75DA1973" w:rsidR="00A26493" w:rsidRPr="007713C6" w:rsidRDefault="00A26493" w:rsidP="00EF13F7">
      <w:pPr>
        <w:pStyle w:val="2"/>
      </w:pPr>
      <w:bookmarkStart w:id="1049" w:name="_Toc224493584"/>
      <w:r w:rsidRPr="007713C6">
        <w:t>Functional requirements</w:t>
      </w:r>
      <w:r w:rsidR="00DD2E92" w:rsidRPr="007713C6">
        <w:rPr>
          <w:lang w:val="ru-RU"/>
        </w:rPr>
        <w:t xml:space="preserve"> </w:t>
      </w:r>
      <w:del w:id="1050" w:author="Vasy Medov" w:date="2026-03-17T23:04:00Z">
        <w:r w:rsidR="00DD2E92" w:rsidRPr="007713C6" w:rsidDel="00BE6C61">
          <w:rPr>
            <w:lang w:val="ru-RU"/>
          </w:rPr>
          <w:delText xml:space="preserve">– </w:delText>
        </w:r>
        <w:r w:rsidR="00DD2E92" w:rsidRPr="007713C6" w:rsidDel="00BE6C61">
          <w:rPr>
            <w:lang w:val="ru-RU"/>
            <w:rPrChange w:id="1051" w:author="Vasy Medov" w:date="2026-03-18T01:27:00Z">
              <w:rPr>
                <w:highlight w:val="yellow"/>
                <w:lang w:val="ru-RU"/>
              </w:rPr>
            </w:rPrChange>
          </w:rPr>
          <w:delText>подробно</w:delText>
        </w:r>
        <w:bookmarkEnd w:id="1049"/>
        <w:r w:rsidR="00DD2E92" w:rsidRPr="007713C6" w:rsidDel="00BE6C61">
          <w:rPr>
            <w:lang w:val="ru-RU"/>
          </w:rPr>
          <w:delText xml:space="preserve"> </w:delText>
        </w:r>
      </w:del>
    </w:p>
    <w:p w14:paraId="75400728" w14:textId="77777777" w:rsidR="0016122A" w:rsidRPr="007713C6" w:rsidRDefault="0016122A" w:rsidP="0016122A"/>
    <w:tbl>
      <w:tblPr>
        <w:tblStyle w:val="ad"/>
        <w:tblW w:w="8217" w:type="dxa"/>
        <w:tblLook w:val="04A0" w:firstRow="1" w:lastRow="0" w:firstColumn="1" w:lastColumn="0" w:noHBand="0" w:noVBand="1"/>
      </w:tblPr>
      <w:tblGrid>
        <w:gridCol w:w="2547"/>
        <w:gridCol w:w="2977"/>
        <w:gridCol w:w="2693"/>
      </w:tblGrid>
      <w:tr w:rsidR="0016122A" w:rsidRPr="007713C6" w14:paraId="41938A16" w14:textId="77777777" w:rsidTr="00452D9D">
        <w:tc>
          <w:tcPr>
            <w:tcW w:w="2547" w:type="dxa"/>
          </w:tcPr>
          <w:p w14:paraId="5FC0B852" w14:textId="77777777" w:rsidR="0016122A" w:rsidRPr="007713C6" w:rsidRDefault="0016122A" w:rsidP="00452D9D">
            <w:pPr>
              <w:pStyle w:val="Normalunindented"/>
              <w:jc w:val="center"/>
              <w:rPr>
                <w:b/>
                <w:bCs/>
              </w:rPr>
            </w:pPr>
            <w:r w:rsidRPr="007713C6">
              <w:rPr>
                <w:b/>
                <w:bCs/>
              </w:rPr>
              <w:t>Требование</w:t>
            </w:r>
          </w:p>
        </w:tc>
        <w:tc>
          <w:tcPr>
            <w:tcW w:w="2977" w:type="dxa"/>
          </w:tcPr>
          <w:p w14:paraId="7F6C13D4" w14:textId="77777777" w:rsidR="0016122A" w:rsidRPr="007713C6" w:rsidRDefault="0016122A" w:rsidP="00452D9D">
            <w:pPr>
              <w:pStyle w:val="Normalunindented"/>
              <w:jc w:val="center"/>
              <w:rPr>
                <w:b/>
                <w:bCs/>
              </w:rPr>
            </w:pPr>
            <w:r w:rsidRPr="007713C6">
              <w:rPr>
                <w:b/>
                <w:bCs/>
              </w:rPr>
              <w:t>Приоритет</w:t>
            </w:r>
          </w:p>
          <w:p w14:paraId="70419763" w14:textId="77777777" w:rsidR="0016122A" w:rsidRPr="007713C6" w:rsidRDefault="0016122A" w:rsidP="00452D9D">
            <w:pPr>
              <w:pStyle w:val="Normalunindented"/>
              <w:jc w:val="center"/>
              <w:rPr>
                <w:b/>
                <w:bCs/>
                <w:lang w:val="en-US"/>
              </w:rPr>
            </w:pPr>
            <w:r w:rsidRPr="007713C6">
              <w:rPr>
                <w:b/>
                <w:bCs/>
              </w:rPr>
              <w:t>(</w:t>
            </w:r>
            <w:proofErr w:type="spellStart"/>
            <w:r w:rsidRPr="007713C6">
              <w:rPr>
                <w:b/>
                <w:bCs/>
                <w:lang w:val="en-US"/>
              </w:rPr>
              <w:t>MoSCoW</w:t>
            </w:r>
            <w:proofErr w:type="spellEnd"/>
            <w:r w:rsidRPr="007713C6">
              <w:rPr>
                <w:b/>
                <w:bCs/>
                <w:lang w:val="en-US"/>
              </w:rPr>
              <w:t>)</w:t>
            </w:r>
          </w:p>
        </w:tc>
        <w:tc>
          <w:tcPr>
            <w:tcW w:w="2693" w:type="dxa"/>
          </w:tcPr>
          <w:p w14:paraId="1F59960C" w14:textId="77777777" w:rsidR="0016122A" w:rsidRPr="007713C6" w:rsidRDefault="0016122A" w:rsidP="00452D9D">
            <w:pPr>
              <w:pStyle w:val="Normalunindented"/>
              <w:jc w:val="center"/>
              <w:rPr>
                <w:b/>
                <w:bCs/>
              </w:rPr>
            </w:pPr>
            <w:r w:rsidRPr="007713C6">
              <w:rPr>
                <w:b/>
                <w:bCs/>
              </w:rPr>
              <w:t>Трудозатраты</w:t>
            </w:r>
          </w:p>
          <w:p w14:paraId="4ADDFF2F" w14:textId="77777777" w:rsidR="0016122A" w:rsidRPr="007713C6" w:rsidRDefault="0016122A" w:rsidP="00452D9D">
            <w:pPr>
              <w:pStyle w:val="Normalunindented"/>
              <w:jc w:val="center"/>
              <w:rPr>
                <w:b/>
                <w:bCs/>
              </w:rPr>
            </w:pPr>
            <w:r w:rsidRPr="007713C6">
              <w:rPr>
                <w:b/>
                <w:bCs/>
              </w:rPr>
              <w:t>(попугаи)</w:t>
            </w:r>
          </w:p>
        </w:tc>
      </w:tr>
      <w:tr w:rsidR="0016122A" w:rsidRPr="007713C6" w14:paraId="3592046E" w14:textId="77777777" w:rsidTr="00452D9D">
        <w:tc>
          <w:tcPr>
            <w:tcW w:w="8217" w:type="dxa"/>
            <w:gridSpan w:val="3"/>
          </w:tcPr>
          <w:p w14:paraId="542549EE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t>1.1. Родительский портал</w:t>
            </w:r>
          </w:p>
        </w:tc>
      </w:tr>
      <w:tr w:rsidR="0016122A" w:rsidRPr="007713C6" w14:paraId="77953293" w14:textId="77777777" w:rsidTr="00452D9D">
        <w:tc>
          <w:tcPr>
            <w:tcW w:w="2547" w:type="dxa"/>
          </w:tcPr>
          <w:p w14:paraId="3DC0C90D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1.1.1.</w:t>
            </w:r>
          </w:p>
        </w:tc>
        <w:tc>
          <w:tcPr>
            <w:tcW w:w="2977" w:type="dxa"/>
          </w:tcPr>
          <w:p w14:paraId="27EDD071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M</w:t>
            </w:r>
          </w:p>
        </w:tc>
        <w:tc>
          <w:tcPr>
            <w:tcW w:w="2693" w:type="dxa"/>
          </w:tcPr>
          <w:p w14:paraId="696234EC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10</w:t>
            </w:r>
          </w:p>
        </w:tc>
      </w:tr>
      <w:tr w:rsidR="0016122A" w:rsidRPr="007713C6" w14:paraId="2430A6E2" w14:textId="77777777" w:rsidTr="00452D9D">
        <w:tc>
          <w:tcPr>
            <w:tcW w:w="2547" w:type="dxa"/>
          </w:tcPr>
          <w:p w14:paraId="31C2205F" w14:textId="18D3E7BE" w:rsidR="0016122A" w:rsidRPr="007713C6" w:rsidRDefault="0016122A" w:rsidP="00190C5C">
            <w:pPr>
              <w:pStyle w:val="Normalunindented"/>
              <w:jc w:val="center"/>
            </w:pPr>
            <w:r w:rsidRPr="007713C6">
              <w:t>1.1.2.</w:t>
            </w:r>
          </w:p>
        </w:tc>
        <w:tc>
          <w:tcPr>
            <w:tcW w:w="2977" w:type="dxa"/>
          </w:tcPr>
          <w:p w14:paraId="7F60B6CC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M</w:t>
            </w:r>
          </w:p>
        </w:tc>
        <w:tc>
          <w:tcPr>
            <w:tcW w:w="2693" w:type="dxa"/>
          </w:tcPr>
          <w:p w14:paraId="3C51AB97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20</w:t>
            </w:r>
          </w:p>
        </w:tc>
      </w:tr>
      <w:tr w:rsidR="0016122A" w:rsidRPr="007713C6" w14:paraId="17AC7064" w14:textId="77777777" w:rsidTr="00452D9D">
        <w:tc>
          <w:tcPr>
            <w:tcW w:w="8217" w:type="dxa"/>
            <w:gridSpan w:val="3"/>
          </w:tcPr>
          <w:p w14:paraId="797EFC92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1.2. Системный инструментарий</w:t>
            </w:r>
          </w:p>
        </w:tc>
      </w:tr>
      <w:tr w:rsidR="0016122A" w:rsidRPr="007713C6" w14:paraId="047D1605" w14:textId="77777777" w:rsidTr="00452D9D">
        <w:tc>
          <w:tcPr>
            <w:tcW w:w="2547" w:type="dxa"/>
          </w:tcPr>
          <w:p w14:paraId="4D606FD7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1.2.1.</w:t>
            </w:r>
          </w:p>
        </w:tc>
        <w:tc>
          <w:tcPr>
            <w:tcW w:w="2977" w:type="dxa"/>
          </w:tcPr>
          <w:p w14:paraId="07AF57D6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M</w:t>
            </w:r>
          </w:p>
        </w:tc>
        <w:tc>
          <w:tcPr>
            <w:tcW w:w="2693" w:type="dxa"/>
          </w:tcPr>
          <w:p w14:paraId="6CC96037" w14:textId="0909758F" w:rsidR="0016122A" w:rsidRPr="007713C6" w:rsidRDefault="0016122A" w:rsidP="00452D9D">
            <w:pPr>
              <w:pStyle w:val="Normalunindented"/>
              <w:jc w:val="center"/>
              <w:rPr>
                <w:rPrChange w:id="1052" w:author="Vasy Medov" w:date="2026-03-18T01:27:00Z">
                  <w:rPr>
                    <w:lang w:val="en-US"/>
                  </w:rPr>
                </w:rPrChange>
              </w:rPr>
            </w:pPr>
            <w:r w:rsidRPr="007713C6">
              <w:rPr>
                <w:lang w:val="en-US"/>
              </w:rPr>
              <w:t>3</w:t>
            </w:r>
            <w:del w:id="1053" w:author="Vasy Medov" w:date="2026-03-17T23:05:00Z">
              <w:r w:rsidRPr="007713C6" w:rsidDel="00BE6C61">
                <w:rPr>
                  <w:lang w:val="en-US"/>
                </w:rPr>
                <w:delText>0</w:delText>
              </w:r>
            </w:del>
            <w:ins w:id="1054" w:author="Vasy Medov" w:date="2026-03-17T23:05:00Z">
              <w:r w:rsidR="00BE6C61" w:rsidRPr="007713C6">
                <w:t>5</w:t>
              </w:r>
            </w:ins>
          </w:p>
        </w:tc>
      </w:tr>
      <w:tr w:rsidR="0016122A" w:rsidRPr="007713C6" w14:paraId="1B1BC942" w14:textId="77777777" w:rsidTr="00452D9D">
        <w:tc>
          <w:tcPr>
            <w:tcW w:w="2547" w:type="dxa"/>
          </w:tcPr>
          <w:p w14:paraId="4DC270FE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1.2.2.</w:t>
            </w:r>
          </w:p>
        </w:tc>
        <w:tc>
          <w:tcPr>
            <w:tcW w:w="2977" w:type="dxa"/>
          </w:tcPr>
          <w:p w14:paraId="37759C70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M</w:t>
            </w:r>
          </w:p>
        </w:tc>
        <w:tc>
          <w:tcPr>
            <w:tcW w:w="2693" w:type="dxa"/>
          </w:tcPr>
          <w:p w14:paraId="35FF3833" w14:textId="7A4C66EB" w:rsidR="0016122A" w:rsidRPr="007713C6" w:rsidRDefault="00BE6C61" w:rsidP="00452D9D">
            <w:pPr>
              <w:pStyle w:val="Normalunindented"/>
              <w:jc w:val="center"/>
              <w:rPr>
                <w:rPrChange w:id="1055" w:author="Vasy Medov" w:date="2026-03-18T01:27:00Z">
                  <w:rPr>
                    <w:lang w:val="en-US"/>
                  </w:rPr>
                </w:rPrChange>
              </w:rPr>
            </w:pPr>
            <w:ins w:id="1056" w:author="Vasy Medov" w:date="2026-03-17T23:05:00Z">
              <w:r w:rsidRPr="007713C6">
                <w:t>30</w:t>
              </w:r>
            </w:ins>
            <w:del w:id="1057" w:author="Vasy Medov" w:date="2026-03-17T23:05:00Z">
              <w:r w:rsidR="0016122A" w:rsidRPr="007713C6" w:rsidDel="00BE6C61">
                <w:rPr>
                  <w:lang w:val="en-US"/>
                </w:rPr>
                <w:delText>25</w:delText>
              </w:r>
            </w:del>
          </w:p>
        </w:tc>
      </w:tr>
      <w:tr w:rsidR="0016122A" w:rsidRPr="007713C6" w14:paraId="381AE9DE" w14:textId="77777777" w:rsidTr="00452D9D">
        <w:tc>
          <w:tcPr>
            <w:tcW w:w="2547" w:type="dxa"/>
          </w:tcPr>
          <w:p w14:paraId="14049C75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1.2.3.</w:t>
            </w:r>
          </w:p>
        </w:tc>
        <w:tc>
          <w:tcPr>
            <w:tcW w:w="2977" w:type="dxa"/>
          </w:tcPr>
          <w:p w14:paraId="0FF2DFD1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S</w:t>
            </w:r>
          </w:p>
        </w:tc>
        <w:tc>
          <w:tcPr>
            <w:tcW w:w="2693" w:type="dxa"/>
          </w:tcPr>
          <w:p w14:paraId="738107F3" w14:textId="68057423" w:rsidR="0016122A" w:rsidRPr="007713C6" w:rsidRDefault="00BE6C61" w:rsidP="00452D9D">
            <w:pPr>
              <w:pStyle w:val="Normalunindented"/>
              <w:jc w:val="center"/>
            </w:pPr>
            <w:ins w:id="1058" w:author="Vasy Medov" w:date="2026-03-17T23:05:00Z">
              <w:r w:rsidRPr="007713C6">
                <w:t>20</w:t>
              </w:r>
            </w:ins>
            <w:del w:id="1059" w:author="Vasy Medov" w:date="2026-03-17T23:05:00Z">
              <w:r w:rsidR="0016122A" w:rsidRPr="007713C6" w:rsidDel="00BE6C61">
                <w:rPr>
                  <w:lang w:val="en-US"/>
                </w:rPr>
                <w:delText>15</w:delText>
              </w:r>
            </w:del>
          </w:p>
        </w:tc>
      </w:tr>
      <w:tr w:rsidR="0016122A" w:rsidRPr="007713C6" w14:paraId="135DFC66" w14:textId="77777777" w:rsidTr="00452D9D">
        <w:tc>
          <w:tcPr>
            <w:tcW w:w="8217" w:type="dxa"/>
            <w:gridSpan w:val="3"/>
          </w:tcPr>
          <w:p w14:paraId="7B8AB566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1.3. Подраздел портала</w:t>
            </w:r>
          </w:p>
        </w:tc>
      </w:tr>
      <w:tr w:rsidR="0016122A" w:rsidRPr="007713C6" w14:paraId="1BD839B9" w14:textId="77777777" w:rsidTr="00452D9D">
        <w:tc>
          <w:tcPr>
            <w:tcW w:w="2547" w:type="dxa"/>
          </w:tcPr>
          <w:p w14:paraId="17A88FBA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1.3.1.</w:t>
            </w:r>
          </w:p>
        </w:tc>
        <w:tc>
          <w:tcPr>
            <w:tcW w:w="2977" w:type="dxa"/>
          </w:tcPr>
          <w:p w14:paraId="389E8EAA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M</w:t>
            </w:r>
          </w:p>
        </w:tc>
        <w:tc>
          <w:tcPr>
            <w:tcW w:w="2693" w:type="dxa"/>
          </w:tcPr>
          <w:p w14:paraId="35D3DD29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5</w:t>
            </w:r>
          </w:p>
        </w:tc>
      </w:tr>
      <w:tr w:rsidR="0016122A" w:rsidRPr="007713C6" w14:paraId="7EC6312D" w14:textId="77777777" w:rsidTr="00452D9D">
        <w:tc>
          <w:tcPr>
            <w:tcW w:w="2547" w:type="dxa"/>
          </w:tcPr>
          <w:p w14:paraId="512B4127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1.3.2.</w:t>
            </w:r>
          </w:p>
        </w:tc>
        <w:tc>
          <w:tcPr>
            <w:tcW w:w="2977" w:type="dxa"/>
          </w:tcPr>
          <w:p w14:paraId="036F51EF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S</w:t>
            </w:r>
          </w:p>
        </w:tc>
        <w:tc>
          <w:tcPr>
            <w:tcW w:w="2693" w:type="dxa"/>
          </w:tcPr>
          <w:p w14:paraId="60A6EC5A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5</w:t>
            </w:r>
          </w:p>
        </w:tc>
      </w:tr>
      <w:tr w:rsidR="0016122A" w:rsidRPr="007713C6" w14:paraId="445D0F5B" w14:textId="77777777" w:rsidTr="00452D9D">
        <w:tc>
          <w:tcPr>
            <w:tcW w:w="2547" w:type="dxa"/>
          </w:tcPr>
          <w:p w14:paraId="14598E8D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1.3.3.</w:t>
            </w:r>
          </w:p>
        </w:tc>
        <w:tc>
          <w:tcPr>
            <w:tcW w:w="2977" w:type="dxa"/>
          </w:tcPr>
          <w:p w14:paraId="4ABE6CCC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S</w:t>
            </w:r>
          </w:p>
        </w:tc>
        <w:tc>
          <w:tcPr>
            <w:tcW w:w="2693" w:type="dxa"/>
          </w:tcPr>
          <w:p w14:paraId="0660A315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2</w:t>
            </w:r>
          </w:p>
        </w:tc>
      </w:tr>
      <w:tr w:rsidR="0016122A" w:rsidRPr="007713C6" w14:paraId="742EFE2A" w14:textId="77777777" w:rsidTr="00452D9D">
        <w:tc>
          <w:tcPr>
            <w:tcW w:w="8217" w:type="dxa"/>
            <w:gridSpan w:val="3"/>
          </w:tcPr>
          <w:p w14:paraId="4122EEC6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1.4. Новости</w:t>
            </w:r>
          </w:p>
        </w:tc>
      </w:tr>
      <w:tr w:rsidR="0016122A" w:rsidRPr="007713C6" w14:paraId="65C3DD1E" w14:textId="77777777" w:rsidTr="00452D9D">
        <w:tc>
          <w:tcPr>
            <w:tcW w:w="2547" w:type="dxa"/>
          </w:tcPr>
          <w:p w14:paraId="49D98219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1.4.1.</w:t>
            </w:r>
          </w:p>
        </w:tc>
        <w:tc>
          <w:tcPr>
            <w:tcW w:w="2977" w:type="dxa"/>
          </w:tcPr>
          <w:p w14:paraId="3860E834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C</w:t>
            </w:r>
          </w:p>
        </w:tc>
        <w:tc>
          <w:tcPr>
            <w:tcW w:w="2693" w:type="dxa"/>
          </w:tcPr>
          <w:p w14:paraId="78B8D4AD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2</w:t>
            </w:r>
          </w:p>
        </w:tc>
      </w:tr>
      <w:tr w:rsidR="0016122A" w:rsidRPr="007713C6" w14:paraId="0B94DD5D" w14:textId="77777777" w:rsidTr="00452D9D">
        <w:tc>
          <w:tcPr>
            <w:tcW w:w="2547" w:type="dxa"/>
          </w:tcPr>
          <w:p w14:paraId="2606B3DF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lastRenderedPageBreak/>
              <w:t>1.4.2.</w:t>
            </w:r>
          </w:p>
        </w:tc>
        <w:tc>
          <w:tcPr>
            <w:tcW w:w="2977" w:type="dxa"/>
          </w:tcPr>
          <w:p w14:paraId="6A2F4208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M</w:t>
            </w:r>
          </w:p>
        </w:tc>
        <w:tc>
          <w:tcPr>
            <w:tcW w:w="2693" w:type="dxa"/>
          </w:tcPr>
          <w:p w14:paraId="32052CCF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10</w:t>
            </w:r>
          </w:p>
        </w:tc>
      </w:tr>
      <w:tr w:rsidR="0016122A" w:rsidRPr="007713C6" w14:paraId="1CB63C4E" w14:textId="77777777" w:rsidTr="00452D9D">
        <w:tc>
          <w:tcPr>
            <w:tcW w:w="2547" w:type="dxa"/>
          </w:tcPr>
          <w:p w14:paraId="68FCFC4B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1.4.3.</w:t>
            </w:r>
          </w:p>
        </w:tc>
        <w:tc>
          <w:tcPr>
            <w:tcW w:w="2977" w:type="dxa"/>
          </w:tcPr>
          <w:p w14:paraId="4C67BC56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S</w:t>
            </w:r>
          </w:p>
        </w:tc>
        <w:tc>
          <w:tcPr>
            <w:tcW w:w="2693" w:type="dxa"/>
          </w:tcPr>
          <w:p w14:paraId="42B10915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4</w:t>
            </w:r>
          </w:p>
        </w:tc>
      </w:tr>
      <w:tr w:rsidR="0016122A" w:rsidRPr="007713C6" w14:paraId="1F32C986" w14:textId="77777777" w:rsidTr="00452D9D">
        <w:tc>
          <w:tcPr>
            <w:tcW w:w="2547" w:type="dxa"/>
          </w:tcPr>
          <w:p w14:paraId="16342F5D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1.4.4.</w:t>
            </w:r>
          </w:p>
        </w:tc>
        <w:tc>
          <w:tcPr>
            <w:tcW w:w="2977" w:type="dxa"/>
          </w:tcPr>
          <w:p w14:paraId="6B09D102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S</w:t>
            </w:r>
          </w:p>
        </w:tc>
        <w:tc>
          <w:tcPr>
            <w:tcW w:w="2693" w:type="dxa"/>
          </w:tcPr>
          <w:p w14:paraId="72A42BD7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6</w:t>
            </w:r>
          </w:p>
        </w:tc>
      </w:tr>
      <w:tr w:rsidR="0016122A" w:rsidRPr="007713C6" w14:paraId="468E233E" w14:textId="77777777" w:rsidTr="00452D9D">
        <w:tc>
          <w:tcPr>
            <w:tcW w:w="2547" w:type="dxa"/>
          </w:tcPr>
          <w:p w14:paraId="7A69DB3D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1.4.5.</w:t>
            </w:r>
          </w:p>
        </w:tc>
        <w:tc>
          <w:tcPr>
            <w:tcW w:w="2977" w:type="dxa"/>
          </w:tcPr>
          <w:p w14:paraId="4A0CB0E4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C</w:t>
            </w:r>
          </w:p>
        </w:tc>
        <w:tc>
          <w:tcPr>
            <w:tcW w:w="2693" w:type="dxa"/>
          </w:tcPr>
          <w:p w14:paraId="63EAECDF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4</w:t>
            </w:r>
          </w:p>
        </w:tc>
      </w:tr>
      <w:tr w:rsidR="0016122A" w:rsidRPr="007713C6" w14:paraId="373CDD0B" w14:textId="77777777" w:rsidTr="00452D9D">
        <w:tc>
          <w:tcPr>
            <w:tcW w:w="2547" w:type="dxa"/>
          </w:tcPr>
          <w:p w14:paraId="55EAE181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1.4.6</w:t>
            </w:r>
          </w:p>
        </w:tc>
        <w:tc>
          <w:tcPr>
            <w:tcW w:w="2977" w:type="dxa"/>
          </w:tcPr>
          <w:p w14:paraId="2EDA05DB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C</w:t>
            </w:r>
          </w:p>
        </w:tc>
        <w:tc>
          <w:tcPr>
            <w:tcW w:w="2693" w:type="dxa"/>
          </w:tcPr>
          <w:p w14:paraId="7D1F5CED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20</w:t>
            </w:r>
          </w:p>
        </w:tc>
      </w:tr>
      <w:tr w:rsidR="0016122A" w:rsidRPr="007713C6" w14:paraId="47DE842C" w14:textId="77777777" w:rsidTr="00452D9D">
        <w:tc>
          <w:tcPr>
            <w:tcW w:w="8217" w:type="dxa"/>
            <w:gridSpan w:val="3"/>
          </w:tcPr>
          <w:p w14:paraId="34F8CD08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1.5. Фанфики</w:t>
            </w:r>
          </w:p>
        </w:tc>
      </w:tr>
      <w:tr w:rsidR="0016122A" w:rsidRPr="007713C6" w14:paraId="48FDADE2" w14:textId="77777777" w:rsidTr="00452D9D">
        <w:tc>
          <w:tcPr>
            <w:tcW w:w="2547" w:type="dxa"/>
          </w:tcPr>
          <w:p w14:paraId="3E8164C6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1.5.1.</w:t>
            </w:r>
          </w:p>
        </w:tc>
        <w:tc>
          <w:tcPr>
            <w:tcW w:w="2977" w:type="dxa"/>
          </w:tcPr>
          <w:p w14:paraId="0503E323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S</w:t>
            </w:r>
          </w:p>
        </w:tc>
        <w:tc>
          <w:tcPr>
            <w:tcW w:w="2693" w:type="dxa"/>
          </w:tcPr>
          <w:p w14:paraId="012D7C14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15</w:t>
            </w:r>
          </w:p>
        </w:tc>
      </w:tr>
      <w:tr w:rsidR="0016122A" w:rsidRPr="007713C6" w14:paraId="6AB3790F" w14:textId="77777777" w:rsidTr="00452D9D">
        <w:tc>
          <w:tcPr>
            <w:tcW w:w="2547" w:type="dxa"/>
          </w:tcPr>
          <w:p w14:paraId="47048DCB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1.5.2.</w:t>
            </w:r>
          </w:p>
        </w:tc>
        <w:tc>
          <w:tcPr>
            <w:tcW w:w="2977" w:type="dxa"/>
          </w:tcPr>
          <w:p w14:paraId="14C0901F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M</w:t>
            </w:r>
          </w:p>
        </w:tc>
        <w:tc>
          <w:tcPr>
            <w:tcW w:w="2693" w:type="dxa"/>
          </w:tcPr>
          <w:p w14:paraId="3A65B3E7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8</w:t>
            </w:r>
          </w:p>
        </w:tc>
      </w:tr>
      <w:tr w:rsidR="0016122A" w:rsidRPr="007713C6" w14:paraId="665F000A" w14:textId="77777777" w:rsidTr="00452D9D">
        <w:tc>
          <w:tcPr>
            <w:tcW w:w="2547" w:type="dxa"/>
          </w:tcPr>
          <w:p w14:paraId="023833FB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1.5.3.</w:t>
            </w:r>
          </w:p>
        </w:tc>
        <w:tc>
          <w:tcPr>
            <w:tcW w:w="2977" w:type="dxa"/>
          </w:tcPr>
          <w:p w14:paraId="412EDD81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C</w:t>
            </w:r>
          </w:p>
        </w:tc>
        <w:tc>
          <w:tcPr>
            <w:tcW w:w="2693" w:type="dxa"/>
          </w:tcPr>
          <w:p w14:paraId="3DF475FB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5</w:t>
            </w:r>
          </w:p>
        </w:tc>
      </w:tr>
      <w:tr w:rsidR="0016122A" w:rsidRPr="007713C6" w14:paraId="1569F9E3" w14:textId="77777777" w:rsidTr="00452D9D">
        <w:tc>
          <w:tcPr>
            <w:tcW w:w="8217" w:type="dxa"/>
            <w:gridSpan w:val="3"/>
          </w:tcPr>
          <w:p w14:paraId="65916203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1.6. Рекомендации</w:t>
            </w:r>
          </w:p>
        </w:tc>
      </w:tr>
      <w:tr w:rsidR="0016122A" w:rsidRPr="007713C6" w14:paraId="6968715B" w14:textId="77777777" w:rsidTr="00452D9D">
        <w:tc>
          <w:tcPr>
            <w:tcW w:w="2547" w:type="dxa"/>
          </w:tcPr>
          <w:p w14:paraId="1DA4496A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1.6.1.</w:t>
            </w:r>
          </w:p>
        </w:tc>
        <w:tc>
          <w:tcPr>
            <w:tcW w:w="2977" w:type="dxa"/>
          </w:tcPr>
          <w:p w14:paraId="42A13A14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S</w:t>
            </w:r>
          </w:p>
        </w:tc>
        <w:tc>
          <w:tcPr>
            <w:tcW w:w="2693" w:type="dxa"/>
          </w:tcPr>
          <w:p w14:paraId="3E3DF18D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8</w:t>
            </w:r>
          </w:p>
        </w:tc>
      </w:tr>
      <w:tr w:rsidR="0016122A" w:rsidRPr="007713C6" w14:paraId="6F0AEAF4" w14:textId="77777777" w:rsidTr="00452D9D">
        <w:tc>
          <w:tcPr>
            <w:tcW w:w="2547" w:type="dxa"/>
          </w:tcPr>
          <w:p w14:paraId="66D1A6AB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1.6.2.</w:t>
            </w:r>
          </w:p>
        </w:tc>
        <w:tc>
          <w:tcPr>
            <w:tcW w:w="2977" w:type="dxa"/>
          </w:tcPr>
          <w:p w14:paraId="13F3DC92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M</w:t>
            </w:r>
          </w:p>
        </w:tc>
        <w:tc>
          <w:tcPr>
            <w:tcW w:w="2693" w:type="dxa"/>
          </w:tcPr>
          <w:p w14:paraId="0D61767A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8</w:t>
            </w:r>
          </w:p>
        </w:tc>
      </w:tr>
      <w:tr w:rsidR="0016122A" w:rsidRPr="007713C6" w14:paraId="417843A3" w14:textId="77777777" w:rsidTr="00452D9D">
        <w:tc>
          <w:tcPr>
            <w:tcW w:w="2547" w:type="dxa"/>
          </w:tcPr>
          <w:p w14:paraId="10E47B2B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1.6.3.</w:t>
            </w:r>
          </w:p>
        </w:tc>
        <w:tc>
          <w:tcPr>
            <w:tcW w:w="2977" w:type="dxa"/>
          </w:tcPr>
          <w:p w14:paraId="2855E316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C</w:t>
            </w:r>
          </w:p>
        </w:tc>
        <w:tc>
          <w:tcPr>
            <w:tcW w:w="2693" w:type="dxa"/>
          </w:tcPr>
          <w:p w14:paraId="01F57AE5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5</w:t>
            </w:r>
          </w:p>
        </w:tc>
      </w:tr>
      <w:tr w:rsidR="0016122A" w:rsidRPr="007713C6" w14:paraId="2C04DEE9" w14:textId="77777777" w:rsidTr="00452D9D">
        <w:tc>
          <w:tcPr>
            <w:tcW w:w="8217" w:type="dxa"/>
            <w:gridSpan w:val="3"/>
          </w:tcPr>
          <w:p w14:paraId="3DC790A5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t>1.7. Заявки</w:t>
            </w:r>
          </w:p>
        </w:tc>
      </w:tr>
      <w:tr w:rsidR="0016122A" w:rsidRPr="007713C6" w14:paraId="76210DFE" w14:textId="77777777" w:rsidTr="00452D9D">
        <w:tc>
          <w:tcPr>
            <w:tcW w:w="2547" w:type="dxa"/>
          </w:tcPr>
          <w:p w14:paraId="51E869BC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1.7.1.</w:t>
            </w:r>
          </w:p>
        </w:tc>
        <w:tc>
          <w:tcPr>
            <w:tcW w:w="2977" w:type="dxa"/>
          </w:tcPr>
          <w:p w14:paraId="5C2D2A03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S</w:t>
            </w:r>
          </w:p>
        </w:tc>
        <w:tc>
          <w:tcPr>
            <w:tcW w:w="2693" w:type="dxa"/>
          </w:tcPr>
          <w:p w14:paraId="4BB19154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10</w:t>
            </w:r>
          </w:p>
        </w:tc>
      </w:tr>
      <w:tr w:rsidR="0016122A" w:rsidRPr="007713C6" w14:paraId="6489B61B" w14:textId="77777777" w:rsidTr="00452D9D">
        <w:tc>
          <w:tcPr>
            <w:tcW w:w="2547" w:type="dxa"/>
          </w:tcPr>
          <w:p w14:paraId="6D22B83D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1.7.2.</w:t>
            </w:r>
          </w:p>
        </w:tc>
        <w:tc>
          <w:tcPr>
            <w:tcW w:w="2977" w:type="dxa"/>
          </w:tcPr>
          <w:p w14:paraId="6802FCCF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M</w:t>
            </w:r>
          </w:p>
        </w:tc>
        <w:tc>
          <w:tcPr>
            <w:tcW w:w="2693" w:type="dxa"/>
          </w:tcPr>
          <w:p w14:paraId="55A98CC1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8</w:t>
            </w:r>
          </w:p>
        </w:tc>
      </w:tr>
      <w:tr w:rsidR="0016122A" w:rsidRPr="007713C6" w14:paraId="245D012A" w14:textId="77777777" w:rsidTr="00452D9D">
        <w:tc>
          <w:tcPr>
            <w:tcW w:w="2547" w:type="dxa"/>
          </w:tcPr>
          <w:p w14:paraId="121C1C87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1.7.3.</w:t>
            </w:r>
          </w:p>
        </w:tc>
        <w:tc>
          <w:tcPr>
            <w:tcW w:w="2977" w:type="dxa"/>
          </w:tcPr>
          <w:p w14:paraId="5B7F1E0A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C</w:t>
            </w:r>
          </w:p>
        </w:tc>
        <w:tc>
          <w:tcPr>
            <w:tcW w:w="2693" w:type="dxa"/>
          </w:tcPr>
          <w:p w14:paraId="36B04BE9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4</w:t>
            </w:r>
          </w:p>
        </w:tc>
      </w:tr>
      <w:tr w:rsidR="0016122A" w:rsidRPr="007713C6" w14:paraId="396C02A0" w14:textId="77777777" w:rsidTr="00452D9D">
        <w:tc>
          <w:tcPr>
            <w:tcW w:w="8217" w:type="dxa"/>
            <w:gridSpan w:val="3"/>
          </w:tcPr>
          <w:p w14:paraId="1F0261BB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1.8. Коллекции</w:t>
            </w:r>
          </w:p>
        </w:tc>
      </w:tr>
      <w:tr w:rsidR="0016122A" w:rsidRPr="007713C6" w14:paraId="03A5DA92" w14:textId="77777777" w:rsidTr="00452D9D">
        <w:tc>
          <w:tcPr>
            <w:tcW w:w="2547" w:type="dxa"/>
          </w:tcPr>
          <w:p w14:paraId="7FAD76BC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1.8.1.</w:t>
            </w:r>
          </w:p>
        </w:tc>
        <w:tc>
          <w:tcPr>
            <w:tcW w:w="2977" w:type="dxa"/>
          </w:tcPr>
          <w:p w14:paraId="3CB0F67E" w14:textId="77777777" w:rsidR="0016122A" w:rsidRPr="007713C6" w:rsidRDefault="0016122A">
            <w:pPr>
              <w:pStyle w:val="Normalunindented"/>
              <w:jc w:val="center"/>
              <w:rPr>
                <w:lang w:val="en-US"/>
                <w:rPrChange w:id="1060" w:author="Vasy Medov" w:date="2026-03-18T01:27:00Z">
                  <w:rPr/>
                </w:rPrChange>
              </w:rPr>
              <w:pPrChange w:id="1061" w:author="Vasy Medov" w:date="2026-03-15T19:34:00Z">
                <w:pPr>
                  <w:pStyle w:val="Normalunindented"/>
                </w:pPr>
              </w:pPrChange>
            </w:pPr>
            <w:ins w:id="1062" w:author="Vasy Medov" w:date="2026-03-15T19:34:00Z">
              <w:r w:rsidRPr="007713C6">
                <w:rPr>
                  <w:lang w:val="en-US"/>
                </w:rPr>
                <w:t>S</w:t>
              </w:r>
            </w:ins>
          </w:p>
        </w:tc>
        <w:tc>
          <w:tcPr>
            <w:tcW w:w="2693" w:type="dxa"/>
          </w:tcPr>
          <w:p w14:paraId="6BED24B3" w14:textId="77777777" w:rsidR="0016122A" w:rsidRPr="007713C6" w:rsidRDefault="0016122A" w:rsidP="00452D9D">
            <w:pPr>
              <w:pStyle w:val="Normalunindented"/>
              <w:jc w:val="center"/>
            </w:pPr>
            <w:ins w:id="1063" w:author="Vasy Medov" w:date="2026-03-15T19:35:00Z">
              <w:r w:rsidRPr="007713C6">
                <w:t>6</w:t>
              </w:r>
            </w:ins>
          </w:p>
        </w:tc>
      </w:tr>
      <w:tr w:rsidR="0016122A" w:rsidRPr="007713C6" w14:paraId="0E1945EA" w14:textId="77777777" w:rsidTr="00452D9D">
        <w:tc>
          <w:tcPr>
            <w:tcW w:w="2547" w:type="dxa"/>
          </w:tcPr>
          <w:p w14:paraId="0CBECA1D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1.8.2.</w:t>
            </w:r>
          </w:p>
        </w:tc>
        <w:tc>
          <w:tcPr>
            <w:tcW w:w="2977" w:type="dxa"/>
          </w:tcPr>
          <w:p w14:paraId="0E5C816C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M</w:t>
            </w:r>
          </w:p>
        </w:tc>
        <w:tc>
          <w:tcPr>
            <w:tcW w:w="2693" w:type="dxa"/>
          </w:tcPr>
          <w:p w14:paraId="0DDDB945" w14:textId="77777777" w:rsidR="0016122A" w:rsidRPr="007713C6" w:rsidRDefault="0016122A" w:rsidP="00452D9D">
            <w:pPr>
              <w:pStyle w:val="Normalunindented"/>
              <w:jc w:val="center"/>
            </w:pPr>
            <w:ins w:id="1064" w:author="Vasy Medov" w:date="2026-03-15T19:35:00Z">
              <w:r w:rsidRPr="007713C6">
                <w:t>7</w:t>
              </w:r>
            </w:ins>
          </w:p>
        </w:tc>
      </w:tr>
      <w:tr w:rsidR="0016122A" w:rsidRPr="007713C6" w14:paraId="3DCF5E49" w14:textId="77777777" w:rsidTr="00452D9D">
        <w:tc>
          <w:tcPr>
            <w:tcW w:w="2547" w:type="dxa"/>
          </w:tcPr>
          <w:p w14:paraId="7A9BDE2C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1.8.3.</w:t>
            </w:r>
          </w:p>
        </w:tc>
        <w:tc>
          <w:tcPr>
            <w:tcW w:w="2977" w:type="dxa"/>
          </w:tcPr>
          <w:p w14:paraId="48A738B7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065" w:author="Vasy Medov" w:date="2026-03-18T01:27:00Z">
                  <w:rPr/>
                </w:rPrChange>
              </w:rPr>
            </w:pPr>
            <w:ins w:id="1066" w:author="Vasy Medov" w:date="2026-03-15T19:34:00Z">
              <w:r w:rsidRPr="007713C6">
                <w:rPr>
                  <w:lang w:val="en-US"/>
                </w:rPr>
                <w:t>C</w:t>
              </w:r>
            </w:ins>
          </w:p>
        </w:tc>
        <w:tc>
          <w:tcPr>
            <w:tcW w:w="2693" w:type="dxa"/>
          </w:tcPr>
          <w:p w14:paraId="5237B2B3" w14:textId="77777777" w:rsidR="0016122A" w:rsidRPr="007713C6" w:rsidRDefault="0016122A" w:rsidP="00452D9D">
            <w:pPr>
              <w:pStyle w:val="Normalunindented"/>
              <w:jc w:val="center"/>
            </w:pPr>
            <w:ins w:id="1067" w:author="Vasy Medov" w:date="2026-03-15T19:35:00Z">
              <w:r w:rsidRPr="007713C6">
                <w:t>4</w:t>
              </w:r>
            </w:ins>
          </w:p>
        </w:tc>
      </w:tr>
      <w:tr w:rsidR="0016122A" w:rsidRPr="007713C6" w14:paraId="3B9E9A5B" w14:textId="77777777" w:rsidTr="00452D9D">
        <w:tc>
          <w:tcPr>
            <w:tcW w:w="8217" w:type="dxa"/>
            <w:gridSpan w:val="3"/>
          </w:tcPr>
          <w:p w14:paraId="5760E784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1.9. Рейтинги</w:t>
            </w:r>
          </w:p>
        </w:tc>
      </w:tr>
      <w:tr w:rsidR="0016122A" w:rsidRPr="007713C6" w14:paraId="4E033337" w14:textId="77777777" w:rsidTr="00452D9D">
        <w:tc>
          <w:tcPr>
            <w:tcW w:w="2547" w:type="dxa"/>
          </w:tcPr>
          <w:p w14:paraId="4E946202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1.9.1.</w:t>
            </w:r>
          </w:p>
        </w:tc>
        <w:tc>
          <w:tcPr>
            <w:tcW w:w="2977" w:type="dxa"/>
          </w:tcPr>
          <w:p w14:paraId="2D80D579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068" w:author="Vasy Medov" w:date="2026-03-18T01:27:00Z">
                  <w:rPr/>
                </w:rPrChange>
              </w:rPr>
            </w:pPr>
            <w:ins w:id="1069" w:author="Vasy Medov" w:date="2026-03-15T19:36:00Z">
              <w:r w:rsidRPr="007713C6">
                <w:rPr>
                  <w:lang w:val="en-US"/>
                </w:rPr>
                <w:t>S</w:t>
              </w:r>
            </w:ins>
          </w:p>
        </w:tc>
        <w:tc>
          <w:tcPr>
            <w:tcW w:w="2693" w:type="dxa"/>
          </w:tcPr>
          <w:p w14:paraId="428A4844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070" w:author="Vasy Medov" w:date="2026-03-18T01:27:00Z">
                  <w:rPr/>
                </w:rPrChange>
              </w:rPr>
            </w:pPr>
            <w:ins w:id="1071" w:author="Vasy Medov" w:date="2026-03-15T19:37:00Z">
              <w:r w:rsidRPr="007713C6">
                <w:rPr>
                  <w:lang w:val="en-US"/>
                </w:rPr>
                <w:t>8</w:t>
              </w:r>
            </w:ins>
          </w:p>
        </w:tc>
      </w:tr>
      <w:tr w:rsidR="0016122A" w:rsidRPr="007713C6" w14:paraId="74D3D13D" w14:textId="77777777" w:rsidTr="00452D9D">
        <w:tc>
          <w:tcPr>
            <w:tcW w:w="2547" w:type="dxa"/>
          </w:tcPr>
          <w:p w14:paraId="6BD0AF00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1.9.2.</w:t>
            </w:r>
          </w:p>
        </w:tc>
        <w:tc>
          <w:tcPr>
            <w:tcW w:w="2977" w:type="dxa"/>
          </w:tcPr>
          <w:p w14:paraId="3FD69407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072" w:author="Vasy Medov" w:date="2026-03-18T01:27:00Z">
                  <w:rPr/>
                </w:rPrChange>
              </w:rPr>
            </w:pPr>
            <w:ins w:id="1073" w:author="Vasy Medov" w:date="2026-03-15T19:36:00Z">
              <w:r w:rsidRPr="007713C6">
                <w:rPr>
                  <w:lang w:val="en-US"/>
                </w:rPr>
                <w:t>C</w:t>
              </w:r>
            </w:ins>
          </w:p>
        </w:tc>
        <w:tc>
          <w:tcPr>
            <w:tcW w:w="2693" w:type="dxa"/>
          </w:tcPr>
          <w:p w14:paraId="25F9A24B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074" w:author="Vasy Medov" w:date="2026-03-18T01:27:00Z">
                  <w:rPr/>
                </w:rPrChange>
              </w:rPr>
            </w:pPr>
            <w:ins w:id="1075" w:author="Vasy Medov" w:date="2026-03-15T19:37:00Z">
              <w:r w:rsidRPr="007713C6">
                <w:rPr>
                  <w:lang w:val="en-US"/>
                </w:rPr>
                <w:t>6</w:t>
              </w:r>
            </w:ins>
          </w:p>
        </w:tc>
      </w:tr>
      <w:tr w:rsidR="0016122A" w:rsidRPr="007713C6" w14:paraId="725FB998" w14:textId="77777777" w:rsidTr="00452D9D">
        <w:tc>
          <w:tcPr>
            <w:tcW w:w="2547" w:type="dxa"/>
          </w:tcPr>
          <w:p w14:paraId="7D0F01A0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lastRenderedPageBreak/>
              <w:t>1.9.3.</w:t>
            </w:r>
          </w:p>
        </w:tc>
        <w:tc>
          <w:tcPr>
            <w:tcW w:w="2977" w:type="dxa"/>
          </w:tcPr>
          <w:p w14:paraId="43BE49B1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076" w:author="Vasy Medov" w:date="2026-03-18T01:27:00Z">
                  <w:rPr/>
                </w:rPrChange>
              </w:rPr>
            </w:pPr>
            <w:ins w:id="1077" w:author="Vasy Medov" w:date="2026-03-15T19:36:00Z">
              <w:r w:rsidRPr="007713C6">
                <w:rPr>
                  <w:lang w:val="en-US"/>
                </w:rPr>
                <w:t>M</w:t>
              </w:r>
            </w:ins>
          </w:p>
        </w:tc>
        <w:tc>
          <w:tcPr>
            <w:tcW w:w="2693" w:type="dxa"/>
          </w:tcPr>
          <w:p w14:paraId="761DDACC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078" w:author="Vasy Medov" w:date="2026-03-18T01:27:00Z">
                  <w:rPr/>
                </w:rPrChange>
              </w:rPr>
            </w:pPr>
            <w:ins w:id="1079" w:author="Vasy Medov" w:date="2026-03-15T19:36:00Z">
              <w:r w:rsidRPr="007713C6">
                <w:rPr>
                  <w:lang w:val="en-US"/>
                </w:rPr>
                <w:t>3</w:t>
              </w:r>
            </w:ins>
          </w:p>
        </w:tc>
      </w:tr>
      <w:tr w:rsidR="0016122A" w:rsidRPr="007713C6" w14:paraId="454F9965" w14:textId="77777777" w:rsidTr="00452D9D">
        <w:tc>
          <w:tcPr>
            <w:tcW w:w="8217" w:type="dxa"/>
            <w:gridSpan w:val="3"/>
          </w:tcPr>
          <w:p w14:paraId="5D5FF53A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1.10. Фанарт</w:t>
            </w:r>
          </w:p>
        </w:tc>
      </w:tr>
      <w:tr w:rsidR="0016122A" w:rsidRPr="007713C6" w14:paraId="2A47B557" w14:textId="77777777" w:rsidTr="00452D9D">
        <w:tc>
          <w:tcPr>
            <w:tcW w:w="2547" w:type="dxa"/>
          </w:tcPr>
          <w:p w14:paraId="19BCA40A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1.10.1.</w:t>
            </w:r>
          </w:p>
        </w:tc>
        <w:tc>
          <w:tcPr>
            <w:tcW w:w="2977" w:type="dxa"/>
          </w:tcPr>
          <w:p w14:paraId="74EDE022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080" w:author="Vasy Medov" w:date="2026-03-18T01:27:00Z">
                  <w:rPr/>
                </w:rPrChange>
              </w:rPr>
            </w:pPr>
            <w:ins w:id="1081" w:author="Vasy Medov" w:date="2026-03-15T19:37:00Z">
              <w:r w:rsidRPr="007713C6">
                <w:rPr>
                  <w:lang w:val="en-US"/>
                </w:rPr>
                <w:t>S</w:t>
              </w:r>
            </w:ins>
          </w:p>
        </w:tc>
        <w:tc>
          <w:tcPr>
            <w:tcW w:w="2693" w:type="dxa"/>
          </w:tcPr>
          <w:p w14:paraId="64BC63A6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082" w:author="Vasy Medov" w:date="2026-03-18T01:27:00Z">
                  <w:rPr/>
                </w:rPrChange>
              </w:rPr>
            </w:pPr>
            <w:ins w:id="1083" w:author="Vasy Medov" w:date="2026-03-15T19:38:00Z">
              <w:r w:rsidRPr="007713C6">
                <w:rPr>
                  <w:lang w:val="en-US"/>
                </w:rPr>
                <w:t>2</w:t>
              </w:r>
            </w:ins>
          </w:p>
        </w:tc>
      </w:tr>
      <w:tr w:rsidR="0016122A" w:rsidRPr="007713C6" w14:paraId="1F70ED92" w14:textId="77777777" w:rsidTr="00452D9D">
        <w:tc>
          <w:tcPr>
            <w:tcW w:w="2547" w:type="dxa"/>
          </w:tcPr>
          <w:p w14:paraId="1C04A2E0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1.10.2.</w:t>
            </w:r>
          </w:p>
        </w:tc>
        <w:tc>
          <w:tcPr>
            <w:tcW w:w="2977" w:type="dxa"/>
          </w:tcPr>
          <w:p w14:paraId="78E91DCC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084" w:author="Vasy Medov" w:date="2026-03-18T01:27:00Z">
                  <w:rPr/>
                </w:rPrChange>
              </w:rPr>
            </w:pPr>
            <w:ins w:id="1085" w:author="Vasy Medov" w:date="2026-03-15T19:38:00Z">
              <w:r w:rsidRPr="007713C6">
                <w:rPr>
                  <w:lang w:val="en-US"/>
                </w:rPr>
                <w:t>C</w:t>
              </w:r>
            </w:ins>
          </w:p>
        </w:tc>
        <w:tc>
          <w:tcPr>
            <w:tcW w:w="2693" w:type="dxa"/>
          </w:tcPr>
          <w:p w14:paraId="222924AE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086" w:author="Vasy Medov" w:date="2026-03-18T01:27:00Z">
                  <w:rPr/>
                </w:rPrChange>
              </w:rPr>
            </w:pPr>
            <w:ins w:id="1087" w:author="Vasy Medov" w:date="2026-03-15T19:38:00Z">
              <w:r w:rsidRPr="007713C6">
                <w:rPr>
                  <w:lang w:val="en-US"/>
                </w:rPr>
                <w:t>4</w:t>
              </w:r>
            </w:ins>
          </w:p>
        </w:tc>
      </w:tr>
      <w:tr w:rsidR="0016122A" w:rsidRPr="007713C6" w14:paraId="67C7A95F" w14:textId="77777777" w:rsidTr="00452D9D">
        <w:tc>
          <w:tcPr>
            <w:tcW w:w="2547" w:type="dxa"/>
          </w:tcPr>
          <w:p w14:paraId="4A56C305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1.10.3.</w:t>
            </w:r>
          </w:p>
        </w:tc>
        <w:tc>
          <w:tcPr>
            <w:tcW w:w="2977" w:type="dxa"/>
          </w:tcPr>
          <w:p w14:paraId="7D846D81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088" w:author="Vasy Medov" w:date="2026-03-18T01:27:00Z">
                  <w:rPr/>
                </w:rPrChange>
              </w:rPr>
            </w:pPr>
            <w:ins w:id="1089" w:author="Vasy Medov" w:date="2026-03-15T19:37:00Z">
              <w:r w:rsidRPr="007713C6">
                <w:rPr>
                  <w:lang w:val="en-US"/>
                </w:rPr>
                <w:t>M</w:t>
              </w:r>
            </w:ins>
          </w:p>
        </w:tc>
        <w:tc>
          <w:tcPr>
            <w:tcW w:w="2693" w:type="dxa"/>
          </w:tcPr>
          <w:p w14:paraId="5C69F422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090" w:author="Vasy Medov" w:date="2026-03-18T01:27:00Z">
                  <w:rPr/>
                </w:rPrChange>
              </w:rPr>
            </w:pPr>
            <w:ins w:id="1091" w:author="Vasy Medov" w:date="2026-03-15T19:38:00Z">
              <w:r w:rsidRPr="007713C6">
                <w:rPr>
                  <w:lang w:val="en-US"/>
                </w:rPr>
                <w:t>4</w:t>
              </w:r>
            </w:ins>
          </w:p>
        </w:tc>
      </w:tr>
      <w:tr w:rsidR="0016122A" w:rsidRPr="007713C6" w14:paraId="75648A5A" w14:textId="77777777" w:rsidTr="00452D9D">
        <w:tc>
          <w:tcPr>
            <w:tcW w:w="8217" w:type="dxa"/>
            <w:gridSpan w:val="3"/>
          </w:tcPr>
          <w:p w14:paraId="71B9865D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1.11. Блог</w:t>
            </w:r>
          </w:p>
        </w:tc>
      </w:tr>
      <w:tr w:rsidR="0016122A" w:rsidRPr="007713C6" w14:paraId="122064AB" w14:textId="77777777" w:rsidTr="00452D9D">
        <w:tc>
          <w:tcPr>
            <w:tcW w:w="2547" w:type="dxa"/>
          </w:tcPr>
          <w:p w14:paraId="2D1CA68B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1.11.1.</w:t>
            </w:r>
          </w:p>
        </w:tc>
        <w:tc>
          <w:tcPr>
            <w:tcW w:w="2977" w:type="dxa"/>
          </w:tcPr>
          <w:p w14:paraId="3F2DE21C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092" w:author="Vasy Medov" w:date="2026-03-18T01:27:00Z">
                  <w:rPr/>
                </w:rPrChange>
              </w:rPr>
            </w:pPr>
            <w:ins w:id="1093" w:author="Vasy Medov" w:date="2026-03-15T19:39:00Z">
              <w:r w:rsidRPr="007713C6">
                <w:rPr>
                  <w:lang w:val="en-US"/>
                </w:rPr>
                <w:t>S</w:t>
              </w:r>
            </w:ins>
          </w:p>
        </w:tc>
        <w:tc>
          <w:tcPr>
            <w:tcW w:w="2693" w:type="dxa"/>
          </w:tcPr>
          <w:p w14:paraId="5E482E2D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094" w:author="Vasy Medov" w:date="2026-03-18T01:27:00Z">
                  <w:rPr/>
                </w:rPrChange>
              </w:rPr>
            </w:pPr>
            <w:ins w:id="1095" w:author="Vasy Medov" w:date="2026-03-15T19:39:00Z">
              <w:r w:rsidRPr="007713C6">
                <w:rPr>
                  <w:lang w:val="en-US"/>
                </w:rPr>
                <w:t>3</w:t>
              </w:r>
            </w:ins>
          </w:p>
        </w:tc>
      </w:tr>
      <w:tr w:rsidR="0016122A" w:rsidRPr="007713C6" w14:paraId="0EA8B688" w14:textId="77777777" w:rsidTr="00452D9D">
        <w:tc>
          <w:tcPr>
            <w:tcW w:w="2547" w:type="dxa"/>
          </w:tcPr>
          <w:p w14:paraId="7FC2B24F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1.11.3.</w:t>
            </w:r>
          </w:p>
        </w:tc>
        <w:tc>
          <w:tcPr>
            <w:tcW w:w="2977" w:type="dxa"/>
          </w:tcPr>
          <w:p w14:paraId="6B3F77C2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096" w:author="Vasy Medov" w:date="2026-03-18T01:27:00Z">
                  <w:rPr/>
                </w:rPrChange>
              </w:rPr>
            </w:pPr>
            <w:ins w:id="1097" w:author="Vasy Medov" w:date="2026-03-15T19:39:00Z">
              <w:r w:rsidRPr="007713C6">
                <w:rPr>
                  <w:lang w:val="en-US"/>
                </w:rPr>
                <w:t>M</w:t>
              </w:r>
            </w:ins>
          </w:p>
        </w:tc>
        <w:tc>
          <w:tcPr>
            <w:tcW w:w="2693" w:type="dxa"/>
          </w:tcPr>
          <w:p w14:paraId="7CE23F70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098" w:author="Vasy Medov" w:date="2026-03-18T01:27:00Z">
                  <w:rPr/>
                </w:rPrChange>
              </w:rPr>
            </w:pPr>
            <w:ins w:id="1099" w:author="Vasy Medov" w:date="2026-03-15T19:39:00Z">
              <w:r w:rsidRPr="007713C6">
                <w:rPr>
                  <w:lang w:val="en-US"/>
                </w:rPr>
                <w:t>6</w:t>
              </w:r>
            </w:ins>
          </w:p>
        </w:tc>
      </w:tr>
      <w:tr w:rsidR="0016122A" w:rsidRPr="007713C6" w14:paraId="74352670" w14:textId="77777777" w:rsidTr="00452D9D">
        <w:tc>
          <w:tcPr>
            <w:tcW w:w="2547" w:type="dxa"/>
          </w:tcPr>
          <w:p w14:paraId="796F4935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1.11.4.</w:t>
            </w:r>
          </w:p>
        </w:tc>
        <w:tc>
          <w:tcPr>
            <w:tcW w:w="2977" w:type="dxa"/>
          </w:tcPr>
          <w:p w14:paraId="3D58733C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100" w:author="Vasy Medov" w:date="2026-03-18T01:27:00Z">
                  <w:rPr/>
                </w:rPrChange>
              </w:rPr>
            </w:pPr>
            <w:ins w:id="1101" w:author="Vasy Medov" w:date="2026-03-15T19:40:00Z">
              <w:r w:rsidRPr="007713C6">
                <w:rPr>
                  <w:lang w:val="en-US"/>
                </w:rPr>
                <w:t>C</w:t>
              </w:r>
            </w:ins>
          </w:p>
        </w:tc>
        <w:tc>
          <w:tcPr>
            <w:tcW w:w="2693" w:type="dxa"/>
          </w:tcPr>
          <w:p w14:paraId="05499DBE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102" w:author="Vasy Medov" w:date="2026-03-18T01:27:00Z">
                  <w:rPr/>
                </w:rPrChange>
              </w:rPr>
            </w:pPr>
            <w:ins w:id="1103" w:author="Vasy Medov" w:date="2026-03-15T19:40:00Z">
              <w:r w:rsidRPr="007713C6">
                <w:rPr>
                  <w:lang w:val="en-US"/>
                </w:rPr>
                <w:t>4</w:t>
              </w:r>
            </w:ins>
          </w:p>
        </w:tc>
      </w:tr>
      <w:tr w:rsidR="0016122A" w:rsidRPr="007713C6" w14:paraId="1248CCEC" w14:textId="77777777" w:rsidTr="00452D9D">
        <w:trPr>
          <w:ins w:id="1104" w:author="Vasy Medov" w:date="2026-03-15T19:39:00Z"/>
        </w:trPr>
        <w:tc>
          <w:tcPr>
            <w:tcW w:w="2547" w:type="dxa"/>
          </w:tcPr>
          <w:p w14:paraId="36107B2B" w14:textId="77777777" w:rsidR="0016122A" w:rsidRPr="007713C6" w:rsidRDefault="0016122A" w:rsidP="00452D9D">
            <w:pPr>
              <w:pStyle w:val="Normalunindented"/>
              <w:jc w:val="center"/>
              <w:rPr>
                <w:ins w:id="1105" w:author="Vasy Medov" w:date="2026-03-15T19:39:00Z"/>
                <w:lang w:val="en-US"/>
                <w:rPrChange w:id="1106" w:author="Vasy Medov" w:date="2026-03-18T01:27:00Z">
                  <w:rPr>
                    <w:ins w:id="1107" w:author="Vasy Medov" w:date="2026-03-15T19:39:00Z"/>
                  </w:rPr>
                </w:rPrChange>
              </w:rPr>
            </w:pPr>
            <w:ins w:id="1108" w:author="Vasy Medov" w:date="2026-03-15T19:39:00Z">
              <w:r w:rsidRPr="007713C6">
                <w:rPr>
                  <w:lang w:val="en-US"/>
                </w:rPr>
                <w:t>1.11.5</w:t>
              </w:r>
            </w:ins>
          </w:p>
        </w:tc>
        <w:tc>
          <w:tcPr>
            <w:tcW w:w="2977" w:type="dxa"/>
          </w:tcPr>
          <w:p w14:paraId="3151EA6D" w14:textId="77777777" w:rsidR="0016122A" w:rsidRPr="007713C6" w:rsidRDefault="0016122A" w:rsidP="00452D9D">
            <w:pPr>
              <w:pStyle w:val="Normalunindented"/>
              <w:jc w:val="center"/>
              <w:rPr>
                <w:ins w:id="1109" w:author="Vasy Medov" w:date="2026-03-15T19:39:00Z"/>
                <w:lang w:val="en-US"/>
                <w:rPrChange w:id="1110" w:author="Vasy Medov" w:date="2026-03-18T01:27:00Z">
                  <w:rPr>
                    <w:ins w:id="1111" w:author="Vasy Medov" w:date="2026-03-15T19:39:00Z"/>
                  </w:rPr>
                </w:rPrChange>
              </w:rPr>
            </w:pPr>
            <w:ins w:id="1112" w:author="Vasy Medov" w:date="2026-03-15T19:40:00Z">
              <w:r w:rsidRPr="007713C6">
                <w:rPr>
                  <w:lang w:val="en-US"/>
                </w:rPr>
                <w:t>S</w:t>
              </w:r>
            </w:ins>
          </w:p>
        </w:tc>
        <w:tc>
          <w:tcPr>
            <w:tcW w:w="2693" w:type="dxa"/>
          </w:tcPr>
          <w:p w14:paraId="2E9B2E37" w14:textId="77777777" w:rsidR="0016122A" w:rsidRPr="007713C6" w:rsidRDefault="0016122A" w:rsidP="00452D9D">
            <w:pPr>
              <w:pStyle w:val="Normalunindented"/>
              <w:jc w:val="center"/>
              <w:rPr>
                <w:ins w:id="1113" w:author="Vasy Medov" w:date="2026-03-15T19:39:00Z"/>
                <w:lang w:val="en-US"/>
                <w:rPrChange w:id="1114" w:author="Vasy Medov" w:date="2026-03-18T01:27:00Z">
                  <w:rPr>
                    <w:ins w:id="1115" w:author="Vasy Medov" w:date="2026-03-15T19:39:00Z"/>
                  </w:rPr>
                </w:rPrChange>
              </w:rPr>
            </w:pPr>
            <w:ins w:id="1116" w:author="Vasy Medov" w:date="2026-03-15T19:40:00Z">
              <w:r w:rsidRPr="007713C6">
                <w:rPr>
                  <w:lang w:val="en-US"/>
                </w:rPr>
                <w:t>6</w:t>
              </w:r>
            </w:ins>
          </w:p>
        </w:tc>
      </w:tr>
      <w:tr w:rsidR="0016122A" w:rsidRPr="007713C6" w14:paraId="6F533A11" w14:textId="77777777" w:rsidTr="00452D9D">
        <w:tc>
          <w:tcPr>
            <w:tcW w:w="8217" w:type="dxa"/>
            <w:gridSpan w:val="3"/>
          </w:tcPr>
          <w:p w14:paraId="0DEA4484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1.12. Энциклопедия</w:t>
            </w:r>
          </w:p>
        </w:tc>
      </w:tr>
      <w:tr w:rsidR="0016122A" w:rsidRPr="007713C6" w14:paraId="1D4ABFE7" w14:textId="77777777" w:rsidTr="00452D9D">
        <w:tc>
          <w:tcPr>
            <w:tcW w:w="2547" w:type="dxa"/>
          </w:tcPr>
          <w:p w14:paraId="66E78E44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1.12.1</w:t>
            </w:r>
          </w:p>
        </w:tc>
        <w:tc>
          <w:tcPr>
            <w:tcW w:w="2977" w:type="dxa"/>
          </w:tcPr>
          <w:p w14:paraId="5C49BCB7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117" w:author="Vasy Medov" w:date="2026-03-18T01:27:00Z">
                  <w:rPr/>
                </w:rPrChange>
              </w:rPr>
            </w:pPr>
            <w:ins w:id="1118" w:author="Vasy Medov" w:date="2026-03-15T19:41:00Z">
              <w:r w:rsidRPr="007713C6">
                <w:rPr>
                  <w:lang w:val="en-US"/>
                </w:rPr>
                <w:t>M</w:t>
              </w:r>
            </w:ins>
          </w:p>
        </w:tc>
        <w:tc>
          <w:tcPr>
            <w:tcW w:w="2693" w:type="dxa"/>
          </w:tcPr>
          <w:p w14:paraId="13D9958B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119" w:author="Vasy Medov" w:date="2026-03-18T01:27:00Z">
                  <w:rPr/>
                </w:rPrChange>
              </w:rPr>
            </w:pPr>
            <w:ins w:id="1120" w:author="Vasy Medov" w:date="2026-03-15T19:41:00Z">
              <w:r w:rsidRPr="007713C6">
                <w:rPr>
                  <w:lang w:val="en-US"/>
                </w:rPr>
                <w:t>6</w:t>
              </w:r>
            </w:ins>
          </w:p>
        </w:tc>
      </w:tr>
      <w:tr w:rsidR="0016122A" w:rsidRPr="007713C6" w14:paraId="7425DFE5" w14:textId="77777777" w:rsidTr="00452D9D">
        <w:tc>
          <w:tcPr>
            <w:tcW w:w="2547" w:type="dxa"/>
          </w:tcPr>
          <w:p w14:paraId="57B0C28E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1.12.2</w:t>
            </w:r>
          </w:p>
        </w:tc>
        <w:tc>
          <w:tcPr>
            <w:tcW w:w="2977" w:type="dxa"/>
          </w:tcPr>
          <w:p w14:paraId="33249FEC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121" w:author="Vasy Medov" w:date="2026-03-18T01:27:00Z">
                  <w:rPr/>
                </w:rPrChange>
              </w:rPr>
            </w:pPr>
            <w:ins w:id="1122" w:author="Vasy Medov" w:date="2026-03-15T19:41:00Z">
              <w:r w:rsidRPr="007713C6">
                <w:rPr>
                  <w:lang w:val="en-US"/>
                </w:rPr>
                <w:t>M</w:t>
              </w:r>
            </w:ins>
          </w:p>
        </w:tc>
        <w:tc>
          <w:tcPr>
            <w:tcW w:w="2693" w:type="dxa"/>
          </w:tcPr>
          <w:p w14:paraId="1F17EE83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123" w:author="Vasy Medov" w:date="2026-03-18T01:27:00Z">
                  <w:rPr/>
                </w:rPrChange>
              </w:rPr>
            </w:pPr>
            <w:ins w:id="1124" w:author="Vasy Medov" w:date="2026-03-15T19:41:00Z">
              <w:r w:rsidRPr="007713C6">
                <w:rPr>
                  <w:lang w:val="en-US"/>
                </w:rPr>
                <w:t>3</w:t>
              </w:r>
            </w:ins>
          </w:p>
        </w:tc>
      </w:tr>
      <w:tr w:rsidR="0016122A" w:rsidRPr="007713C6" w:rsidDel="002F253A" w14:paraId="5D2FAF07" w14:textId="77777777" w:rsidTr="00452D9D">
        <w:trPr>
          <w:del w:id="1125" w:author="Vasy Medov" w:date="2026-03-15T19:43:00Z"/>
        </w:trPr>
        <w:tc>
          <w:tcPr>
            <w:tcW w:w="2547" w:type="dxa"/>
          </w:tcPr>
          <w:p w14:paraId="6C0B38E5" w14:textId="77777777" w:rsidR="0016122A" w:rsidRPr="007713C6" w:rsidDel="002F253A" w:rsidRDefault="0016122A" w:rsidP="00452D9D">
            <w:pPr>
              <w:pStyle w:val="Normalunindented"/>
              <w:jc w:val="center"/>
              <w:rPr>
                <w:del w:id="1126" w:author="Vasy Medov" w:date="2026-03-15T19:43:00Z"/>
              </w:rPr>
            </w:pPr>
            <w:del w:id="1127" w:author="Vasy Medov" w:date="2026-03-15T19:43:00Z">
              <w:r w:rsidRPr="007713C6" w:rsidDel="002F253A">
                <w:delText>1.12.3</w:delText>
              </w:r>
            </w:del>
          </w:p>
        </w:tc>
        <w:tc>
          <w:tcPr>
            <w:tcW w:w="2977" w:type="dxa"/>
          </w:tcPr>
          <w:p w14:paraId="059287D4" w14:textId="77777777" w:rsidR="0016122A" w:rsidRPr="007713C6" w:rsidDel="002F253A" w:rsidRDefault="0016122A" w:rsidP="00452D9D">
            <w:pPr>
              <w:pStyle w:val="Normalunindented"/>
              <w:jc w:val="center"/>
              <w:rPr>
                <w:del w:id="1128" w:author="Vasy Medov" w:date="2026-03-15T19:43:00Z"/>
                <w:lang w:val="en-US"/>
                <w:rPrChange w:id="1129" w:author="Vasy Medov" w:date="2026-03-18T01:27:00Z">
                  <w:rPr>
                    <w:del w:id="1130" w:author="Vasy Medov" w:date="2026-03-15T19:43:00Z"/>
                  </w:rPr>
                </w:rPrChange>
              </w:rPr>
            </w:pPr>
          </w:p>
        </w:tc>
        <w:tc>
          <w:tcPr>
            <w:tcW w:w="2693" w:type="dxa"/>
          </w:tcPr>
          <w:p w14:paraId="61719360" w14:textId="77777777" w:rsidR="0016122A" w:rsidRPr="007713C6" w:rsidDel="002F253A" w:rsidRDefault="0016122A" w:rsidP="00452D9D">
            <w:pPr>
              <w:pStyle w:val="Normalunindented"/>
              <w:jc w:val="center"/>
              <w:rPr>
                <w:del w:id="1131" w:author="Vasy Medov" w:date="2026-03-15T19:43:00Z"/>
                <w:lang w:val="en-US"/>
                <w:rPrChange w:id="1132" w:author="Vasy Medov" w:date="2026-03-18T01:27:00Z">
                  <w:rPr>
                    <w:del w:id="1133" w:author="Vasy Medov" w:date="2026-03-15T19:43:00Z"/>
                  </w:rPr>
                </w:rPrChange>
              </w:rPr>
            </w:pPr>
          </w:p>
        </w:tc>
      </w:tr>
      <w:tr w:rsidR="0016122A" w:rsidRPr="007713C6" w14:paraId="4256A0E5" w14:textId="77777777" w:rsidTr="00452D9D">
        <w:tc>
          <w:tcPr>
            <w:tcW w:w="2547" w:type="dxa"/>
          </w:tcPr>
          <w:p w14:paraId="095A81A1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1.12.4</w:t>
            </w:r>
          </w:p>
        </w:tc>
        <w:tc>
          <w:tcPr>
            <w:tcW w:w="2977" w:type="dxa"/>
          </w:tcPr>
          <w:p w14:paraId="702BA80C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134" w:author="Vasy Medov" w:date="2026-03-18T01:27:00Z">
                  <w:rPr/>
                </w:rPrChange>
              </w:rPr>
            </w:pPr>
            <w:ins w:id="1135" w:author="Vasy Medov" w:date="2026-03-15T19:42:00Z">
              <w:r w:rsidRPr="007713C6">
                <w:rPr>
                  <w:lang w:val="en-US"/>
                </w:rPr>
                <w:t>C</w:t>
              </w:r>
            </w:ins>
          </w:p>
        </w:tc>
        <w:tc>
          <w:tcPr>
            <w:tcW w:w="2693" w:type="dxa"/>
          </w:tcPr>
          <w:p w14:paraId="55DAB4CB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136" w:author="Vasy Medov" w:date="2026-03-18T01:27:00Z">
                  <w:rPr/>
                </w:rPrChange>
              </w:rPr>
            </w:pPr>
            <w:ins w:id="1137" w:author="Vasy Medov" w:date="2026-03-15T19:42:00Z">
              <w:r w:rsidRPr="007713C6">
                <w:rPr>
                  <w:lang w:val="en-US"/>
                </w:rPr>
                <w:t>2</w:t>
              </w:r>
            </w:ins>
          </w:p>
        </w:tc>
      </w:tr>
      <w:tr w:rsidR="0016122A" w:rsidRPr="007713C6" w14:paraId="342E855B" w14:textId="77777777" w:rsidTr="00452D9D">
        <w:tc>
          <w:tcPr>
            <w:tcW w:w="2547" w:type="dxa"/>
          </w:tcPr>
          <w:p w14:paraId="1067402B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1.12.5</w:t>
            </w:r>
          </w:p>
        </w:tc>
        <w:tc>
          <w:tcPr>
            <w:tcW w:w="2977" w:type="dxa"/>
          </w:tcPr>
          <w:p w14:paraId="64157654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138" w:author="Vasy Medov" w:date="2026-03-18T01:27:00Z">
                  <w:rPr/>
                </w:rPrChange>
              </w:rPr>
            </w:pPr>
            <w:ins w:id="1139" w:author="Vasy Medov" w:date="2026-03-15T19:42:00Z">
              <w:r w:rsidRPr="007713C6">
                <w:rPr>
                  <w:lang w:val="en-US"/>
                </w:rPr>
                <w:t>S</w:t>
              </w:r>
            </w:ins>
          </w:p>
        </w:tc>
        <w:tc>
          <w:tcPr>
            <w:tcW w:w="2693" w:type="dxa"/>
          </w:tcPr>
          <w:p w14:paraId="26696403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140" w:author="Vasy Medov" w:date="2026-03-18T01:27:00Z">
                  <w:rPr/>
                </w:rPrChange>
              </w:rPr>
            </w:pPr>
            <w:ins w:id="1141" w:author="Vasy Medov" w:date="2026-03-15T19:42:00Z">
              <w:r w:rsidRPr="007713C6">
                <w:rPr>
                  <w:lang w:val="en-US"/>
                </w:rPr>
                <w:t>5</w:t>
              </w:r>
            </w:ins>
          </w:p>
        </w:tc>
      </w:tr>
      <w:tr w:rsidR="0016122A" w:rsidRPr="007713C6" w14:paraId="6D9A65F9" w14:textId="77777777" w:rsidTr="00452D9D">
        <w:tc>
          <w:tcPr>
            <w:tcW w:w="8217" w:type="dxa"/>
            <w:gridSpan w:val="3"/>
          </w:tcPr>
          <w:p w14:paraId="77BECBB9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1.13. Канон</w:t>
            </w:r>
          </w:p>
        </w:tc>
      </w:tr>
      <w:tr w:rsidR="0016122A" w:rsidRPr="007713C6" w:rsidDel="002F253A" w14:paraId="6E86A0BD" w14:textId="77777777" w:rsidTr="00452D9D">
        <w:trPr>
          <w:del w:id="1142" w:author="Vasy Medov" w:date="2026-03-15T19:42:00Z"/>
        </w:trPr>
        <w:tc>
          <w:tcPr>
            <w:tcW w:w="2547" w:type="dxa"/>
          </w:tcPr>
          <w:p w14:paraId="574705B4" w14:textId="77777777" w:rsidR="0016122A" w:rsidRPr="007713C6" w:rsidDel="002F253A" w:rsidRDefault="0016122A" w:rsidP="00452D9D">
            <w:pPr>
              <w:pStyle w:val="Normalunindented"/>
              <w:jc w:val="center"/>
              <w:rPr>
                <w:del w:id="1143" w:author="Vasy Medov" w:date="2026-03-15T19:42:00Z"/>
              </w:rPr>
            </w:pPr>
            <w:del w:id="1144" w:author="Vasy Medov" w:date="2026-03-15T19:42:00Z">
              <w:r w:rsidRPr="007713C6" w:rsidDel="002F253A">
                <w:delText>1.13.1</w:delText>
              </w:r>
            </w:del>
          </w:p>
        </w:tc>
        <w:tc>
          <w:tcPr>
            <w:tcW w:w="2977" w:type="dxa"/>
          </w:tcPr>
          <w:p w14:paraId="5AB2BB28" w14:textId="77777777" w:rsidR="0016122A" w:rsidRPr="007713C6" w:rsidDel="002F253A" w:rsidRDefault="0016122A" w:rsidP="00452D9D">
            <w:pPr>
              <w:pStyle w:val="Normalunindented"/>
              <w:jc w:val="center"/>
              <w:rPr>
                <w:del w:id="1145" w:author="Vasy Medov" w:date="2026-03-15T19:42:00Z"/>
                <w:lang w:val="en-US"/>
                <w:rPrChange w:id="1146" w:author="Vasy Medov" w:date="2026-03-18T01:27:00Z">
                  <w:rPr>
                    <w:del w:id="1147" w:author="Vasy Medov" w:date="2026-03-15T19:42:00Z"/>
                  </w:rPr>
                </w:rPrChange>
              </w:rPr>
            </w:pPr>
          </w:p>
        </w:tc>
        <w:tc>
          <w:tcPr>
            <w:tcW w:w="2693" w:type="dxa"/>
          </w:tcPr>
          <w:p w14:paraId="15C2D589" w14:textId="77777777" w:rsidR="0016122A" w:rsidRPr="007713C6" w:rsidDel="002F253A" w:rsidRDefault="0016122A" w:rsidP="00452D9D">
            <w:pPr>
              <w:pStyle w:val="Normalunindented"/>
              <w:jc w:val="center"/>
              <w:rPr>
                <w:del w:id="1148" w:author="Vasy Medov" w:date="2026-03-15T19:42:00Z"/>
                <w:lang w:val="en-US"/>
                <w:rPrChange w:id="1149" w:author="Vasy Medov" w:date="2026-03-18T01:27:00Z">
                  <w:rPr>
                    <w:del w:id="1150" w:author="Vasy Medov" w:date="2026-03-15T19:42:00Z"/>
                  </w:rPr>
                </w:rPrChange>
              </w:rPr>
            </w:pPr>
          </w:p>
        </w:tc>
      </w:tr>
      <w:tr w:rsidR="0016122A" w:rsidRPr="007713C6" w14:paraId="7EB6850D" w14:textId="77777777" w:rsidTr="00452D9D">
        <w:tc>
          <w:tcPr>
            <w:tcW w:w="2547" w:type="dxa"/>
          </w:tcPr>
          <w:p w14:paraId="3DD166CD" w14:textId="77777777" w:rsidR="0016122A" w:rsidRPr="007713C6" w:rsidRDefault="0016122A" w:rsidP="00452D9D">
            <w:pPr>
              <w:pStyle w:val="Normalunindented"/>
              <w:jc w:val="center"/>
            </w:pPr>
            <w:r w:rsidRPr="007713C6">
              <w:t>1.13.2</w:t>
            </w:r>
          </w:p>
        </w:tc>
        <w:tc>
          <w:tcPr>
            <w:tcW w:w="2977" w:type="dxa"/>
          </w:tcPr>
          <w:p w14:paraId="25618EEE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151" w:author="Vasy Medov" w:date="2026-03-18T01:27:00Z">
                  <w:rPr/>
                </w:rPrChange>
              </w:rPr>
            </w:pPr>
            <w:ins w:id="1152" w:author="Vasy Medov" w:date="2026-03-15T19:42:00Z">
              <w:r w:rsidRPr="007713C6">
                <w:rPr>
                  <w:lang w:val="en-US"/>
                </w:rPr>
                <w:t>M</w:t>
              </w:r>
            </w:ins>
          </w:p>
        </w:tc>
        <w:tc>
          <w:tcPr>
            <w:tcW w:w="2693" w:type="dxa"/>
          </w:tcPr>
          <w:p w14:paraId="2AB50CBD" w14:textId="77777777" w:rsidR="0016122A" w:rsidRPr="007713C6" w:rsidRDefault="0016122A" w:rsidP="00452D9D">
            <w:pPr>
              <w:pStyle w:val="Normalunindented"/>
              <w:jc w:val="center"/>
              <w:rPr>
                <w:lang w:val="en-US"/>
                <w:rPrChange w:id="1153" w:author="Vasy Medov" w:date="2026-03-18T01:27:00Z">
                  <w:rPr/>
                </w:rPrChange>
              </w:rPr>
            </w:pPr>
            <w:ins w:id="1154" w:author="Vasy Medov" w:date="2026-03-15T19:42:00Z">
              <w:r w:rsidRPr="007713C6">
                <w:rPr>
                  <w:lang w:val="en-US"/>
                </w:rPr>
                <w:t>4</w:t>
              </w:r>
            </w:ins>
          </w:p>
        </w:tc>
      </w:tr>
    </w:tbl>
    <w:p w14:paraId="13629714" w14:textId="77777777" w:rsidR="0016122A" w:rsidRPr="007713C6" w:rsidRDefault="0016122A" w:rsidP="0016122A">
      <w:pPr>
        <w:rPr>
          <w:ins w:id="1155" w:author="Vasy Medov" w:date="2026-03-17T23:04:00Z"/>
          <w:lang w:val="ru-RU"/>
        </w:rPr>
      </w:pPr>
    </w:p>
    <w:p w14:paraId="4253FEA5" w14:textId="77777777" w:rsidR="00BE6C61" w:rsidRPr="007713C6" w:rsidRDefault="00BE6C61" w:rsidP="0016122A">
      <w:pPr>
        <w:rPr>
          <w:ins w:id="1156" w:author="Vasy Medov" w:date="2026-03-17T23:05:00Z"/>
          <w:lang w:val="ru-RU"/>
        </w:rPr>
      </w:pPr>
    </w:p>
    <w:p w14:paraId="27A15C6C" w14:textId="72B7D941" w:rsidR="00BE6C61" w:rsidRPr="007713C6" w:rsidRDefault="00BE6C61" w:rsidP="0016122A">
      <w:pPr>
        <w:rPr>
          <w:lang w:val="ru-RU"/>
          <w:rPrChange w:id="1157" w:author="Vasy Medov" w:date="2026-03-18T01:27:00Z">
            <w:rPr/>
          </w:rPrChange>
        </w:rPr>
      </w:pPr>
      <w:ins w:id="1158" w:author="Vasy Medov" w:date="2026-03-17T23:05:00Z">
        <w:r w:rsidRPr="007713C6">
          <w:rPr>
            <w:lang w:val="ru-RU"/>
          </w:rPr>
          <w:t xml:space="preserve">1 попугай соответствует </w:t>
        </w:r>
      </w:ins>
      <w:ins w:id="1159" w:author="Vasy Medov" w:date="2026-03-17T23:06:00Z">
        <w:r w:rsidRPr="007713C6">
          <w:rPr>
            <w:lang w:val="ru-RU"/>
          </w:rPr>
          <w:t>2</w:t>
        </w:r>
      </w:ins>
      <w:ins w:id="1160" w:author="Vasy Medov" w:date="2026-03-17T23:05:00Z">
        <w:r w:rsidRPr="007713C6">
          <w:rPr>
            <w:lang w:val="ru-RU"/>
          </w:rPr>
          <w:t xml:space="preserve"> часам разработки.</w:t>
        </w:r>
      </w:ins>
    </w:p>
    <w:p w14:paraId="78DFE00E" w14:textId="77777777" w:rsidR="0016122A" w:rsidRPr="007713C6" w:rsidRDefault="0016122A" w:rsidP="0016122A"/>
    <w:p w14:paraId="7141BBE7" w14:textId="236115EB" w:rsidR="00812CFC" w:rsidRPr="007713C6" w:rsidRDefault="00812CFC" w:rsidP="00812CFC">
      <w:pPr>
        <w:pStyle w:val="2"/>
      </w:pPr>
      <w:bookmarkStart w:id="1161" w:name="_Toc224493585"/>
      <w:r w:rsidRPr="007713C6">
        <w:t>Non-functional requirements</w:t>
      </w:r>
      <w:bookmarkEnd w:id="1161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823"/>
        <w:gridCol w:w="2126"/>
      </w:tblGrid>
      <w:tr w:rsidR="005301DF" w:rsidRPr="007713C6" w14:paraId="5DBB66BA" w14:textId="77777777" w:rsidTr="00812CFC">
        <w:tc>
          <w:tcPr>
            <w:tcW w:w="3823" w:type="dxa"/>
          </w:tcPr>
          <w:p w14:paraId="38BA7952" w14:textId="77777777" w:rsidR="005301DF" w:rsidRPr="007713C6" w:rsidRDefault="005301DF" w:rsidP="00664698">
            <w:pPr>
              <w:pStyle w:val="Normalunindented"/>
              <w:jc w:val="center"/>
              <w:rPr>
                <w:b/>
                <w:bCs/>
              </w:rPr>
            </w:pPr>
            <w:r w:rsidRPr="007713C6">
              <w:rPr>
                <w:b/>
                <w:bCs/>
              </w:rPr>
              <w:t>Требование</w:t>
            </w:r>
          </w:p>
        </w:tc>
        <w:tc>
          <w:tcPr>
            <w:tcW w:w="2126" w:type="dxa"/>
          </w:tcPr>
          <w:p w14:paraId="52526874" w14:textId="77777777" w:rsidR="005301DF" w:rsidRPr="007713C6" w:rsidRDefault="005301DF">
            <w:pPr>
              <w:pStyle w:val="Normalunindented"/>
              <w:jc w:val="center"/>
              <w:rPr>
                <w:b/>
                <w:bCs/>
                <w:lang w:val="en-US"/>
              </w:rPr>
            </w:pPr>
            <w:r w:rsidRPr="007713C6">
              <w:rPr>
                <w:b/>
                <w:bCs/>
              </w:rPr>
              <w:t>Приоритет</w:t>
            </w:r>
          </w:p>
          <w:p w14:paraId="64CD0A9D" w14:textId="699F3BC8" w:rsidR="005301DF" w:rsidRPr="007713C6" w:rsidRDefault="005301DF">
            <w:pPr>
              <w:pStyle w:val="Normalunindented"/>
              <w:jc w:val="center"/>
              <w:rPr>
                <w:b/>
                <w:bCs/>
                <w:lang w:val="en-US"/>
              </w:rPr>
            </w:pPr>
            <w:r w:rsidRPr="007713C6">
              <w:rPr>
                <w:b/>
                <w:bCs/>
                <w:lang w:val="en-US"/>
              </w:rPr>
              <w:t>(</w:t>
            </w:r>
            <w:proofErr w:type="spellStart"/>
            <w:r w:rsidRPr="007713C6">
              <w:rPr>
                <w:b/>
                <w:bCs/>
                <w:lang w:val="en-US"/>
              </w:rPr>
              <w:t>MoSCoW</w:t>
            </w:r>
            <w:proofErr w:type="spellEnd"/>
            <w:r w:rsidRPr="007713C6">
              <w:rPr>
                <w:b/>
                <w:bCs/>
                <w:lang w:val="en-US"/>
              </w:rPr>
              <w:t>)</w:t>
            </w:r>
          </w:p>
        </w:tc>
      </w:tr>
      <w:tr w:rsidR="001616C4" w:rsidRPr="007713C6" w14:paraId="107E1D9D" w14:textId="77777777" w:rsidTr="00812CFC">
        <w:trPr>
          <w:ins w:id="1162" w:author="Vasy Medov" w:date="2026-03-15T19:51:00Z"/>
        </w:trPr>
        <w:tc>
          <w:tcPr>
            <w:tcW w:w="3823" w:type="dxa"/>
          </w:tcPr>
          <w:p w14:paraId="4D1B7148" w14:textId="0DF40263" w:rsidR="001616C4" w:rsidRPr="007713C6" w:rsidRDefault="001616C4" w:rsidP="00664698">
            <w:pPr>
              <w:pStyle w:val="Normalunindented"/>
              <w:jc w:val="center"/>
              <w:rPr>
                <w:ins w:id="1163" w:author="Vasy Medov" w:date="2026-03-15T19:51:00Z"/>
                <w:lang w:val="en-US"/>
              </w:rPr>
            </w:pPr>
            <w:ins w:id="1164" w:author="Vasy Medov" w:date="2026-03-15T19:51:00Z">
              <w:r w:rsidRPr="007713C6">
                <w:rPr>
                  <w:lang w:val="en-US"/>
                </w:rPr>
                <w:t>CP-1</w:t>
              </w:r>
            </w:ins>
          </w:p>
        </w:tc>
        <w:tc>
          <w:tcPr>
            <w:tcW w:w="2126" w:type="dxa"/>
          </w:tcPr>
          <w:p w14:paraId="30D5ADED" w14:textId="473ED600" w:rsidR="001616C4" w:rsidRPr="007713C6" w:rsidRDefault="001616C4">
            <w:pPr>
              <w:pStyle w:val="Normalunindented"/>
              <w:jc w:val="center"/>
              <w:rPr>
                <w:ins w:id="1165" w:author="Vasy Medov" w:date="2026-03-15T19:51:00Z"/>
                <w:lang w:val="en-US"/>
              </w:rPr>
            </w:pPr>
            <w:ins w:id="1166" w:author="Vasy Medov" w:date="2026-03-15T19:52:00Z">
              <w:r w:rsidRPr="007713C6">
                <w:rPr>
                  <w:lang w:val="en-US"/>
                </w:rPr>
                <w:t>M</w:t>
              </w:r>
            </w:ins>
          </w:p>
        </w:tc>
      </w:tr>
      <w:tr w:rsidR="001616C4" w:rsidRPr="007713C6" w14:paraId="709DE9C0" w14:textId="77777777" w:rsidTr="00812CFC">
        <w:trPr>
          <w:ins w:id="1167" w:author="Vasy Medov" w:date="2026-03-15T19:51:00Z"/>
        </w:trPr>
        <w:tc>
          <w:tcPr>
            <w:tcW w:w="3823" w:type="dxa"/>
          </w:tcPr>
          <w:p w14:paraId="5142D292" w14:textId="1A5747A1" w:rsidR="001616C4" w:rsidRPr="007713C6" w:rsidRDefault="001616C4" w:rsidP="00664698">
            <w:pPr>
              <w:pStyle w:val="Normalunindented"/>
              <w:jc w:val="center"/>
              <w:rPr>
                <w:ins w:id="1168" w:author="Vasy Medov" w:date="2026-03-15T19:51:00Z"/>
                <w:lang w:val="en-US"/>
              </w:rPr>
            </w:pPr>
            <w:ins w:id="1169" w:author="Vasy Medov" w:date="2026-03-15T19:51:00Z">
              <w:r w:rsidRPr="007713C6">
                <w:rPr>
                  <w:lang w:val="en-US"/>
                </w:rPr>
                <w:t>CP-2</w:t>
              </w:r>
            </w:ins>
          </w:p>
        </w:tc>
        <w:tc>
          <w:tcPr>
            <w:tcW w:w="2126" w:type="dxa"/>
          </w:tcPr>
          <w:p w14:paraId="0B951045" w14:textId="5B77C7EF" w:rsidR="001616C4" w:rsidRPr="007713C6" w:rsidRDefault="001616C4">
            <w:pPr>
              <w:pStyle w:val="Normalunindented"/>
              <w:jc w:val="center"/>
              <w:rPr>
                <w:ins w:id="1170" w:author="Vasy Medov" w:date="2026-03-15T19:51:00Z"/>
                <w:lang w:val="en-US"/>
              </w:rPr>
            </w:pPr>
            <w:ins w:id="1171" w:author="Vasy Medov" w:date="2026-03-15T19:52:00Z">
              <w:r w:rsidRPr="007713C6">
                <w:rPr>
                  <w:lang w:val="en-US"/>
                </w:rPr>
                <w:t>S</w:t>
              </w:r>
            </w:ins>
          </w:p>
        </w:tc>
      </w:tr>
      <w:tr w:rsidR="001616C4" w:rsidRPr="007713C6" w14:paraId="1E16916D" w14:textId="77777777" w:rsidTr="00812CFC">
        <w:trPr>
          <w:ins w:id="1172" w:author="Vasy Medov" w:date="2026-03-15T19:51:00Z"/>
        </w:trPr>
        <w:tc>
          <w:tcPr>
            <w:tcW w:w="3823" w:type="dxa"/>
          </w:tcPr>
          <w:p w14:paraId="751D5DE9" w14:textId="1E67DD06" w:rsidR="001616C4" w:rsidRPr="007713C6" w:rsidRDefault="001616C4" w:rsidP="00664698">
            <w:pPr>
              <w:pStyle w:val="Normalunindented"/>
              <w:jc w:val="center"/>
              <w:rPr>
                <w:ins w:id="1173" w:author="Vasy Medov" w:date="2026-03-15T19:51:00Z"/>
                <w:lang w:val="en-US"/>
              </w:rPr>
            </w:pPr>
            <w:ins w:id="1174" w:author="Vasy Medov" w:date="2026-03-15T19:51:00Z">
              <w:r w:rsidRPr="007713C6">
                <w:rPr>
                  <w:lang w:val="en-US"/>
                </w:rPr>
                <w:lastRenderedPageBreak/>
                <w:t>CP-3</w:t>
              </w:r>
            </w:ins>
          </w:p>
        </w:tc>
        <w:tc>
          <w:tcPr>
            <w:tcW w:w="2126" w:type="dxa"/>
          </w:tcPr>
          <w:p w14:paraId="02A8BAE5" w14:textId="7EDFD8B8" w:rsidR="001616C4" w:rsidRPr="007713C6" w:rsidRDefault="001616C4">
            <w:pPr>
              <w:pStyle w:val="Normalunindented"/>
              <w:jc w:val="center"/>
              <w:rPr>
                <w:ins w:id="1175" w:author="Vasy Medov" w:date="2026-03-15T19:51:00Z"/>
                <w:lang w:val="en-US"/>
              </w:rPr>
            </w:pPr>
            <w:ins w:id="1176" w:author="Vasy Medov" w:date="2026-03-15T19:54:00Z">
              <w:r w:rsidRPr="007713C6">
                <w:rPr>
                  <w:lang w:val="en-US"/>
                </w:rPr>
                <w:t>C</w:t>
              </w:r>
            </w:ins>
          </w:p>
        </w:tc>
      </w:tr>
      <w:tr w:rsidR="001616C4" w:rsidRPr="007713C6" w14:paraId="622B8CD1" w14:textId="77777777" w:rsidTr="00812CFC">
        <w:trPr>
          <w:ins w:id="1177" w:author="Vasy Medov" w:date="2026-03-15T19:51:00Z"/>
        </w:trPr>
        <w:tc>
          <w:tcPr>
            <w:tcW w:w="3823" w:type="dxa"/>
          </w:tcPr>
          <w:p w14:paraId="497BAD6E" w14:textId="5091B24A" w:rsidR="001616C4" w:rsidRPr="007713C6" w:rsidRDefault="001616C4" w:rsidP="00664698">
            <w:pPr>
              <w:pStyle w:val="Normalunindented"/>
              <w:jc w:val="center"/>
              <w:rPr>
                <w:ins w:id="1178" w:author="Vasy Medov" w:date="2026-03-15T19:51:00Z"/>
                <w:lang w:val="en-US"/>
              </w:rPr>
            </w:pPr>
            <w:ins w:id="1179" w:author="Vasy Medov" w:date="2026-03-15T19:51:00Z">
              <w:r w:rsidRPr="007713C6">
                <w:rPr>
                  <w:lang w:val="en-US"/>
                </w:rPr>
                <w:t>CP-4</w:t>
              </w:r>
            </w:ins>
          </w:p>
        </w:tc>
        <w:tc>
          <w:tcPr>
            <w:tcW w:w="2126" w:type="dxa"/>
          </w:tcPr>
          <w:p w14:paraId="28B92775" w14:textId="449756BD" w:rsidR="001616C4" w:rsidRPr="007713C6" w:rsidRDefault="001616C4">
            <w:pPr>
              <w:pStyle w:val="Normalunindented"/>
              <w:jc w:val="center"/>
              <w:rPr>
                <w:ins w:id="1180" w:author="Vasy Medov" w:date="2026-03-15T19:51:00Z"/>
                <w:lang w:val="en-US"/>
              </w:rPr>
            </w:pPr>
            <w:ins w:id="1181" w:author="Vasy Medov" w:date="2026-03-15T19:52:00Z">
              <w:r w:rsidRPr="007713C6">
                <w:rPr>
                  <w:lang w:val="en-US"/>
                </w:rPr>
                <w:t>M</w:t>
              </w:r>
            </w:ins>
          </w:p>
        </w:tc>
      </w:tr>
      <w:tr w:rsidR="001616C4" w:rsidRPr="007713C6" w14:paraId="4FE58CE6" w14:textId="77777777" w:rsidTr="00812CFC">
        <w:trPr>
          <w:ins w:id="1182" w:author="Vasy Medov" w:date="2026-03-15T19:51:00Z"/>
        </w:trPr>
        <w:tc>
          <w:tcPr>
            <w:tcW w:w="3823" w:type="dxa"/>
          </w:tcPr>
          <w:p w14:paraId="3BC61B8C" w14:textId="3744F0F0" w:rsidR="001616C4" w:rsidRPr="007713C6" w:rsidRDefault="001616C4" w:rsidP="00664698">
            <w:pPr>
              <w:pStyle w:val="Normalunindented"/>
              <w:jc w:val="center"/>
              <w:rPr>
                <w:ins w:id="1183" w:author="Vasy Medov" w:date="2026-03-15T19:51:00Z"/>
                <w:lang w:val="en-US"/>
              </w:rPr>
            </w:pPr>
            <w:ins w:id="1184" w:author="Vasy Medov" w:date="2026-03-15T19:51:00Z">
              <w:r w:rsidRPr="007713C6">
                <w:rPr>
                  <w:lang w:val="en-US"/>
                </w:rPr>
                <w:t>CP-5</w:t>
              </w:r>
            </w:ins>
          </w:p>
        </w:tc>
        <w:tc>
          <w:tcPr>
            <w:tcW w:w="2126" w:type="dxa"/>
          </w:tcPr>
          <w:p w14:paraId="3A1B99BC" w14:textId="373FF51C" w:rsidR="001616C4" w:rsidRPr="007713C6" w:rsidRDefault="001616C4">
            <w:pPr>
              <w:pStyle w:val="Normalunindented"/>
              <w:jc w:val="center"/>
              <w:rPr>
                <w:ins w:id="1185" w:author="Vasy Medov" w:date="2026-03-15T19:51:00Z"/>
                <w:lang w:val="en-US"/>
              </w:rPr>
            </w:pPr>
            <w:ins w:id="1186" w:author="Vasy Medov" w:date="2026-03-15T19:52:00Z">
              <w:r w:rsidRPr="007713C6">
                <w:rPr>
                  <w:lang w:val="en-US"/>
                </w:rPr>
                <w:t>M</w:t>
              </w:r>
            </w:ins>
          </w:p>
        </w:tc>
      </w:tr>
      <w:tr w:rsidR="005301DF" w:rsidRPr="007713C6" w14:paraId="5759E315" w14:textId="77777777" w:rsidTr="00812CFC">
        <w:tc>
          <w:tcPr>
            <w:tcW w:w="3823" w:type="dxa"/>
          </w:tcPr>
          <w:p w14:paraId="7960E8D3" w14:textId="241A593D" w:rsidR="005301DF" w:rsidRPr="007713C6" w:rsidRDefault="005301DF">
            <w:pPr>
              <w:pStyle w:val="Normalunindented"/>
              <w:jc w:val="center"/>
              <w:rPr>
                <w:lang w:val="en-US"/>
              </w:rPr>
              <w:pPrChange w:id="1187" w:author="Vasy Medov" w:date="2026-03-15T19:49:00Z">
                <w:pPr>
                  <w:pStyle w:val="Normalunindented"/>
                  <w:jc w:val="left"/>
                </w:pPr>
              </w:pPrChange>
            </w:pPr>
            <w:r w:rsidRPr="007713C6">
              <w:rPr>
                <w:lang w:val="en-US"/>
              </w:rPr>
              <w:t>US-1</w:t>
            </w:r>
          </w:p>
        </w:tc>
        <w:tc>
          <w:tcPr>
            <w:tcW w:w="2126" w:type="dxa"/>
          </w:tcPr>
          <w:p w14:paraId="15D0DF24" w14:textId="45A33EBA" w:rsidR="005301DF" w:rsidRPr="007713C6" w:rsidRDefault="001616C4">
            <w:pPr>
              <w:pStyle w:val="Normalunindented"/>
              <w:jc w:val="center"/>
              <w:rPr>
                <w:lang w:val="en-US"/>
              </w:rPr>
            </w:pPr>
            <w:ins w:id="1188" w:author="Vasy Medov" w:date="2026-03-15T19:53:00Z">
              <w:r w:rsidRPr="007713C6">
                <w:rPr>
                  <w:lang w:val="en-US"/>
                </w:rPr>
                <w:t>C</w:t>
              </w:r>
            </w:ins>
            <w:del w:id="1189" w:author="Vasy Medov" w:date="2026-03-15T19:52:00Z">
              <w:r w:rsidR="005301DF" w:rsidRPr="007713C6" w:rsidDel="001616C4">
                <w:rPr>
                  <w:lang w:val="en-US"/>
                </w:rPr>
                <w:delText>M</w:delText>
              </w:r>
            </w:del>
          </w:p>
        </w:tc>
      </w:tr>
      <w:tr w:rsidR="005301DF" w:rsidRPr="007713C6" w14:paraId="773933B8" w14:textId="77777777" w:rsidTr="00812CFC">
        <w:tc>
          <w:tcPr>
            <w:tcW w:w="3823" w:type="dxa"/>
          </w:tcPr>
          <w:p w14:paraId="2E6990FE" w14:textId="769721F1" w:rsidR="005301DF" w:rsidRPr="007713C6" w:rsidRDefault="005301DF">
            <w:pPr>
              <w:pStyle w:val="Normalunindented"/>
              <w:jc w:val="center"/>
              <w:rPr>
                <w:lang w:val="en-US"/>
              </w:rPr>
              <w:pPrChange w:id="1190" w:author="Vasy Medov" w:date="2026-03-15T19:49:00Z">
                <w:pPr>
                  <w:pStyle w:val="Normalunindented"/>
                  <w:jc w:val="left"/>
                </w:pPr>
              </w:pPrChange>
            </w:pPr>
            <w:r w:rsidRPr="007713C6">
              <w:rPr>
                <w:lang w:val="en-US"/>
              </w:rPr>
              <w:t>US-2</w:t>
            </w:r>
          </w:p>
        </w:tc>
        <w:tc>
          <w:tcPr>
            <w:tcW w:w="2126" w:type="dxa"/>
          </w:tcPr>
          <w:p w14:paraId="22EC3D7D" w14:textId="267D5BD1" w:rsidR="005301DF" w:rsidRPr="007713C6" w:rsidRDefault="001616C4">
            <w:pPr>
              <w:pStyle w:val="Normalunindented"/>
              <w:jc w:val="center"/>
              <w:rPr>
                <w:lang w:val="en-US"/>
              </w:rPr>
            </w:pPr>
            <w:ins w:id="1191" w:author="Vasy Medov" w:date="2026-03-15T19:52:00Z">
              <w:r w:rsidRPr="007713C6">
                <w:rPr>
                  <w:lang w:val="en-US"/>
                </w:rPr>
                <w:t>S</w:t>
              </w:r>
            </w:ins>
            <w:del w:id="1192" w:author="Vasy Medov" w:date="2026-03-15T19:52:00Z">
              <w:r w:rsidR="005301DF" w:rsidRPr="007713C6" w:rsidDel="001616C4">
                <w:rPr>
                  <w:lang w:val="en-US"/>
                </w:rPr>
                <w:delText>S</w:delText>
              </w:r>
            </w:del>
          </w:p>
        </w:tc>
      </w:tr>
      <w:tr w:rsidR="005301DF" w:rsidRPr="007713C6" w14:paraId="621975EB" w14:textId="77777777" w:rsidTr="00812CFC">
        <w:tc>
          <w:tcPr>
            <w:tcW w:w="3823" w:type="dxa"/>
          </w:tcPr>
          <w:p w14:paraId="68821F4A" w14:textId="097FFCEC" w:rsidR="005301DF" w:rsidRPr="007713C6" w:rsidRDefault="005301DF">
            <w:pPr>
              <w:pStyle w:val="Normalunindented"/>
              <w:jc w:val="center"/>
              <w:rPr>
                <w:lang w:val="en-US"/>
              </w:rPr>
              <w:pPrChange w:id="1193" w:author="Vasy Medov" w:date="2026-03-15T19:49:00Z">
                <w:pPr>
                  <w:pStyle w:val="Normalunindented"/>
                  <w:jc w:val="left"/>
                </w:pPr>
              </w:pPrChange>
            </w:pPr>
            <w:r w:rsidRPr="007713C6">
              <w:rPr>
                <w:lang w:val="en-US"/>
              </w:rPr>
              <w:t>US-3</w:t>
            </w:r>
          </w:p>
        </w:tc>
        <w:tc>
          <w:tcPr>
            <w:tcW w:w="2126" w:type="dxa"/>
          </w:tcPr>
          <w:p w14:paraId="62F7470D" w14:textId="193E6B06" w:rsidR="005301DF" w:rsidRPr="007713C6" w:rsidRDefault="001616C4">
            <w:pPr>
              <w:pStyle w:val="Normalunindented"/>
              <w:jc w:val="center"/>
              <w:rPr>
                <w:lang w:val="en-US"/>
              </w:rPr>
            </w:pPr>
            <w:ins w:id="1194" w:author="Vasy Medov" w:date="2026-03-15T19:52:00Z">
              <w:r w:rsidRPr="007713C6">
                <w:rPr>
                  <w:lang w:val="en-US"/>
                </w:rPr>
                <w:t>M</w:t>
              </w:r>
            </w:ins>
            <w:del w:id="1195" w:author="Vasy Medov" w:date="2026-03-15T19:52:00Z">
              <w:r w:rsidR="005301DF" w:rsidRPr="007713C6" w:rsidDel="001616C4">
                <w:rPr>
                  <w:lang w:val="en-US"/>
                </w:rPr>
                <w:delText>S</w:delText>
              </w:r>
            </w:del>
          </w:p>
        </w:tc>
      </w:tr>
      <w:tr w:rsidR="005301DF" w:rsidRPr="007713C6" w:rsidDel="001616C4" w14:paraId="06040D2A" w14:textId="32CBE68A" w:rsidTr="00812CFC">
        <w:trPr>
          <w:del w:id="1196" w:author="Vasy Medov" w:date="2026-03-15T19:53:00Z"/>
        </w:trPr>
        <w:tc>
          <w:tcPr>
            <w:tcW w:w="3823" w:type="dxa"/>
          </w:tcPr>
          <w:p w14:paraId="05CD9A88" w14:textId="5A5FA07D" w:rsidR="005301DF" w:rsidRPr="007713C6" w:rsidDel="001616C4" w:rsidRDefault="005301DF">
            <w:pPr>
              <w:pStyle w:val="Normalunindented"/>
              <w:jc w:val="center"/>
              <w:rPr>
                <w:del w:id="1197" w:author="Vasy Medov" w:date="2026-03-15T19:53:00Z"/>
                <w:lang w:val="en-US"/>
              </w:rPr>
              <w:pPrChange w:id="1198" w:author="Vasy Medov" w:date="2026-03-15T19:49:00Z">
                <w:pPr>
                  <w:pStyle w:val="Normalunindented"/>
                  <w:jc w:val="left"/>
                </w:pPr>
              </w:pPrChange>
            </w:pPr>
            <w:del w:id="1199" w:author="Vasy Medov" w:date="2026-03-15T19:53:00Z">
              <w:r w:rsidRPr="007713C6" w:rsidDel="001616C4">
                <w:rPr>
                  <w:lang w:val="en-US"/>
                </w:rPr>
                <w:delText>RL-1</w:delText>
              </w:r>
            </w:del>
          </w:p>
        </w:tc>
        <w:tc>
          <w:tcPr>
            <w:tcW w:w="2126" w:type="dxa"/>
          </w:tcPr>
          <w:p w14:paraId="3BAE04EF" w14:textId="1682CBAA" w:rsidR="005301DF" w:rsidRPr="007713C6" w:rsidDel="001616C4" w:rsidRDefault="005301DF">
            <w:pPr>
              <w:pStyle w:val="Normalunindented"/>
              <w:jc w:val="center"/>
              <w:rPr>
                <w:del w:id="1200" w:author="Vasy Medov" w:date="2026-03-15T19:53:00Z"/>
                <w:lang w:val="en-US"/>
              </w:rPr>
            </w:pPr>
            <w:del w:id="1201" w:author="Vasy Medov" w:date="2026-03-15T19:53:00Z">
              <w:r w:rsidRPr="007713C6" w:rsidDel="001616C4">
                <w:rPr>
                  <w:lang w:val="en-US"/>
                </w:rPr>
                <w:delText>M</w:delText>
              </w:r>
            </w:del>
          </w:p>
        </w:tc>
      </w:tr>
      <w:tr w:rsidR="005301DF" w:rsidRPr="007713C6" w:rsidDel="001616C4" w14:paraId="10B7D04E" w14:textId="740DDBA9" w:rsidTr="00812CFC">
        <w:trPr>
          <w:del w:id="1202" w:author="Vasy Medov" w:date="2026-03-15T19:53:00Z"/>
        </w:trPr>
        <w:tc>
          <w:tcPr>
            <w:tcW w:w="3823" w:type="dxa"/>
          </w:tcPr>
          <w:p w14:paraId="6479C8BE" w14:textId="7535E44A" w:rsidR="005301DF" w:rsidRPr="007713C6" w:rsidDel="001616C4" w:rsidRDefault="005301DF">
            <w:pPr>
              <w:pStyle w:val="Normalunindented"/>
              <w:jc w:val="center"/>
              <w:rPr>
                <w:del w:id="1203" w:author="Vasy Medov" w:date="2026-03-15T19:53:00Z"/>
                <w:lang w:val="en-US"/>
              </w:rPr>
              <w:pPrChange w:id="1204" w:author="Vasy Medov" w:date="2026-03-15T19:49:00Z">
                <w:pPr>
                  <w:pStyle w:val="Normalunindented"/>
                  <w:jc w:val="left"/>
                </w:pPr>
              </w:pPrChange>
            </w:pPr>
            <w:del w:id="1205" w:author="Vasy Medov" w:date="2026-03-15T19:53:00Z">
              <w:r w:rsidRPr="007713C6" w:rsidDel="001616C4">
                <w:rPr>
                  <w:lang w:val="en-US"/>
                </w:rPr>
                <w:delText>RL-2</w:delText>
              </w:r>
            </w:del>
          </w:p>
        </w:tc>
        <w:tc>
          <w:tcPr>
            <w:tcW w:w="2126" w:type="dxa"/>
          </w:tcPr>
          <w:p w14:paraId="2F16FB9D" w14:textId="729C5FA3" w:rsidR="005301DF" w:rsidRPr="007713C6" w:rsidDel="001616C4" w:rsidRDefault="005301DF">
            <w:pPr>
              <w:pStyle w:val="Normalunindented"/>
              <w:jc w:val="center"/>
              <w:rPr>
                <w:del w:id="1206" w:author="Vasy Medov" w:date="2026-03-15T19:53:00Z"/>
                <w:lang w:val="en-US"/>
              </w:rPr>
            </w:pPr>
            <w:del w:id="1207" w:author="Vasy Medov" w:date="2026-03-15T19:53:00Z">
              <w:r w:rsidRPr="007713C6" w:rsidDel="001616C4">
                <w:rPr>
                  <w:lang w:val="en-US"/>
                </w:rPr>
                <w:delText>M</w:delText>
              </w:r>
            </w:del>
          </w:p>
        </w:tc>
      </w:tr>
      <w:tr w:rsidR="005301DF" w:rsidRPr="007713C6" w:rsidDel="001616C4" w14:paraId="3088793E" w14:textId="5873B5FE" w:rsidTr="00812CFC">
        <w:trPr>
          <w:del w:id="1208" w:author="Vasy Medov" w:date="2026-03-15T19:53:00Z"/>
        </w:trPr>
        <w:tc>
          <w:tcPr>
            <w:tcW w:w="3823" w:type="dxa"/>
          </w:tcPr>
          <w:p w14:paraId="76BEEBF1" w14:textId="63EF7BFC" w:rsidR="005301DF" w:rsidRPr="007713C6" w:rsidDel="001616C4" w:rsidRDefault="005301DF">
            <w:pPr>
              <w:pStyle w:val="Normalunindented"/>
              <w:jc w:val="center"/>
              <w:rPr>
                <w:del w:id="1209" w:author="Vasy Medov" w:date="2026-03-15T19:53:00Z"/>
                <w:lang w:val="en-US"/>
              </w:rPr>
              <w:pPrChange w:id="1210" w:author="Vasy Medov" w:date="2026-03-15T19:49:00Z">
                <w:pPr>
                  <w:pStyle w:val="Normalunindented"/>
                  <w:jc w:val="left"/>
                </w:pPr>
              </w:pPrChange>
            </w:pPr>
            <w:del w:id="1211" w:author="Vasy Medov" w:date="2026-03-15T19:53:00Z">
              <w:r w:rsidRPr="007713C6" w:rsidDel="001616C4">
                <w:rPr>
                  <w:lang w:val="en-US"/>
                </w:rPr>
                <w:delText>RL-3</w:delText>
              </w:r>
            </w:del>
          </w:p>
        </w:tc>
        <w:tc>
          <w:tcPr>
            <w:tcW w:w="2126" w:type="dxa"/>
          </w:tcPr>
          <w:p w14:paraId="156E71D1" w14:textId="0F26A424" w:rsidR="005301DF" w:rsidRPr="007713C6" w:rsidDel="001616C4" w:rsidRDefault="005301DF">
            <w:pPr>
              <w:pStyle w:val="Normalunindented"/>
              <w:jc w:val="center"/>
              <w:rPr>
                <w:del w:id="1212" w:author="Vasy Medov" w:date="2026-03-15T19:53:00Z"/>
                <w:lang w:val="en-US"/>
              </w:rPr>
            </w:pPr>
            <w:del w:id="1213" w:author="Vasy Medov" w:date="2026-03-15T19:53:00Z">
              <w:r w:rsidRPr="007713C6" w:rsidDel="001616C4">
                <w:rPr>
                  <w:lang w:val="en-US"/>
                </w:rPr>
                <w:delText>M</w:delText>
              </w:r>
            </w:del>
          </w:p>
        </w:tc>
      </w:tr>
      <w:tr w:rsidR="005301DF" w:rsidRPr="007713C6" w:rsidDel="001616C4" w14:paraId="3BD57331" w14:textId="2C09AA7F" w:rsidTr="00812CFC">
        <w:trPr>
          <w:del w:id="1214" w:author="Vasy Medov" w:date="2026-03-15T19:53:00Z"/>
        </w:trPr>
        <w:tc>
          <w:tcPr>
            <w:tcW w:w="3823" w:type="dxa"/>
          </w:tcPr>
          <w:p w14:paraId="7EA01FA7" w14:textId="79A5FC96" w:rsidR="005301DF" w:rsidRPr="007713C6" w:rsidDel="001616C4" w:rsidRDefault="005301DF">
            <w:pPr>
              <w:pStyle w:val="Normalunindented"/>
              <w:jc w:val="center"/>
              <w:rPr>
                <w:del w:id="1215" w:author="Vasy Medov" w:date="2026-03-15T19:53:00Z"/>
                <w:lang w:val="en-US"/>
              </w:rPr>
              <w:pPrChange w:id="1216" w:author="Vasy Medov" w:date="2026-03-15T19:49:00Z">
                <w:pPr>
                  <w:pStyle w:val="Normalunindented"/>
                  <w:jc w:val="left"/>
                </w:pPr>
              </w:pPrChange>
            </w:pPr>
            <w:del w:id="1217" w:author="Vasy Medov" w:date="2026-03-15T19:53:00Z">
              <w:r w:rsidRPr="007713C6" w:rsidDel="001616C4">
                <w:rPr>
                  <w:lang w:val="en-US"/>
                </w:rPr>
                <w:delText>RL-4</w:delText>
              </w:r>
            </w:del>
          </w:p>
        </w:tc>
        <w:tc>
          <w:tcPr>
            <w:tcW w:w="2126" w:type="dxa"/>
          </w:tcPr>
          <w:p w14:paraId="5FEB4B98" w14:textId="4D1B5145" w:rsidR="005301DF" w:rsidRPr="007713C6" w:rsidDel="001616C4" w:rsidRDefault="005301DF">
            <w:pPr>
              <w:pStyle w:val="Normalunindented"/>
              <w:jc w:val="center"/>
              <w:rPr>
                <w:del w:id="1218" w:author="Vasy Medov" w:date="2026-03-15T19:53:00Z"/>
                <w:lang w:val="en-US"/>
              </w:rPr>
            </w:pPr>
            <w:del w:id="1219" w:author="Vasy Medov" w:date="2026-03-15T19:53:00Z">
              <w:r w:rsidRPr="007713C6" w:rsidDel="001616C4">
                <w:rPr>
                  <w:lang w:val="en-US"/>
                </w:rPr>
                <w:delText>M</w:delText>
              </w:r>
            </w:del>
          </w:p>
        </w:tc>
      </w:tr>
      <w:tr w:rsidR="005301DF" w:rsidRPr="007713C6" w14:paraId="6A573863" w14:textId="77777777" w:rsidTr="00812CFC">
        <w:tc>
          <w:tcPr>
            <w:tcW w:w="3823" w:type="dxa"/>
          </w:tcPr>
          <w:p w14:paraId="06B0ED68" w14:textId="7D5C5A9D" w:rsidR="005301DF" w:rsidRPr="007713C6" w:rsidRDefault="005301DF">
            <w:pPr>
              <w:pStyle w:val="Normalunindented"/>
              <w:jc w:val="center"/>
              <w:rPr>
                <w:lang w:val="en-US"/>
              </w:rPr>
              <w:pPrChange w:id="1220" w:author="Vasy Medov" w:date="2026-03-15T19:49:00Z">
                <w:pPr>
                  <w:pStyle w:val="Normalunindented"/>
                  <w:jc w:val="left"/>
                </w:pPr>
              </w:pPrChange>
            </w:pPr>
            <w:r w:rsidRPr="007713C6">
              <w:rPr>
                <w:lang w:val="en-US"/>
              </w:rPr>
              <w:t>PF-1</w:t>
            </w:r>
          </w:p>
        </w:tc>
        <w:tc>
          <w:tcPr>
            <w:tcW w:w="2126" w:type="dxa"/>
          </w:tcPr>
          <w:p w14:paraId="4C9050A6" w14:textId="51B1CF41" w:rsidR="005301DF" w:rsidRPr="007713C6" w:rsidRDefault="001616C4">
            <w:pPr>
              <w:pStyle w:val="Normalunindented"/>
              <w:jc w:val="center"/>
              <w:rPr>
                <w:lang w:val="en-US"/>
              </w:rPr>
            </w:pPr>
            <w:ins w:id="1221" w:author="Vasy Medov" w:date="2026-03-15T19:54:00Z">
              <w:r w:rsidRPr="007713C6">
                <w:rPr>
                  <w:lang w:val="en-US"/>
                </w:rPr>
                <w:t>C</w:t>
              </w:r>
            </w:ins>
            <w:del w:id="1222" w:author="Vasy Medov" w:date="2026-03-15T19:54:00Z">
              <w:r w:rsidR="005301DF" w:rsidRPr="007713C6" w:rsidDel="001616C4">
                <w:rPr>
                  <w:lang w:val="en-US"/>
                </w:rPr>
                <w:delText>S</w:delText>
              </w:r>
            </w:del>
          </w:p>
        </w:tc>
      </w:tr>
      <w:tr w:rsidR="005301DF" w:rsidRPr="007713C6" w14:paraId="1DFFDC65" w14:textId="77777777" w:rsidTr="00812CFC">
        <w:tc>
          <w:tcPr>
            <w:tcW w:w="3823" w:type="dxa"/>
          </w:tcPr>
          <w:p w14:paraId="2F1B173E" w14:textId="634703F0" w:rsidR="005301DF" w:rsidRPr="007713C6" w:rsidRDefault="005301DF">
            <w:pPr>
              <w:pStyle w:val="Normalunindented"/>
              <w:jc w:val="center"/>
              <w:rPr>
                <w:lang w:val="en-US"/>
              </w:rPr>
              <w:pPrChange w:id="1223" w:author="Vasy Medov" w:date="2026-03-15T19:49:00Z">
                <w:pPr>
                  <w:pStyle w:val="Normalunindented"/>
                  <w:jc w:val="left"/>
                </w:pPr>
              </w:pPrChange>
            </w:pPr>
            <w:r w:rsidRPr="007713C6">
              <w:rPr>
                <w:lang w:val="en-US"/>
              </w:rPr>
              <w:t>PF-2</w:t>
            </w:r>
          </w:p>
        </w:tc>
        <w:tc>
          <w:tcPr>
            <w:tcW w:w="2126" w:type="dxa"/>
          </w:tcPr>
          <w:p w14:paraId="3D5760DE" w14:textId="39E8C226" w:rsidR="005301DF" w:rsidRPr="007713C6" w:rsidRDefault="001616C4">
            <w:pPr>
              <w:pStyle w:val="Normalunindented"/>
              <w:jc w:val="center"/>
              <w:rPr>
                <w:lang w:val="en-US"/>
              </w:rPr>
            </w:pPr>
            <w:ins w:id="1224" w:author="Vasy Medov" w:date="2026-03-15T19:53:00Z">
              <w:r w:rsidRPr="007713C6">
                <w:rPr>
                  <w:lang w:val="en-US"/>
                </w:rPr>
                <w:t>M</w:t>
              </w:r>
            </w:ins>
            <w:del w:id="1225" w:author="Vasy Medov" w:date="2026-03-15T19:53:00Z">
              <w:r w:rsidR="005301DF" w:rsidRPr="007713C6" w:rsidDel="001616C4">
                <w:rPr>
                  <w:lang w:val="en-US"/>
                </w:rPr>
                <w:delText>S</w:delText>
              </w:r>
            </w:del>
          </w:p>
        </w:tc>
      </w:tr>
      <w:tr w:rsidR="005301DF" w:rsidRPr="007713C6" w14:paraId="5A2D8976" w14:textId="77777777" w:rsidTr="00812CFC">
        <w:tc>
          <w:tcPr>
            <w:tcW w:w="3823" w:type="dxa"/>
          </w:tcPr>
          <w:p w14:paraId="7BB6DDE3" w14:textId="4D440DA3" w:rsidR="005301DF" w:rsidRPr="007713C6" w:rsidRDefault="005301DF">
            <w:pPr>
              <w:pStyle w:val="Normalunindented"/>
              <w:jc w:val="center"/>
              <w:rPr>
                <w:lang w:val="en-US"/>
              </w:rPr>
              <w:pPrChange w:id="1226" w:author="Vasy Medov" w:date="2026-03-15T19:49:00Z">
                <w:pPr>
                  <w:pStyle w:val="Normalunindented"/>
                  <w:jc w:val="left"/>
                </w:pPr>
              </w:pPrChange>
            </w:pPr>
            <w:r w:rsidRPr="007713C6">
              <w:rPr>
                <w:lang w:val="en-US"/>
              </w:rPr>
              <w:t>PF-3</w:t>
            </w:r>
          </w:p>
        </w:tc>
        <w:tc>
          <w:tcPr>
            <w:tcW w:w="2126" w:type="dxa"/>
          </w:tcPr>
          <w:p w14:paraId="316B4D72" w14:textId="5CFA895F" w:rsidR="005301DF" w:rsidRPr="007713C6" w:rsidRDefault="001616C4">
            <w:pPr>
              <w:pStyle w:val="Normalunindented"/>
              <w:jc w:val="center"/>
              <w:rPr>
                <w:lang w:val="en-US"/>
              </w:rPr>
            </w:pPr>
            <w:ins w:id="1227" w:author="Vasy Medov" w:date="2026-03-15T19:54:00Z">
              <w:r w:rsidRPr="007713C6">
                <w:rPr>
                  <w:lang w:val="en-US"/>
                </w:rPr>
                <w:t>S</w:t>
              </w:r>
            </w:ins>
            <w:del w:id="1228" w:author="Vasy Medov" w:date="2026-03-15T19:54:00Z">
              <w:r w:rsidR="005301DF" w:rsidRPr="007713C6" w:rsidDel="001616C4">
                <w:rPr>
                  <w:lang w:val="en-US"/>
                </w:rPr>
                <w:delText>M</w:delText>
              </w:r>
            </w:del>
          </w:p>
        </w:tc>
      </w:tr>
      <w:tr w:rsidR="001616C4" w:rsidRPr="007713C6" w14:paraId="1963FEE6" w14:textId="77777777" w:rsidTr="00812CFC">
        <w:trPr>
          <w:ins w:id="1229" w:author="Vasy Medov" w:date="2026-03-15T19:53:00Z"/>
        </w:trPr>
        <w:tc>
          <w:tcPr>
            <w:tcW w:w="3823" w:type="dxa"/>
          </w:tcPr>
          <w:p w14:paraId="26BF9659" w14:textId="0A2E61E7" w:rsidR="001616C4" w:rsidRPr="007713C6" w:rsidRDefault="001616C4" w:rsidP="00664698">
            <w:pPr>
              <w:pStyle w:val="Normalunindented"/>
              <w:jc w:val="center"/>
              <w:rPr>
                <w:ins w:id="1230" w:author="Vasy Medov" w:date="2026-03-15T19:53:00Z"/>
                <w:lang w:val="en-US"/>
              </w:rPr>
            </w:pPr>
            <w:ins w:id="1231" w:author="Vasy Medov" w:date="2026-03-15T19:53:00Z">
              <w:r w:rsidRPr="007713C6">
                <w:rPr>
                  <w:lang w:val="en-US"/>
                </w:rPr>
                <w:t>PF-4</w:t>
              </w:r>
            </w:ins>
          </w:p>
        </w:tc>
        <w:tc>
          <w:tcPr>
            <w:tcW w:w="2126" w:type="dxa"/>
          </w:tcPr>
          <w:p w14:paraId="1EF78989" w14:textId="17C3D54F" w:rsidR="001616C4" w:rsidRPr="007713C6" w:rsidRDefault="001616C4">
            <w:pPr>
              <w:pStyle w:val="Normalunindented"/>
              <w:jc w:val="center"/>
              <w:rPr>
                <w:ins w:id="1232" w:author="Vasy Medov" w:date="2026-03-15T19:53:00Z"/>
                <w:lang w:val="en-US"/>
              </w:rPr>
            </w:pPr>
            <w:ins w:id="1233" w:author="Vasy Medov" w:date="2026-03-15T19:55:00Z">
              <w:r w:rsidRPr="007713C6">
                <w:rPr>
                  <w:lang w:val="en-US"/>
                </w:rPr>
                <w:t>S</w:t>
              </w:r>
            </w:ins>
          </w:p>
        </w:tc>
      </w:tr>
      <w:tr w:rsidR="001616C4" w:rsidRPr="007713C6" w14:paraId="61E1D12E" w14:textId="77777777" w:rsidTr="00812CFC">
        <w:trPr>
          <w:ins w:id="1234" w:author="Vasy Medov" w:date="2026-03-15T19:53:00Z"/>
        </w:trPr>
        <w:tc>
          <w:tcPr>
            <w:tcW w:w="3823" w:type="dxa"/>
          </w:tcPr>
          <w:p w14:paraId="2C3684E3" w14:textId="33760A5C" w:rsidR="001616C4" w:rsidRPr="007713C6" w:rsidRDefault="001616C4" w:rsidP="00664698">
            <w:pPr>
              <w:pStyle w:val="Normalunindented"/>
              <w:jc w:val="center"/>
              <w:rPr>
                <w:ins w:id="1235" w:author="Vasy Medov" w:date="2026-03-15T19:53:00Z"/>
                <w:lang w:val="en-US"/>
              </w:rPr>
            </w:pPr>
            <w:ins w:id="1236" w:author="Vasy Medov" w:date="2026-03-15T19:53:00Z">
              <w:r w:rsidRPr="007713C6">
                <w:rPr>
                  <w:lang w:val="en-US"/>
                </w:rPr>
                <w:t>PF-5</w:t>
              </w:r>
            </w:ins>
          </w:p>
        </w:tc>
        <w:tc>
          <w:tcPr>
            <w:tcW w:w="2126" w:type="dxa"/>
          </w:tcPr>
          <w:p w14:paraId="4294CF4F" w14:textId="4AFDCB77" w:rsidR="001616C4" w:rsidRPr="007713C6" w:rsidRDefault="001616C4">
            <w:pPr>
              <w:pStyle w:val="Normalunindented"/>
              <w:jc w:val="center"/>
              <w:rPr>
                <w:ins w:id="1237" w:author="Vasy Medov" w:date="2026-03-15T19:53:00Z"/>
                <w:lang w:val="en-US"/>
              </w:rPr>
            </w:pPr>
            <w:ins w:id="1238" w:author="Vasy Medov" w:date="2026-03-15T19:54:00Z">
              <w:r w:rsidRPr="007713C6">
                <w:rPr>
                  <w:lang w:val="en-US"/>
                </w:rPr>
                <w:t>M</w:t>
              </w:r>
            </w:ins>
          </w:p>
        </w:tc>
      </w:tr>
      <w:tr w:rsidR="001616C4" w:rsidRPr="007713C6" w14:paraId="140FBB9F" w14:textId="77777777" w:rsidTr="00812CFC">
        <w:trPr>
          <w:ins w:id="1239" w:author="Vasy Medov" w:date="2026-03-15T19:53:00Z"/>
        </w:trPr>
        <w:tc>
          <w:tcPr>
            <w:tcW w:w="3823" w:type="dxa"/>
          </w:tcPr>
          <w:p w14:paraId="2F22B67E" w14:textId="1918A8B9" w:rsidR="001616C4" w:rsidRPr="007713C6" w:rsidRDefault="001616C4" w:rsidP="00664698">
            <w:pPr>
              <w:pStyle w:val="Normalunindented"/>
              <w:jc w:val="center"/>
              <w:rPr>
                <w:ins w:id="1240" w:author="Vasy Medov" w:date="2026-03-15T19:53:00Z"/>
                <w:lang w:val="en-US"/>
              </w:rPr>
            </w:pPr>
            <w:ins w:id="1241" w:author="Vasy Medov" w:date="2026-03-15T19:53:00Z">
              <w:r w:rsidRPr="007713C6">
                <w:rPr>
                  <w:lang w:val="en-US"/>
                </w:rPr>
                <w:t>PF-6</w:t>
              </w:r>
            </w:ins>
          </w:p>
        </w:tc>
        <w:tc>
          <w:tcPr>
            <w:tcW w:w="2126" w:type="dxa"/>
          </w:tcPr>
          <w:p w14:paraId="61BFBF03" w14:textId="6D635F9A" w:rsidR="001616C4" w:rsidRPr="007713C6" w:rsidRDefault="001616C4">
            <w:pPr>
              <w:pStyle w:val="Normalunindented"/>
              <w:jc w:val="center"/>
              <w:rPr>
                <w:ins w:id="1242" w:author="Vasy Medov" w:date="2026-03-15T19:53:00Z"/>
                <w:lang w:val="en-US"/>
              </w:rPr>
            </w:pPr>
            <w:ins w:id="1243" w:author="Vasy Medov" w:date="2026-03-15T19:55:00Z">
              <w:r w:rsidRPr="007713C6">
                <w:rPr>
                  <w:lang w:val="en-US"/>
                </w:rPr>
                <w:t>C</w:t>
              </w:r>
            </w:ins>
          </w:p>
        </w:tc>
      </w:tr>
      <w:tr w:rsidR="001616C4" w:rsidRPr="007713C6" w14:paraId="34BF0958" w14:textId="77777777" w:rsidTr="00812CFC">
        <w:trPr>
          <w:ins w:id="1244" w:author="Vasy Medov" w:date="2026-03-15T19:55:00Z"/>
        </w:trPr>
        <w:tc>
          <w:tcPr>
            <w:tcW w:w="3823" w:type="dxa"/>
          </w:tcPr>
          <w:p w14:paraId="2AEE01BB" w14:textId="626AF87A" w:rsidR="001616C4" w:rsidRPr="007713C6" w:rsidRDefault="001616C4" w:rsidP="00664698">
            <w:pPr>
              <w:pStyle w:val="Normalunindented"/>
              <w:jc w:val="center"/>
              <w:rPr>
                <w:ins w:id="1245" w:author="Vasy Medov" w:date="2026-03-15T19:55:00Z"/>
                <w:lang w:val="en-US"/>
              </w:rPr>
            </w:pPr>
            <w:ins w:id="1246" w:author="Vasy Medov" w:date="2026-03-15T19:55:00Z">
              <w:r w:rsidRPr="007713C6">
                <w:rPr>
                  <w:lang w:val="en-US"/>
                </w:rPr>
                <w:t>RL-1</w:t>
              </w:r>
            </w:ins>
          </w:p>
        </w:tc>
        <w:tc>
          <w:tcPr>
            <w:tcW w:w="2126" w:type="dxa"/>
          </w:tcPr>
          <w:p w14:paraId="07C53CED" w14:textId="1587C3B4" w:rsidR="001616C4" w:rsidRPr="007713C6" w:rsidRDefault="001616C4">
            <w:pPr>
              <w:pStyle w:val="Normalunindented"/>
              <w:jc w:val="center"/>
              <w:rPr>
                <w:ins w:id="1247" w:author="Vasy Medov" w:date="2026-03-15T19:55:00Z"/>
                <w:lang w:val="en-US"/>
              </w:rPr>
            </w:pPr>
            <w:ins w:id="1248" w:author="Vasy Medov" w:date="2026-03-15T19:55:00Z">
              <w:r w:rsidRPr="007713C6">
                <w:rPr>
                  <w:lang w:val="en-US"/>
                </w:rPr>
                <w:t>M</w:t>
              </w:r>
            </w:ins>
          </w:p>
        </w:tc>
      </w:tr>
      <w:tr w:rsidR="005301DF" w:rsidRPr="007713C6" w14:paraId="6199EDE3" w14:textId="77777777" w:rsidTr="00812CFC">
        <w:tc>
          <w:tcPr>
            <w:tcW w:w="3823" w:type="dxa"/>
          </w:tcPr>
          <w:p w14:paraId="1FFF677C" w14:textId="5E504092" w:rsidR="005301DF" w:rsidRPr="007713C6" w:rsidRDefault="005301DF">
            <w:pPr>
              <w:pStyle w:val="Normalunindented"/>
              <w:jc w:val="center"/>
              <w:rPr>
                <w:lang w:val="en-US"/>
              </w:rPr>
              <w:pPrChange w:id="1249" w:author="Vasy Medov" w:date="2026-03-15T19:49:00Z">
                <w:pPr>
                  <w:pStyle w:val="Normalunindented"/>
                  <w:jc w:val="left"/>
                </w:pPr>
              </w:pPrChange>
            </w:pPr>
            <w:r w:rsidRPr="007713C6">
              <w:rPr>
                <w:lang w:val="en-US"/>
              </w:rPr>
              <w:t>S</w:t>
            </w:r>
            <w:ins w:id="1250" w:author="Vasy Medov" w:date="2026-03-15T19:56:00Z">
              <w:r w:rsidR="001616C4" w:rsidRPr="007713C6">
                <w:rPr>
                  <w:lang w:val="en-US"/>
                </w:rPr>
                <w:t>R</w:t>
              </w:r>
            </w:ins>
            <w:del w:id="1251" w:author="Vasy Medov" w:date="2026-03-15T19:56:00Z">
              <w:r w:rsidRPr="007713C6" w:rsidDel="001616C4">
                <w:rPr>
                  <w:lang w:val="en-US"/>
                </w:rPr>
                <w:delText>C</w:delText>
              </w:r>
            </w:del>
            <w:r w:rsidRPr="007713C6">
              <w:rPr>
                <w:lang w:val="en-US"/>
              </w:rPr>
              <w:t>-1</w:t>
            </w:r>
          </w:p>
        </w:tc>
        <w:tc>
          <w:tcPr>
            <w:tcW w:w="2126" w:type="dxa"/>
          </w:tcPr>
          <w:p w14:paraId="2431BDF1" w14:textId="66B5B7BC" w:rsidR="005301DF" w:rsidRPr="007713C6" w:rsidRDefault="001616C4">
            <w:pPr>
              <w:pStyle w:val="Normalunindented"/>
              <w:jc w:val="center"/>
              <w:rPr>
                <w:lang w:val="en-US"/>
              </w:rPr>
            </w:pPr>
            <w:ins w:id="1252" w:author="Vasy Medov" w:date="2026-03-15T19:55:00Z">
              <w:r w:rsidRPr="007713C6">
                <w:rPr>
                  <w:lang w:val="en-US"/>
                </w:rPr>
                <w:t>S</w:t>
              </w:r>
            </w:ins>
            <w:del w:id="1253" w:author="Vasy Medov" w:date="2026-03-15T19:55:00Z">
              <w:r w:rsidR="005301DF" w:rsidRPr="007713C6" w:rsidDel="001616C4">
                <w:rPr>
                  <w:lang w:val="en-US"/>
                </w:rPr>
                <w:delText>M</w:delText>
              </w:r>
            </w:del>
          </w:p>
        </w:tc>
      </w:tr>
      <w:tr w:rsidR="005301DF" w:rsidRPr="007713C6" w14:paraId="776CC5CC" w14:textId="77777777" w:rsidTr="00812CFC">
        <w:tc>
          <w:tcPr>
            <w:tcW w:w="3823" w:type="dxa"/>
          </w:tcPr>
          <w:p w14:paraId="6947F966" w14:textId="0315BE0F" w:rsidR="005301DF" w:rsidRPr="007713C6" w:rsidRDefault="005301DF">
            <w:pPr>
              <w:pStyle w:val="Normalunindented"/>
              <w:jc w:val="center"/>
              <w:rPr>
                <w:lang w:val="en-US"/>
              </w:rPr>
              <w:pPrChange w:id="1254" w:author="Vasy Medov" w:date="2026-03-15T19:49:00Z">
                <w:pPr>
                  <w:pStyle w:val="Normalunindented"/>
                  <w:jc w:val="left"/>
                </w:pPr>
              </w:pPrChange>
            </w:pPr>
            <w:r w:rsidRPr="007713C6">
              <w:rPr>
                <w:lang w:val="en-US"/>
              </w:rPr>
              <w:t>S</w:t>
            </w:r>
            <w:ins w:id="1255" w:author="Vasy Medov" w:date="2026-03-15T19:56:00Z">
              <w:r w:rsidR="001616C4" w:rsidRPr="007713C6">
                <w:rPr>
                  <w:lang w:val="en-US"/>
                </w:rPr>
                <w:t>R</w:t>
              </w:r>
            </w:ins>
            <w:del w:id="1256" w:author="Vasy Medov" w:date="2026-03-15T19:56:00Z">
              <w:r w:rsidRPr="007713C6" w:rsidDel="001616C4">
                <w:rPr>
                  <w:lang w:val="en-US"/>
                </w:rPr>
                <w:delText>C</w:delText>
              </w:r>
            </w:del>
            <w:r w:rsidRPr="007713C6">
              <w:rPr>
                <w:lang w:val="en-US"/>
              </w:rPr>
              <w:t>-2</w:t>
            </w:r>
          </w:p>
        </w:tc>
        <w:tc>
          <w:tcPr>
            <w:tcW w:w="2126" w:type="dxa"/>
          </w:tcPr>
          <w:p w14:paraId="0937B964" w14:textId="48E72E1E" w:rsidR="005301DF" w:rsidRPr="007713C6" w:rsidRDefault="001616C4">
            <w:pPr>
              <w:pStyle w:val="Normalunindented"/>
              <w:jc w:val="center"/>
              <w:rPr>
                <w:lang w:val="en-US"/>
              </w:rPr>
            </w:pPr>
            <w:ins w:id="1257" w:author="Vasy Medov" w:date="2026-03-15T19:55:00Z">
              <w:r w:rsidRPr="007713C6">
                <w:rPr>
                  <w:lang w:val="en-US"/>
                </w:rPr>
                <w:t>M</w:t>
              </w:r>
            </w:ins>
            <w:del w:id="1258" w:author="Vasy Medov" w:date="2026-03-15T19:55:00Z">
              <w:r w:rsidR="005301DF" w:rsidRPr="007713C6" w:rsidDel="001616C4">
                <w:rPr>
                  <w:lang w:val="en-US"/>
                </w:rPr>
                <w:delText>M</w:delText>
              </w:r>
            </w:del>
          </w:p>
        </w:tc>
      </w:tr>
      <w:tr w:rsidR="005301DF" w:rsidRPr="007713C6" w14:paraId="7C0EEC81" w14:textId="77777777" w:rsidTr="00812CFC">
        <w:tc>
          <w:tcPr>
            <w:tcW w:w="3823" w:type="dxa"/>
          </w:tcPr>
          <w:p w14:paraId="4D5C4037" w14:textId="0F4905B2" w:rsidR="005301DF" w:rsidRPr="007713C6" w:rsidRDefault="005301DF">
            <w:pPr>
              <w:pStyle w:val="Normalunindented"/>
              <w:jc w:val="center"/>
              <w:rPr>
                <w:lang w:val="en-US"/>
              </w:rPr>
              <w:pPrChange w:id="1259" w:author="Vasy Medov" w:date="2026-03-15T19:49:00Z">
                <w:pPr>
                  <w:pStyle w:val="Normalunindented"/>
                  <w:jc w:val="left"/>
                </w:pPr>
              </w:pPrChange>
            </w:pPr>
            <w:r w:rsidRPr="007713C6">
              <w:rPr>
                <w:lang w:val="en-US"/>
              </w:rPr>
              <w:t>S</w:t>
            </w:r>
            <w:ins w:id="1260" w:author="Vasy Medov" w:date="2026-03-15T19:56:00Z">
              <w:r w:rsidR="001616C4" w:rsidRPr="007713C6">
                <w:rPr>
                  <w:lang w:val="en-US"/>
                </w:rPr>
                <w:t>R</w:t>
              </w:r>
            </w:ins>
            <w:del w:id="1261" w:author="Vasy Medov" w:date="2026-03-15T19:56:00Z">
              <w:r w:rsidRPr="007713C6" w:rsidDel="001616C4">
                <w:rPr>
                  <w:lang w:val="en-US"/>
                </w:rPr>
                <w:delText>C</w:delText>
              </w:r>
            </w:del>
            <w:r w:rsidRPr="007713C6">
              <w:rPr>
                <w:lang w:val="en-US"/>
              </w:rPr>
              <w:t>-3</w:t>
            </w:r>
          </w:p>
        </w:tc>
        <w:tc>
          <w:tcPr>
            <w:tcW w:w="2126" w:type="dxa"/>
          </w:tcPr>
          <w:p w14:paraId="6718569E" w14:textId="5B7B0B13" w:rsidR="005301DF" w:rsidRPr="007713C6" w:rsidRDefault="001616C4">
            <w:pPr>
              <w:pStyle w:val="Normalunindented"/>
              <w:jc w:val="center"/>
              <w:rPr>
                <w:lang w:val="en-US"/>
              </w:rPr>
            </w:pPr>
            <w:ins w:id="1262" w:author="Vasy Medov" w:date="2026-03-15T19:55:00Z">
              <w:r w:rsidRPr="007713C6">
                <w:rPr>
                  <w:lang w:val="en-US"/>
                </w:rPr>
                <w:t>M</w:t>
              </w:r>
            </w:ins>
            <w:del w:id="1263" w:author="Vasy Medov" w:date="2026-03-15T19:55:00Z">
              <w:r w:rsidR="005301DF" w:rsidRPr="007713C6" w:rsidDel="001616C4">
                <w:rPr>
                  <w:lang w:val="en-US"/>
                </w:rPr>
                <w:delText>S</w:delText>
              </w:r>
            </w:del>
          </w:p>
        </w:tc>
      </w:tr>
      <w:tr w:rsidR="001616C4" w:rsidRPr="007713C6" w14:paraId="7048A010" w14:textId="77777777" w:rsidTr="00812CFC">
        <w:trPr>
          <w:ins w:id="1264" w:author="Vasy Medov" w:date="2026-03-15T19:56:00Z"/>
        </w:trPr>
        <w:tc>
          <w:tcPr>
            <w:tcW w:w="3823" w:type="dxa"/>
          </w:tcPr>
          <w:p w14:paraId="3C251E31" w14:textId="3B9C61AF" w:rsidR="001616C4" w:rsidRPr="007713C6" w:rsidRDefault="001616C4" w:rsidP="00664698">
            <w:pPr>
              <w:pStyle w:val="Normalunindented"/>
              <w:jc w:val="center"/>
              <w:rPr>
                <w:ins w:id="1265" w:author="Vasy Medov" w:date="2026-03-15T19:56:00Z"/>
                <w:lang w:val="en-US"/>
              </w:rPr>
            </w:pPr>
            <w:ins w:id="1266" w:author="Vasy Medov" w:date="2026-03-15T19:56:00Z">
              <w:r w:rsidRPr="007713C6">
                <w:rPr>
                  <w:lang w:val="en-US"/>
                </w:rPr>
                <w:t>SL-1</w:t>
              </w:r>
            </w:ins>
          </w:p>
        </w:tc>
        <w:tc>
          <w:tcPr>
            <w:tcW w:w="2126" w:type="dxa"/>
          </w:tcPr>
          <w:p w14:paraId="77040534" w14:textId="67F4B997" w:rsidR="001616C4" w:rsidRPr="007713C6" w:rsidRDefault="001616C4">
            <w:pPr>
              <w:pStyle w:val="Normalunindented"/>
              <w:jc w:val="center"/>
              <w:rPr>
                <w:ins w:id="1267" w:author="Vasy Medov" w:date="2026-03-15T19:56:00Z"/>
                <w:lang w:val="en-US"/>
              </w:rPr>
            </w:pPr>
            <w:ins w:id="1268" w:author="Vasy Medov" w:date="2026-03-15T19:57:00Z">
              <w:r w:rsidRPr="007713C6">
                <w:rPr>
                  <w:lang w:val="en-US"/>
                </w:rPr>
                <w:t>S</w:t>
              </w:r>
            </w:ins>
          </w:p>
        </w:tc>
      </w:tr>
      <w:tr w:rsidR="001616C4" w:rsidRPr="007713C6" w14:paraId="382282B0" w14:textId="77777777" w:rsidTr="00812CFC">
        <w:trPr>
          <w:ins w:id="1269" w:author="Vasy Medov" w:date="2026-03-15T19:56:00Z"/>
        </w:trPr>
        <w:tc>
          <w:tcPr>
            <w:tcW w:w="3823" w:type="dxa"/>
          </w:tcPr>
          <w:p w14:paraId="2D316F8A" w14:textId="28831FEB" w:rsidR="001616C4" w:rsidRPr="007713C6" w:rsidRDefault="001616C4" w:rsidP="00664698">
            <w:pPr>
              <w:pStyle w:val="Normalunindented"/>
              <w:jc w:val="center"/>
              <w:rPr>
                <w:ins w:id="1270" w:author="Vasy Medov" w:date="2026-03-15T19:56:00Z"/>
                <w:lang w:val="en-US"/>
              </w:rPr>
            </w:pPr>
            <w:ins w:id="1271" w:author="Vasy Medov" w:date="2026-03-15T19:56:00Z">
              <w:r w:rsidRPr="007713C6">
                <w:rPr>
                  <w:lang w:val="en-US"/>
                </w:rPr>
                <w:t>SL-2</w:t>
              </w:r>
            </w:ins>
          </w:p>
        </w:tc>
        <w:tc>
          <w:tcPr>
            <w:tcW w:w="2126" w:type="dxa"/>
          </w:tcPr>
          <w:p w14:paraId="5C90BFFF" w14:textId="4BE5E582" w:rsidR="001616C4" w:rsidRPr="007713C6" w:rsidRDefault="001616C4">
            <w:pPr>
              <w:pStyle w:val="Normalunindented"/>
              <w:jc w:val="center"/>
              <w:rPr>
                <w:ins w:id="1272" w:author="Vasy Medov" w:date="2026-03-15T19:56:00Z"/>
                <w:lang w:val="en-US"/>
              </w:rPr>
            </w:pPr>
            <w:ins w:id="1273" w:author="Vasy Medov" w:date="2026-03-15T19:57:00Z">
              <w:r w:rsidRPr="007713C6">
                <w:rPr>
                  <w:lang w:val="en-US"/>
                </w:rPr>
                <w:t>M</w:t>
              </w:r>
            </w:ins>
          </w:p>
        </w:tc>
      </w:tr>
      <w:tr w:rsidR="001616C4" w:rsidRPr="007713C6" w14:paraId="5C226625" w14:textId="77777777" w:rsidTr="00812CFC">
        <w:trPr>
          <w:ins w:id="1274" w:author="Vasy Medov" w:date="2026-03-15T19:56:00Z"/>
        </w:trPr>
        <w:tc>
          <w:tcPr>
            <w:tcW w:w="3823" w:type="dxa"/>
          </w:tcPr>
          <w:p w14:paraId="1EFC66BE" w14:textId="6230E934" w:rsidR="001616C4" w:rsidRPr="007713C6" w:rsidRDefault="001616C4" w:rsidP="00664698">
            <w:pPr>
              <w:pStyle w:val="Normalunindented"/>
              <w:jc w:val="center"/>
              <w:rPr>
                <w:ins w:id="1275" w:author="Vasy Medov" w:date="2026-03-15T19:56:00Z"/>
                <w:lang w:val="en-US"/>
              </w:rPr>
            </w:pPr>
            <w:ins w:id="1276" w:author="Vasy Medov" w:date="2026-03-15T19:56:00Z">
              <w:r w:rsidRPr="007713C6">
                <w:rPr>
                  <w:lang w:val="en-US"/>
                </w:rPr>
                <w:t>SL-3</w:t>
              </w:r>
            </w:ins>
          </w:p>
        </w:tc>
        <w:tc>
          <w:tcPr>
            <w:tcW w:w="2126" w:type="dxa"/>
          </w:tcPr>
          <w:p w14:paraId="53FE4177" w14:textId="589961FC" w:rsidR="001616C4" w:rsidRPr="007713C6" w:rsidRDefault="001616C4">
            <w:pPr>
              <w:pStyle w:val="Normalunindented"/>
              <w:jc w:val="center"/>
              <w:rPr>
                <w:ins w:id="1277" w:author="Vasy Medov" w:date="2026-03-15T19:56:00Z"/>
                <w:lang w:val="en-US"/>
              </w:rPr>
            </w:pPr>
            <w:ins w:id="1278" w:author="Vasy Medov" w:date="2026-03-15T19:57:00Z">
              <w:r w:rsidRPr="007713C6">
                <w:rPr>
                  <w:lang w:val="en-US"/>
                </w:rPr>
                <w:t>C</w:t>
              </w:r>
            </w:ins>
          </w:p>
        </w:tc>
      </w:tr>
      <w:tr w:rsidR="005301DF" w:rsidRPr="007713C6" w14:paraId="4B5C3948" w14:textId="77777777" w:rsidTr="00812CFC">
        <w:tc>
          <w:tcPr>
            <w:tcW w:w="3823" w:type="dxa"/>
          </w:tcPr>
          <w:p w14:paraId="6393FF75" w14:textId="64CC5657" w:rsidR="005301DF" w:rsidRPr="007713C6" w:rsidRDefault="005301DF">
            <w:pPr>
              <w:pStyle w:val="Normalunindented"/>
              <w:jc w:val="center"/>
              <w:rPr>
                <w:lang w:val="en-US"/>
              </w:rPr>
              <w:pPrChange w:id="1279" w:author="Vasy Medov" w:date="2026-03-15T19:49:00Z">
                <w:pPr>
                  <w:pStyle w:val="Normalunindented"/>
                  <w:jc w:val="left"/>
                </w:pPr>
              </w:pPrChange>
            </w:pPr>
            <w:r w:rsidRPr="007713C6">
              <w:rPr>
                <w:lang w:val="en-US"/>
              </w:rPr>
              <w:t>MT-1</w:t>
            </w:r>
          </w:p>
        </w:tc>
        <w:tc>
          <w:tcPr>
            <w:tcW w:w="2126" w:type="dxa"/>
          </w:tcPr>
          <w:p w14:paraId="3FBC093D" w14:textId="65F0CF9E" w:rsidR="005301DF" w:rsidRPr="007713C6" w:rsidRDefault="005301DF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C</w:t>
            </w:r>
          </w:p>
        </w:tc>
      </w:tr>
      <w:tr w:rsidR="005301DF" w:rsidRPr="007713C6" w14:paraId="107615E0" w14:textId="77777777" w:rsidTr="00812CFC">
        <w:tc>
          <w:tcPr>
            <w:tcW w:w="3823" w:type="dxa"/>
          </w:tcPr>
          <w:p w14:paraId="2C0E60DD" w14:textId="70AA9A09" w:rsidR="005301DF" w:rsidRPr="007713C6" w:rsidRDefault="005301DF">
            <w:pPr>
              <w:pStyle w:val="Normalunindented"/>
              <w:jc w:val="center"/>
              <w:rPr>
                <w:lang w:val="en-US"/>
              </w:rPr>
              <w:pPrChange w:id="1280" w:author="Vasy Medov" w:date="2026-03-15T19:49:00Z">
                <w:pPr>
                  <w:pStyle w:val="Normalunindented"/>
                  <w:jc w:val="left"/>
                </w:pPr>
              </w:pPrChange>
            </w:pPr>
            <w:r w:rsidRPr="007713C6">
              <w:rPr>
                <w:lang w:val="en-US"/>
              </w:rPr>
              <w:t>MT-2</w:t>
            </w:r>
          </w:p>
        </w:tc>
        <w:tc>
          <w:tcPr>
            <w:tcW w:w="2126" w:type="dxa"/>
          </w:tcPr>
          <w:p w14:paraId="3EA6D2BB" w14:textId="51702E80" w:rsidR="005301DF" w:rsidRPr="007713C6" w:rsidRDefault="005301DF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S</w:t>
            </w:r>
          </w:p>
        </w:tc>
      </w:tr>
      <w:tr w:rsidR="005301DF" w:rsidRPr="007713C6" w14:paraId="7D0147B0" w14:textId="77777777" w:rsidTr="00812CFC">
        <w:tc>
          <w:tcPr>
            <w:tcW w:w="3823" w:type="dxa"/>
          </w:tcPr>
          <w:p w14:paraId="59C4DFF8" w14:textId="76C4CE20" w:rsidR="005301DF" w:rsidRPr="007713C6" w:rsidRDefault="005301DF">
            <w:pPr>
              <w:pStyle w:val="Normalunindented"/>
              <w:jc w:val="center"/>
              <w:rPr>
                <w:lang w:val="en-US"/>
              </w:rPr>
              <w:pPrChange w:id="1281" w:author="Vasy Medov" w:date="2026-03-15T19:49:00Z">
                <w:pPr>
                  <w:pStyle w:val="Normalunindented"/>
                  <w:jc w:val="left"/>
                </w:pPr>
              </w:pPrChange>
            </w:pPr>
            <w:r w:rsidRPr="007713C6">
              <w:rPr>
                <w:lang w:val="en-US"/>
              </w:rPr>
              <w:t>OB-1</w:t>
            </w:r>
          </w:p>
        </w:tc>
        <w:tc>
          <w:tcPr>
            <w:tcW w:w="2126" w:type="dxa"/>
          </w:tcPr>
          <w:p w14:paraId="70D123B4" w14:textId="73FD1241" w:rsidR="005301DF" w:rsidRPr="007713C6" w:rsidRDefault="005301DF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S</w:t>
            </w:r>
          </w:p>
        </w:tc>
      </w:tr>
      <w:tr w:rsidR="005301DF" w:rsidRPr="007713C6" w14:paraId="1CF8A36B" w14:textId="77777777" w:rsidTr="00812CFC">
        <w:tc>
          <w:tcPr>
            <w:tcW w:w="3823" w:type="dxa"/>
          </w:tcPr>
          <w:p w14:paraId="352823DF" w14:textId="1C47FDAA" w:rsidR="005301DF" w:rsidRPr="007713C6" w:rsidRDefault="005301DF">
            <w:pPr>
              <w:pStyle w:val="Normalunindented"/>
              <w:jc w:val="center"/>
              <w:rPr>
                <w:lang w:val="en-US"/>
              </w:rPr>
              <w:pPrChange w:id="1282" w:author="Vasy Medov" w:date="2026-03-15T19:49:00Z">
                <w:pPr>
                  <w:pStyle w:val="Normalunindented"/>
                  <w:jc w:val="left"/>
                </w:pPr>
              </w:pPrChange>
            </w:pPr>
            <w:r w:rsidRPr="007713C6">
              <w:rPr>
                <w:lang w:val="en-US"/>
              </w:rPr>
              <w:t>OB-2</w:t>
            </w:r>
          </w:p>
        </w:tc>
        <w:tc>
          <w:tcPr>
            <w:tcW w:w="2126" w:type="dxa"/>
          </w:tcPr>
          <w:p w14:paraId="5FF50271" w14:textId="4EB2463E" w:rsidR="005301DF" w:rsidRPr="007713C6" w:rsidRDefault="005301DF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C</w:t>
            </w:r>
          </w:p>
        </w:tc>
      </w:tr>
      <w:tr w:rsidR="005301DF" w:rsidRPr="007713C6" w14:paraId="04821841" w14:textId="77777777" w:rsidTr="00812CFC">
        <w:tc>
          <w:tcPr>
            <w:tcW w:w="3823" w:type="dxa"/>
          </w:tcPr>
          <w:p w14:paraId="1D31E5A1" w14:textId="0EB58A76" w:rsidR="005301DF" w:rsidRPr="007713C6" w:rsidRDefault="005301DF">
            <w:pPr>
              <w:pStyle w:val="Normalunindented"/>
              <w:jc w:val="center"/>
              <w:rPr>
                <w:lang w:val="en-US"/>
              </w:rPr>
              <w:pPrChange w:id="1283" w:author="Vasy Medov" w:date="2026-03-15T19:49:00Z">
                <w:pPr>
                  <w:pStyle w:val="Normalunindented"/>
                  <w:jc w:val="left"/>
                </w:pPr>
              </w:pPrChange>
            </w:pPr>
            <w:r w:rsidRPr="007713C6">
              <w:rPr>
                <w:lang w:val="en-US"/>
              </w:rPr>
              <w:t>CM-1</w:t>
            </w:r>
          </w:p>
        </w:tc>
        <w:tc>
          <w:tcPr>
            <w:tcW w:w="2126" w:type="dxa"/>
          </w:tcPr>
          <w:p w14:paraId="1E430E42" w14:textId="709AE739" w:rsidR="005301DF" w:rsidRPr="007713C6" w:rsidRDefault="005301DF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M</w:t>
            </w:r>
          </w:p>
        </w:tc>
      </w:tr>
      <w:tr w:rsidR="005301DF" w:rsidRPr="007713C6" w14:paraId="3331EF9C" w14:textId="77777777" w:rsidTr="00812CFC">
        <w:tc>
          <w:tcPr>
            <w:tcW w:w="3823" w:type="dxa"/>
          </w:tcPr>
          <w:p w14:paraId="0336FB10" w14:textId="15B258A9" w:rsidR="005301DF" w:rsidRPr="007713C6" w:rsidRDefault="005301DF">
            <w:pPr>
              <w:pStyle w:val="Normalunindented"/>
              <w:jc w:val="center"/>
              <w:rPr>
                <w:lang w:val="en-US"/>
              </w:rPr>
              <w:pPrChange w:id="1284" w:author="Vasy Medov" w:date="2026-03-15T19:49:00Z">
                <w:pPr>
                  <w:pStyle w:val="Normalunindented"/>
                  <w:jc w:val="left"/>
                </w:pPr>
              </w:pPrChange>
            </w:pPr>
            <w:r w:rsidRPr="007713C6">
              <w:rPr>
                <w:lang w:val="en-US"/>
              </w:rPr>
              <w:lastRenderedPageBreak/>
              <w:t>CM-2</w:t>
            </w:r>
          </w:p>
        </w:tc>
        <w:tc>
          <w:tcPr>
            <w:tcW w:w="2126" w:type="dxa"/>
          </w:tcPr>
          <w:p w14:paraId="6F4A33FB" w14:textId="33F24702" w:rsidR="005301DF" w:rsidRPr="007713C6" w:rsidRDefault="005301DF">
            <w:pPr>
              <w:pStyle w:val="Normalunindented"/>
              <w:jc w:val="center"/>
              <w:rPr>
                <w:lang w:val="en-US"/>
              </w:rPr>
            </w:pPr>
            <w:r w:rsidRPr="007713C6">
              <w:rPr>
                <w:lang w:val="en-US"/>
              </w:rPr>
              <w:t>M</w:t>
            </w:r>
          </w:p>
        </w:tc>
      </w:tr>
    </w:tbl>
    <w:p w14:paraId="2379D97E" w14:textId="77777777" w:rsidR="00CB1133" w:rsidRPr="007713C6" w:rsidRDefault="00CB1133" w:rsidP="00CB1133">
      <w:pPr>
        <w:pStyle w:val="1"/>
        <w:rPr>
          <w:ins w:id="1285" w:author="Vasy Medov" w:date="2026-03-16T13:32:00Z"/>
          <w:color w:val="000000" w:themeColor="text1"/>
          <w:lang w:val="ru-RU"/>
        </w:rPr>
      </w:pPr>
      <w:bookmarkStart w:id="1286" w:name="_Toc224493586"/>
      <w:ins w:id="1287" w:author="Vasy Medov" w:date="2026-03-16T13:32:00Z">
        <w:r w:rsidRPr="007713C6">
          <w:rPr>
            <w:bCs/>
            <w:color w:val="000000" w:themeColor="text1"/>
          </w:rPr>
          <w:t>Assumptions and Constraints</w:t>
        </w:r>
      </w:ins>
    </w:p>
    <w:p w14:paraId="23B487F3" w14:textId="7A04D6AC" w:rsidR="00B30BB4" w:rsidRDefault="00B30BB4">
      <w:pPr>
        <w:pStyle w:val="Normalunindented"/>
        <w:rPr>
          <w:highlight w:val="yellow"/>
        </w:rPr>
      </w:pPr>
      <w:r w:rsidRPr="00B30BB4">
        <w:rPr>
          <w:highlight w:val="yellow"/>
        </w:rPr>
        <w:t>Таблица рисков – как</w:t>
      </w:r>
      <w:r>
        <w:rPr>
          <w:highlight w:val="yellow"/>
        </w:rPr>
        <w:t xml:space="preserve"> </w:t>
      </w:r>
      <w:r w:rsidRPr="00B30BB4">
        <w:rPr>
          <w:highlight w:val="yellow"/>
        </w:rPr>
        <w:t>инструкция, что делать если эта проблема возникнет</w:t>
      </w:r>
      <w:r>
        <w:rPr>
          <w:highlight w:val="yellow"/>
        </w:rPr>
        <w:t xml:space="preserve"> в процессе разработки</w:t>
      </w:r>
    </w:p>
    <w:p w14:paraId="11720F9F" w14:textId="77777777" w:rsidR="00910944" w:rsidRDefault="00B30BB4" w:rsidP="00B30BB4">
      <w:pPr>
        <w:pStyle w:val="Normalunindented"/>
        <w:rPr>
          <w:highlight w:val="yellow"/>
        </w:rPr>
      </w:pPr>
      <w:r>
        <w:rPr>
          <w:highlight w:val="yellow"/>
        </w:rPr>
        <w:t xml:space="preserve">Я описал в принципе сложные вопросы </w:t>
      </w:r>
      <w:r w:rsidR="009E703B">
        <w:rPr>
          <w:highlight w:val="yellow"/>
        </w:rPr>
        <w:t>– не нужно</w:t>
      </w:r>
    </w:p>
    <w:p w14:paraId="2AC1CEFD" w14:textId="5A6CC480" w:rsidR="00B30BB4" w:rsidRPr="007713C6" w:rsidRDefault="00910944" w:rsidP="00B30BB4">
      <w:pPr>
        <w:pStyle w:val="Normalunindented"/>
      </w:pPr>
      <w:r>
        <w:rPr>
          <w:highlight w:val="yellow"/>
        </w:rPr>
        <w:t>Можно добавить стабильность</w:t>
      </w:r>
      <w:r w:rsidR="00D05661">
        <w:rPr>
          <w:highlight w:val="yellow"/>
        </w:rPr>
        <w:t xml:space="preserve"> и аргументацию</w:t>
      </w:r>
      <w:r w:rsidR="00B30BB4">
        <w:rPr>
          <w:highlight w:val="yellow"/>
        </w:rPr>
        <w:t>.</w:t>
      </w:r>
      <w:del w:id="1288" w:author="Vasy Medov" w:date="2026-03-16T13:32:00Z">
        <w:r w:rsidR="00B37C91" w:rsidRPr="00B30BB4" w:rsidDel="00CB1133">
          <w:rPr>
            <w:highlight w:val="yellow"/>
          </w:rPr>
          <w:delText>Risks</w:delText>
        </w:r>
        <w:r w:rsidR="00DD2E92" w:rsidRPr="00B30BB4" w:rsidDel="00CB1133">
          <w:rPr>
            <w:highlight w:val="yellow"/>
          </w:rPr>
          <w:delText xml:space="preserve"> </w:delText>
        </w:r>
      </w:del>
      <w:del w:id="1289" w:author="Vasy Medov" w:date="2026-03-17T23:06:00Z">
        <w:r w:rsidR="00DD2E92" w:rsidRPr="00B30BB4" w:rsidDel="00BE6C61">
          <w:rPr>
            <w:highlight w:val="yellow"/>
          </w:rPr>
          <w:delText xml:space="preserve">– </w:delText>
        </w:r>
        <w:r w:rsidR="005301DF" w:rsidRPr="00B30BB4" w:rsidDel="00BE6C61">
          <w:rPr>
            <w:highlight w:val="yellow"/>
          </w:rPr>
          <w:delText>до</w:delText>
        </w:r>
        <w:r w:rsidR="00DD2E92" w:rsidRPr="00B30BB4" w:rsidDel="00BE6C61">
          <w:rPr>
            <w:highlight w:val="yellow"/>
          </w:rPr>
          <w:delText xml:space="preserve"> начала разработки. Без поддержки</w:delText>
        </w:r>
      </w:del>
      <w:bookmarkStart w:id="1290" w:name="_Toc439994695"/>
      <w:bookmarkEnd w:id="1286"/>
    </w:p>
    <w:tbl>
      <w:tblPr>
        <w:tblStyle w:val="ad"/>
        <w:tblW w:w="10485" w:type="dxa"/>
        <w:tblLayout w:type="fixed"/>
        <w:tblLook w:val="04A0" w:firstRow="1" w:lastRow="0" w:firstColumn="1" w:lastColumn="0" w:noHBand="0" w:noVBand="1"/>
        <w:tblPrChange w:id="1291" w:author="Vasy Medov" w:date="2026-03-16T20:05:00Z">
          <w:tblPr>
            <w:tblStyle w:val="ad"/>
            <w:tblW w:w="10201" w:type="dxa"/>
            <w:tblLook w:val="04A0" w:firstRow="1" w:lastRow="0" w:firstColumn="1" w:lastColumn="0" w:noHBand="0" w:noVBand="1"/>
          </w:tblPr>
        </w:tblPrChange>
      </w:tblPr>
      <w:tblGrid>
        <w:gridCol w:w="3256"/>
        <w:gridCol w:w="1638"/>
        <w:gridCol w:w="1497"/>
        <w:gridCol w:w="4094"/>
        <w:tblGridChange w:id="1292">
          <w:tblGrid>
            <w:gridCol w:w="3256"/>
            <w:gridCol w:w="344"/>
            <w:gridCol w:w="1294"/>
            <w:gridCol w:w="225"/>
            <w:gridCol w:w="1272"/>
            <w:gridCol w:w="225"/>
            <w:gridCol w:w="3585"/>
            <w:gridCol w:w="284"/>
          </w:tblGrid>
        </w:tblGridChange>
      </w:tblGrid>
      <w:tr w:rsidR="00A943A9" w:rsidRPr="007713C6" w14:paraId="5AECCD8F" w14:textId="77777777" w:rsidTr="001206A3">
        <w:trPr>
          <w:trPrChange w:id="1293" w:author="Vasy Medov" w:date="2026-03-16T20:05:00Z">
            <w:trPr>
              <w:gridAfter w:val="0"/>
            </w:trPr>
          </w:trPrChange>
        </w:trPr>
        <w:tc>
          <w:tcPr>
            <w:tcW w:w="3256" w:type="dxa"/>
            <w:vAlign w:val="center"/>
            <w:tcPrChange w:id="1294" w:author="Vasy Medov" w:date="2026-03-16T20:05:00Z">
              <w:tcPr>
                <w:tcW w:w="3681" w:type="dxa"/>
                <w:gridSpan w:val="2"/>
                <w:vAlign w:val="center"/>
              </w:tcPr>
            </w:tcPrChange>
          </w:tcPr>
          <w:p w14:paraId="42BDA3E1" w14:textId="43F80CAE" w:rsidR="006310D1" w:rsidRPr="007713C6" w:rsidRDefault="006310D1" w:rsidP="00CB1133">
            <w:pPr>
              <w:pStyle w:val="Normalunindented"/>
              <w:jc w:val="center"/>
            </w:pPr>
            <w:r w:rsidRPr="007713C6">
              <w:t>Риск</w:t>
            </w:r>
          </w:p>
        </w:tc>
        <w:tc>
          <w:tcPr>
            <w:tcW w:w="1638" w:type="dxa"/>
            <w:vAlign w:val="center"/>
            <w:tcPrChange w:id="1295" w:author="Vasy Medov" w:date="2026-03-16T20:05:00Z">
              <w:tcPr>
                <w:tcW w:w="1259" w:type="dxa"/>
                <w:gridSpan w:val="2"/>
                <w:vAlign w:val="center"/>
              </w:tcPr>
            </w:tcPrChange>
          </w:tcPr>
          <w:p w14:paraId="46FCDB97" w14:textId="77777777" w:rsidR="006310D1" w:rsidRPr="007713C6" w:rsidRDefault="006310D1" w:rsidP="00CB1133">
            <w:pPr>
              <w:pStyle w:val="Normalunindented"/>
              <w:jc w:val="center"/>
            </w:pPr>
            <w:r w:rsidRPr="007713C6">
              <w:t>Вероятность</w:t>
            </w:r>
          </w:p>
          <w:p w14:paraId="0044BFF7" w14:textId="1656F646" w:rsidR="00F66730" w:rsidRPr="007713C6" w:rsidRDefault="00F66730" w:rsidP="00CB1133">
            <w:pPr>
              <w:pStyle w:val="Normalunindented"/>
              <w:jc w:val="center"/>
            </w:pPr>
            <w:r w:rsidRPr="007713C6">
              <w:t>(1-5)</w:t>
            </w:r>
          </w:p>
        </w:tc>
        <w:tc>
          <w:tcPr>
            <w:tcW w:w="1497" w:type="dxa"/>
            <w:vAlign w:val="center"/>
            <w:tcPrChange w:id="1296" w:author="Vasy Medov" w:date="2026-03-16T20:05:00Z">
              <w:tcPr>
                <w:tcW w:w="1497" w:type="dxa"/>
                <w:gridSpan w:val="2"/>
                <w:vAlign w:val="center"/>
              </w:tcPr>
            </w:tcPrChange>
          </w:tcPr>
          <w:p w14:paraId="0A44E73A" w14:textId="77777777" w:rsidR="00CB1133" w:rsidRPr="007713C6" w:rsidRDefault="006310D1" w:rsidP="00CB1133">
            <w:pPr>
              <w:pStyle w:val="Normalunindented"/>
              <w:jc w:val="center"/>
              <w:rPr>
                <w:ins w:id="1297" w:author="Vasy Medov" w:date="2026-03-16T13:33:00Z"/>
              </w:rPr>
            </w:pPr>
            <w:r w:rsidRPr="007713C6">
              <w:t>Критичность</w:t>
            </w:r>
          </w:p>
          <w:p w14:paraId="6885164F" w14:textId="361A54B3" w:rsidR="006310D1" w:rsidRPr="007713C6" w:rsidRDefault="00F66730" w:rsidP="00CB1133">
            <w:pPr>
              <w:pStyle w:val="Normalunindented"/>
              <w:jc w:val="center"/>
            </w:pPr>
            <w:r w:rsidRPr="007713C6">
              <w:t>(1-5)</w:t>
            </w:r>
          </w:p>
        </w:tc>
        <w:tc>
          <w:tcPr>
            <w:tcW w:w="4094" w:type="dxa"/>
            <w:vAlign w:val="center"/>
            <w:tcPrChange w:id="1298" w:author="Vasy Medov" w:date="2026-03-16T20:05:00Z">
              <w:tcPr>
                <w:tcW w:w="3764" w:type="dxa"/>
                <w:vAlign w:val="center"/>
              </w:tcPr>
            </w:tcPrChange>
          </w:tcPr>
          <w:p w14:paraId="54B5BBA7" w14:textId="783049EF" w:rsidR="006310D1" w:rsidRPr="007713C6" w:rsidRDefault="006310D1" w:rsidP="00CB1133">
            <w:pPr>
              <w:pStyle w:val="Normalunindented"/>
              <w:jc w:val="center"/>
            </w:pPr>
            <w:r w:rsidRPr="007713C6">
              <w:t>Пути решения</w:t>
            </w:r>
          </w:p>
        </w:tc>
      </w:tr>
      <w:tr w:rsidR="00A943A9" w:rsidRPr="007713C6" w:rsidDel="008B0CE5" w14:paraId="24F4BCCA" w14:textId="6FE51905" w:rsidTr="001206A3">
        <w:trPr>
          <w:del w:id="1299" w:author="Vasy Medov" w:date="2026-03-16T19:49:00Z"/>
          <w:trPrChange w:id="1300" w:author="Vasy Medov" w:date="2026-03-16T20:05:00Z">
            <w:trPr>
              <w:gridAfter w:val="0"/>
            </w:trPr>
          </w:trPrChange>
        </w:trPr>
        <w:tc>
          <w:tcPr>
            <w:tcW w:w="3256" w:type="dxa"/>
            <w:tcPrChange w:id="1301" w:author="Vasy Medov" w:date="2026-03-16T20:05:00Z">
              <w:tcPr>
                <w:tcW w:w="3681" w:type="dxa"/>
                <w:gridSpan w:val="2"/>
              </w:tcPr>
            </w:tcPrChange>
          </w:tcPr>
          <w:p w14:paraId="4996C343" w14:textId="73590625" w:rsidR="006310D1" w:rsidRPr="007713C6" w:rsidDel="008B0CE5" w:rsidRDefault="006310D1" w:rsidP="00753A41">
            <w:pPr>
              <w:pStyle w:val="Normalunindented"/>
              <w:jc w:val="left"/>
              <w:rPr>
                <w:del w:id="1302" w:author="Vasy Medov" w:date="2026-03-16T19:49:00Z"/>
              </w:rPr>
            </w:pPr>
            <w:del w:id="1303" w:author="Vasy Medov" w:date="2026-03-16T13:11:00Z">
              <w:r w:rsidRPr="007713C6" w:rsidDel="00ED24E0">
                <w:delText>Риск публикации противоправного контента пользователями</w:delText>
              </w:r>
            </w:del>
          </w:p>
        </w:tc>
        <w:tc>
          <w:tcPr>
            <w:tcW w:w="1638" w:type="dxa"/>
            <w:vAlign w:val="center"/>
            <w:tcPrChange w:id="1304" w:author="Vasy Medov" w:date="2026-03-16T20:05:00Z">
              <w:tcPr>
                <w:tcW w:w="1259" w:type="dxa"/>
                <w:gridSpan w:val="2"/>
                <w:vAlign w:val="center"/>
              </w:tcPr>
            </w:tcPrChange>
          </w:tcPr>
          <w:p w14:paraId="37CDB2CA" w14:textId="747350B9" w:rsidR="006310D1" w:rsidRPr="007713C6" w:rsidDel="008B0CE5" w:rsidRDefault="006310D1" w:rsidP="006310D1">
            <w:pPr>
              <w:pStyle w:val="Normalunindented"/>
              <w:jc w:val="center"/>
              <w:rPr>
                <w:del w:id="1305" w:author="Vasy Medov" w:date="2026-03-16T19:49:00Z"/>
              </w:rPr>
            </w:pPr>
            <w:del w:id="1306" w:author="Vasy Medov" w:date="2026-03-16T13:11:00Z">
              <w:r w:rsidRPr="007713C6" w:rsidDel="00ED24E0">
                <w:delText>3</w:delText>
              </w:r>
            </w:del>
          </w:p>
        </w:tc>
        <w:tc>
          <w:tcPr>
            <w:tcW w:w="1497" w:type="dxa"/>
            <w:vAlign w:val="center"/>
            <w:tcPrChange w:id="1307" w:author="Vasy Medov" w:date="2026-03-16T20:05:00Z">
              <w:tcPr>
                <w:tcW w:w="1497" w:type="dxa"/>
                <w:gridSpan w:val="2"/>
                <w:vAlign w:val="center"/>
              </w:tcPr>
            </w:tcPrChange>
          </w:tcPr>
          <w:p w14:paraId="6950B3DD" w14:textId="420954B8" w:rsidR="006310D1" w:rsidRPr="007713C6" w:rsidDel="008B0CE5" w:rsidRDefault="006310D1" w:rsidP="006310D1">
            <w:pPr>
              <w:pStyle w:val="Normalunindented"/>
              <w:jc w:val="center"/>
              <w:rPr>
                <w:del w:id="1308" w:author="Vasy Medov" w:date="2026-03-16T19:49:00Z"/>
              </w:rPr>
            </w:pPr>
            <w:del w:id="1309" w:author="Vasy Medov" w:date="2026-03-16T13:11:00Z">
              <w:r w:rsidRPr="007713C6" w:rsidDel="00ED24E0">
                <w:delText>5</w:delText>
              </w:r>
            </w:del>
          </w:p>
        </w:tc>
        <w:tc>
          <w:tcPr>
            <w:tcW w:w="4094" w:type="dxa"/>
            <w:tcPrChange w:id="1310" w:author="Vasy Medov" w:date="2026-03-16T20:05:00Z">
              <w:tcPr>
                <w:tcW w:w="3764" w:type="dxa"/>
              </w:tcPr>
            </w:tcPrChange>
          </w:tcPr>
          <w:p w14:paraId="5811263C" w14:textId="75D10CCD" w:rsidR="006310D1" w:rsidRPr="007713C6" w:rsidDel="008B0CE5" w:rsidRDefault="006310D1" w:rsidP="006310D1">
            <w:pPr>
              <w:pStyle w:val="Normalunindented"/>
              <w:jc w:val="left"/>
              <w:rPr>
                <w:del w:id="1311" w:author="Vasy Medov" w:date="2026-03-16T19:49:00Z"/>
              </w:rPr>
            </w:pPr>
            <w:del w:id="1312" w:author="Vasy Medov" w:date="2026-03-16T13:11:00Z">
              <w:r w:rsidRPr="007713C6" w:rsidDel="00ED24E0">
                <w:delText>Строгое соблюдение процесса премодерации контента, внедрение системы жалоб и оперативного решения проблем</w:delText>
              </w:r>
            </w:del>
          </w:p>
        </w:tc>
      </w:tr>
      <w:tr w:rsidR="00A943A9" w:rsidRPr="005D4144" w14:paraId="4A5D0AC0" w14:textId="77777777" w:rsidTr="001206A3">
        <w:trPr>
          <w:ins w:id="1313" w:author="Vasy Medov" w:date="2026-03-16T15:18:00Z"/>
          <w:trPrChange w:id="1314" w:author="Vasy Medov" w:date="2026-03-16T20:05:00Z">
            <w:trPr>
              <w:gridAfter w:val="0"/>
            </w:trPr>
          </w:trPrChange>
        </w:trPr>
        <w:tc>
          <w:tcPr>
            <w:tcW w:w="3256" w:type="dxa"/>
            <w:tcPrChange w:id="1315" w:author="Vasy Medov" w:date="2026-03-16T20:05:00Z">
              <w:tcPr>
                <w:tcW w:w="3681" w:type="dxa"/>
                <w:gridSpan w:val="2"/>
              </w:tcPr>
            </w:tcPrChange>
          </w:tcPr>
          <w:p w14:paraId="6CF3A32F" w14:textId="534934ED" w:rsidR="006351F8" w:rsidRPr="007713C6" w:rsidRDefault="006351F8" w:rsidP="006351F8">
            <w:pPr>
              <w:pStyle w:val="Normalunindented"/>
              <w:jc w:val="left"/>
              <w:rPr>
                <w:ins w:id="1316" w:author="Vasy Medov" w:date="2026-03-16T15:18:00Z"/>
              </w:rPr>
            </w:pPr>
            <w:ins w:id="1317" w:author="Vasy Medov" w:date="2026-03-16T15:22:00Z">
              <w:r w:rsidRPr="007713C6">
                <w:t>Архитектура системы может не удовлетворить НФТ произ</w:t>
              </w:r>
            </w:ins>
            <w:ins w:id="1318" w:author="Vasy Medov" w:date="2026-03-16T15:23:00Z">
              <w:r w:rsidRPr="007713C6">
                <w:t>водительности</w:t>
              </w:r>
            </w:ins>
          </w:p>
        </w:tc>
        <w:tc>
          <w:tcPr>
            <w:tcW w:w="1638" w:type="dxa"/>
            <w:vAlign w:val="center"/>
            <w:tcPrChange w:id="1319" w:author="Vasy Medov" w:date="2026-03-16T20:05:00Z">
              <w:tcPr>
                <w:tcW w:w="1259" w:type="dxa"/>
                <w:gridSpan w:val="2"/>
                <w:vAlign w:val="center"/>
              </w:tcPr>
            </w:tcPrChange>
          </w:tcPr>
          <w:p w14:paraId="59C82D85" w14:textId="48DDA33C" w:rsidR="006351F8" w:rsidRPr="007713C6" w:rsidDel="00ED24E0" w:rsidRDefault="00B30BB4" w:rsidP="006351F8">
            <w:pPr>
              <w:pStyle w:val="Normalunindented"/>
              <w:jc w:val="center"/>
              <w:rPr>
                <w:ins w:id="1320" w:author="Vasy Medov" w:date="2026-03-16T15:18:00Z"/>
              </w:rPr>
            </w:pPr>
            <w:r w:rsidRPr="00910944">
              <w:rPr>
                <w:highlight w:val="yellow"/>
              </w:rPr>
              <w:t>5</w:t>
            </w:r>
          </w:p>
        </w:tc>
        <w:tc>
          <w:tcPr>
            <w:tcW w:w="1497" w:type="dxa"/>
            <w:vAlign w:val="center"/>
            <w:tcPrChange w:id="1321" w:author="Vasy Medov" w:date="2026-03-16T20:05:00Z">
              <w:tcPr>
                <w:tcW w:w="1497" w:type="dxa"/>
                <w:gridSpan w:val="2"/>
                <w:vAlign w:val="center"/>
              </w:tcPr>
            </w:tcPrChange>
          </w:tcPr>
          <w:p w14:paraId="6F87336F" w14:textId="1E4CAE65" w:rsidR="006351F8" w:rsidRPr="007713C6" w:rsidDel="00ED24E0" w:rsidRDefault="006351F8" w:rsidP="006351F8">
            <w:pPr>
              <w:pStyle w:val="Normalunindented"/>
              <w:jc w:val="center"/>
              <w:rPr>
                <w:ins w:id="1322" w:author="Vasy Medov" w:date="2026-03-16T15:18:00Z"/>
              </w:rPr>
            </w:pPr>
            <w:ins w:id="1323" w:author="Vasy Medov" w:date="2026-03-16T15:23:00Z">
              <w:r w:rsidRPr="007713C6">
                <w:t>4</w:t>
              </w:r>
            </w:ins>
          </w:p>
        </w:tc>
        <w:tc>
          <w:tcPr>
            <w:tcW w:w="4094" w:type="dxa"/>
            <w:tcPrChange w:id="1324" w:author="Vasy Medov" w:date="2026-03-16T20:05:00Z">
              <w:tcPr>
                <w:tcW w:w="3764" w:type="dxa"/>
              </w:tcPr>
            </w:tcPrChange>
          </w:tcPr>
          <w:p w14:paraId="26996CD0" w14:textId="77777777" w:rsidR="006351F8" w:rsidRDefault="006351F8" w:rsidP="006351F8">
            <w:pPr>
              <w:pStyle w:val="Normalunindented"/>
              <w:jc w:val="left"/>
            </w:pPr>
            <w:ins w:id="1325" w:author="Vasy Medov" w:date="2026-03-16T15:23:00Z">
              <w:r w:rsidRPr="007713C6">
                <w:t>Провести нагрузочное тестирование на прототипе системы, адаптировать архитектуру</w:t>
              </w:r>
            </w:ins>
          </w:p>
          <w:p w14:paraId="3BE0410B" w14:textId="77777777" w:rsidR="00B30BB4" w:rsidRDefault="00B30BB4" w:rsidP="006351F8">
            <w:pPr>
              <w:pStyle w:val="Normalunindented"/>
              <w:jc w:val="left"/>
            </w:pPr>
          </w:p>
          <w:p w14:paraId="30CD2DA6" w14:textId="5AD7BC76" w:rsidR="00B30BB4" w:rsidRPr="007713C6" w:rsidDel="00ED24E0" w:rsidRDefault="00B30BB4" w:rsidP="006351F8">
            <w:pPr>
              <w:pStyle w:val="Normalunindented"/>
              <w:jc w:val="left"/>
              <w:rPr>
                <w:ins w:id="1326" w:author="Vasy Medov" w:date="2026-03-16T15:18:00Z"/>
              </w:rPr>
            </w:pPr>
            <w:r w:rsidRPr="00B30BB4">
              <w:rPr>
                <w:highlight w:val="yellow"/>
              </w:rPr>
              <w:t xml:space="preserve">Для </w:t>
            </w:r>
            <w:r w:rsidR="009E703B">
              <w:rPr>
                <w:highlight w:val="yellow"/>
              </w:rPr>
              <w:t xml:space="preserve">портала </w:t>
            </w:r>
            <w:r w:rsidRPr="00B30BB4">
              <w:rPr>
                <w:highlight w:val="yellow"/>
              </w:rPr>
              <w:t>фанфиков,</w:t>
            </w:r>
            <w:r>
              <w:rPr>
                <w:highlight w:val="yellow"/>
              </w:rPr>
              <w:t xml:space="preserve"> конструктора</w:t>
            </w:r>
            <w:r w:rsidRPr="00B30BB4">
              <w:rPr>
                <w:highlight w:val="yellow"/>
              </w:rPr>
              <w:t xml:space="preserve"> – почти нереально</w:t>
            </w:r>
            <w:r>
              <w:rPr>
                <w:highlight w:val="yellow"/>
              </w:rPr>
              <w:t xml:space="preserve"> </w:t>
            </w:r>
            <w:r w:rsidRPr="00B30BB4">
              <w:rPr>
                <w:highlight w:val="yellow"/>
              </w:rPr>
              <w:t>.</w:t>
            </w:r>
          </w:p>
        </w:tc>
      </w:tr>
      <w:tr w:rsidR="00A943A9" w:rsidRPr="005D4144" w14:paraId="3944FEA1" w14:textId="77777777" w:rsidTr="001206A3">
        <w:trPr>
          <w:ins w:id="1327" w:author="Vasy Medov" w:date="2026-03-16T15:18:00Z"/>
          <w:trPrChange w:id="1328" w:author="Vasy Medov" w:date="2026-03-16T20:05:00Z">
            <w:trPr>
              <w:gridAfter w:val="0"/>
            </w:trPr>
          </w:trPrChange>
        </w:trPr>
        <w:tc>
          <w:tcPr>
            <w:tcW w:w="3256" w:type="dxa"/>
            <w:tcPrChange w:id="1329" w:author="Vasy Medov" w:date="2026-03-16T20:05:00Z">
              <w:tcPr>
                <w:tcW w:w="3681" w:type="dxa"/>
                <w:gridSpan w:val="2"/>
              </w:tcPr>
            </w:tcPrChange>
          </w:tcPr>
          <w:p w14:paraId="6E725298" w14:textId="54D259BC" w:rsidR="006351F8" w:rsidRPr="007713C6" w:rsidRDefault="006351F8" w:rsidP="006351F8">
            <w:pPr>
              <w:pStyle w:val="Normalunindented"/>
              <w:jc w:val="left"/>
              <w:rPr>
                <w:ins w:id="1330" w:author="Vasy Medov" w:date="2026-03-16T15:18:00Z"/>
              </w:rPr>
            </w:pPr>
            <w:ins w:id="1331" w:author="Vasy Medov" w:date="2026-03-16T15:24:00Z">
              <w:r w:rsidRPr="007713C6">
                <w:t>Неверная оценка</w:t>
              </w:r>
            </w:ins>
            <w:ins w:id="1332" w:author="Vasy Medov" w:date="2026-03-16T19:56:00Z">
              <w:r w:rsidR="008B0CE5" w:rsidRPr="007713C6">
                <w:t xml:space="preserve"> трудоёмкости</w:t>
              </w:r>
            </w:ins>
            <w:ins w:id="1333" w:author="Vasy Medov" w:date="2026-03-16T15:24:00Z">
              <w:r w:rsidRPr="007713C6">
                <w:t xml:space="preserve"> разработки инструментария администратора портала</w:t>
              </w:r>
            </w:ins>
            <w:ins w:id="1334" w:author="Vasy Medov" w:date="2026-03-16T19:56:00Z">
              <w:r w:rsidR="008B0CE5" w:rsidRPr="007713C6">
                <w:t xml:space="preserve"> (недооценённая)</w:t>
              </w:r>
            </w:ins>
          </w:p>
        </w:tc>
        <w:tc>
          <w:tcPr>
            <w:tcW w:w="1638" w:type="dxa"/>
            <w:vAlign w:val="center"/>
            <w:tcPrChange w:id="1335" w:author="Vasy Medov" w:date="2026-03-16T20:05:00Z">
              <w:tcPr>
                <w:tcW w:w="1259" w:type="dxa"/>
                <w:gridSpan w:val="2"/>
                <w:vAlign w:val="center"/>
              </w:tcPr>
            </w:tcPrChange>
          </w:tcPr>
          <w:p w14:paraId="438DDD31" w14:textId="77777777" w:rsidR="006351F8" w:rsidRDefault="008B0CE5" w:rsidP="006351F8">
            <w:pPr>
              <w:pStyle w:val="Normalunindented"/>
              <w:jc w:val="center"/>
            </w:pPr>
            <w:ins w:id="1336" w:author="Vasy Medov" w:date="2026-03-16T19:56:00Z">
              <w:r w:rsidRPr="00910944">
                <w:rPr>
                  <w:highlight w:val="yellow"/>
                </w:rPr>
                <w:t>4</w:t>
              </w:r>
            </w:ins>
          </w:p>
          <w:p w14:paraId="32D7922C" w14:textId="36113409" w:rsidR="00910944" w:rsidRPr="007713C6" w:rsidDel="00ED24E0" w:rsidRDefault="00910944" w:rsidP="006351F8">
            <w:pPr>
              <w:pStyle w:val="Normalunindented"/>
              <w:jc w:val="center"/>
              <w:rPr>
                <w:ins w:id="1337" w:author="Vasy Medov" w:date="2026-03-16T15:18:00Z"/>
              </w:rPr>
            </w:pPr>
            <w:r>
              <w:rPr>
                <w:highlight w:val="yellow"/>
              </w:rPr>
              <w:t xml:space="preserve">Если это очень вероятно - </w:t>
            </w:r>
            <w:r w:rsidRPr="00910944">
              <w:rPr>
                <w:highlight w:val="yellow"/>
              </w:rPr>
              <w:t>Замкнутый круг</w:t>
            </w:r>
          </w:p>
        </w:tc>
        <w:tc>
          <w:tcPr>
            <w:tcW w:w="1497" w:type="dxa"/>
            <w:vAlign w:val="center"/>
            <w:tcPrChange w:id="1338" w:author="Vasy Medov" w:date="2026-03-16T20:05:00Z">
              <w:tcPr>
                <w:tcW w:w="1497" w:type="dxa"/>
                <w:gridSpan w:val="2"/>
                <w:vAlign w:val="center"/>
              </w:tcPr>
            </w:tcPrChange>
          </w:tcPr>
          <w:p w14:paraId="130F6CB1" w14:textId="122E0F90" w:rsidR="006351F8" w:rsidRPr="007713C6" w:rsidDel="00ED24E0" w:rsidRDefault="006351F8" w:rsidP="006351F8">
            <w:pPr>
              <w:pStyle w:val="Normalunindented"/>
              <w:jc w:val="center"/>
              <w:rPr>
                <w:ins w:id="1339" w:author="Vasy Medov" w:date="2026-03-16T15:18:00Z"/>
              </w:rPr>
            </w:pPr>
            <w:ins w:id="1340" w:author="Vasy Medov" w:date="2026-03-16T15:24:00Z">
              <w:r w:rsidRPr="007713C6">
                <w:t>5</w:t>
              </w:r>
            </w:ins>
          </w:p>
        </w:tc>
        <w:tc>
          <w:tcPr>
            <w:tcW w:w="4094" w:type="dxa"/>
            <w:tcPrChange w:id="1341" w:author="Vasy Medov" w:date="2026-03-16T20:05:00Z">
              <w:tcPr>
                <w:tcW w:w="3764" w:type="dxa"/>
              </w:tcPr>
            </w:tcPrChange>
          </w:tcPr>
          <w:p w14:paraId="56967503" w14:textId="77777777" w:rsidR="006351F8" w:rsidRPr="007713C6" w:rsidRDefault="006351F8" w:rsidP="006351F8">
            <w:pPr>
              <w:pStyle w:val="Normalunindented"/>
              <w:jc w:val="left"/>
              <w:rPr>
                <w:ins w:id="1342" w:author="Vasy Medov" w:date="2026-03-16T15:25:00Z"/>
              </w:rPr>
            </w:pPr>
            <w:ins w:id="1343" w:author="Vasy Medov" w:date="2026-03-16T15:24:00Z">
              <w:r w:rsidRPr="007713C6">
                <w:t>1. Провести переоценку после более подроб</w:t>
              </w:r>
            </w:ins>
            <w:ins w:id="1344" w:author="Vasy Medov" w:date="2026-03-16T15:25:00Z">
              <w:r w:rsidRPr="007713C6">
                <w:t>ного проектирования</w:t>
              </w:r>
            </w:ins>
          </w:p>
          <w:p w14:paraId="5C9A5DAB" w14:textId="77777777" w:rsidR="006351F8" w:rsidRDefault="006351F8" w:rsidP="006351F8">
            <w:pPr>
              <w:pStyle w:val="Normalunindented"/>
              <w:jc w:val="left"/>
            </w:pPr>
            <w:ins w:id="1345" w:author="Vasy Medov" w:date="2026-03-16T15:25:00Z">
              <w:r w:rsidRPr="007713C6">
                <w:t>2. Рассмотреть использовать существующих решений конструктора страниц</w:t>
              </w:r>
            </w:ins>
          </w:p>
          <w:p w14:paraId="51C97972" w14:textId="2168B6A2" w:rsidR="00910944" w:rsidRPr="007713C6" w:rsidDel="00ED24E0" w:rsidRDefault="00910944" w:rsidP="006351F8">
            <w:pPr>
              <w:pStyle w:val="Normalunindented"/>
              <w:jc w:val="left"/>
              <w:rPr>
                <w:ins w:id="1346" w:author="Vasy Medov" w:date="2026-03-16T15:18:00Z"/>
              </w:rPr>
            </w:pPr>
            <w:r w:rsidRPr="00910944">
              <w:rPr>
                <w:highlight w:val="yellow"/>
              </w:rPr>
              <w:t>Сталкиваемся на этапе анализа</w:t>
            </w:r>
          </w:p>
        </w:tc>
      </w:tr>
      <w:tr w:rsidR="006351F8" w:rsidRPr="005D4144" w14:paraId="31126B9E" w14:textId="77777777" w:rsidTr="001206A3">
        <w:trPr>
          <w:ins w:id="1347" w:author="Vasy Medov" w:date="2026-03-16T15:25:00Z"/>
          <w:trPrChange w:id="1348" w:author="Vasy Medov" w:date="2026-03-16T20:05:00Z">
            <w:trPr>
              <w:gridAfter w:val="0"/>
            </w:trPr>
          </w:trPrChange>
        </w:trPr>
        <w:tc>
          <w:tcPr>
            <w:tcW w:w="3256" w:type="dxa"/>
            <w:tcPrChange w:id="1349" w:author="Vasy Medov" w:date="2026-03-16T20:05:00Z">
              <w:tcPr>
                <w:tcW w:w="3681" w:type="dxa"/>
                <w:gridSpan w:val="2"/>
              </w:tcPr>
            </w:tcPrChange>
          </w:tcPr>
          <w:p w14:paraId="7C249762" w14:textId="45865D45" w:rsidR="006351F8" w:rsidRPr="007713C6" w:rsidRDefault="006351F8" w:rsidP="006351F8">
            <w:pPr>
              <w:pStyle w:val="Normalunindented"/>
              <w:jc w:val="left"/>
              <w:rPr>
                <w:ins w:id="1350" w:author="Vasy Medov" w:date="2026-03-16T15:25:00Z"/>
              </w:rPr>
            </w:pPr>
            <w:ins w:id="1351" w:author="Vasy Medov" w:date="2026-03-16T15:26:00Z">
              <w:r w:rsidRPr="007713C6">
                <w:t xml:space="preserve">Дублирование кода, </w:t>
              </w:r>
            </w:ins>
            <w:ins w:id="1352" w:author="Vasy Medov" w:date="2026-03-16T15:27:00Z">
              <w:r w:rsidRPr="007713C6">
                <w:t xml:space="preserve">несогласованное поведение системы и увеличение сложности разработки при конструировании аналогичных </w:t>
              </w:r>
            </w:ins>
            <w:ins w:id="1353" w:author="Vasy Medov" w:date="2026-03-16T15:28:00Z">
              <w:r w:rsidRPr="007713C6">
                <w:t>элементов интерфейса</w:t>
              </w:r>
            </w:ins>
          </w:p>
        </w:tc>
        <w:tc>
          <w:tcPr>
            <w:tcW w:w="1638" w:type="dxa"/>
            <w:vAlign w:val="center"/>
            <w:tcPrChange w:id="1354" w:author="Vasy Medov" w:date="2026-03-16T20:05:00Z">
              <w:tcPr>
                <w:tcW w:w="1259" w:type="dxa"/>
                <w:gridSpan w:val="2"/>
                <w:vAlign w:val="center"/>
              </w:tcPr>
            </w:tcPrChange>
          </w:tcPr>
          <w:p w14:paraId="452D4596" w14:textId="77777777" w:rsidR="006351F8" w:rsidRPr="00910944" w:rsidRDefault="006351F8" w:rsidP="006351F8">
            <w:pPr>
              <w:pStyle w:val="Normalunindented"/>
              <w:jc w:val="center"/>
              <w:rPr>
                <w:highlight w:val="yellow"/>
              </w:rPr>
            </w:pPr>
            <w:ins w:id="1355" w:author="Vasy Medov" w:date="2026-03-16T15:28:00Z">
              <w:r w:rsidRPr="00910944">
                <w:rPr>
                  <w:highlight w:val="yellow"/>
                </w:rPr>
                <w:t>5</w:t>
              </w:r>
            </w:ins>
          </w:p>
          <w:p w14:paraId="22D07574" w14:textId="25B0F1FD" w:rsidR="00910944" w:rsidRPr="00910944" w:rsidRDefault="00910944" w:rsidP="006351F8">
            <w:pPr>
              <w:pStyle w:val="Normalunindented"/>
              <w:jc w:val="center"/>
              <w:rPr>
                <w:ins w:id="1356" w:author="Vasy Medov" w:date="2026-03-16T15:25:00Z"/>
              </w:rPr>
            </w:pPr>
            <w:r w:rsidRPr="00910944">
              <w:rPr>
                <w:highlight w:val="yellow"/>
              </w:rPr>
              <w:t>Если это случится – значит должно быть сразу учтено</w:t>
            </w:r>
          </w:p>
        </w:tc>
        <w:tc>
          <w:tcPr>
            <w:tcW w:w="1497" w:type="dxa"/>
            <w:vAlign w:val="center"/>
            <w:tcPrChange w:id="1357" w:author="Vasy Medov" w:date="2026-03-16T20:05:00Z">
              <w:tcPr>
                <w:tcW w:w="1497" w:type="dxa"/>
                <w:gridSpan w:val="2"/>
                <w:vAlign w:val="center"/>
              </w:tcPr>
            </w:tcPrChange>
          </w:tcPr>
          <w:p w14:paraId="32369784" w14:textId="0A0A65B2" w:rsidR="006351F8" w:rsidRPr="007713C6" w:rsidRDefault="006351F8" w:rsidP="006351F8">
            <w:pPr>
              <w:pStyle w:val="Normalunindented"/>
              <w:jc w:val="center"/>
              <w:rPr>
                <w:ins w:id="1358" w:author="Vasy Medov" w:date="2026-03-16T15:25:00Z"/>
              </w:rPr>
            </w:pPr>
            <w:ins w:id="1359" w:author="Vasy Medov" w:date="2026-03-16T15:28:00Z">
              <w:r w:rsidRPr="007713C6">
                <w:t>4</w:t>
              </w:r>
            </w:ins>
          </w:p>
        </w:tc>
        <w:tc>
          <w:tcPr>
            <w:tcW w:w="4094" w:type="dxa"/>
            <w:tcPrChange w:id="1360" w:author="Vasy Medov" w:date="2026-03-16T20:05:00Z">
              <w:tcPr>
                <w:tcW w:w="3764" w:type="dxa"/>
              </w:tcPr>
            </w:tcPrChange>
          </w:tcPr>
          <w:p w14:paraId="1C0903E9" w14:textId="77777777" w:rsidR="006351F8" w:rsidRDefault="00A943A9" w:rsidP="006351F8">
            <w:pPr>
              <w:pStyle w:val="Normalunindented"/>
              <w:jc w:val="left"/>
            </w:pPr>
            <w:ins w:id="1361" w:author="Vasy Medov" w:date="2026-03-16T15:29:00Z">
              <w:r w:rsidRPr="007713C6">
                <w:t>Разработать едины</w:t>
              </w:r>
            </w:ins>
            <w:ins w:id="1362" w:author="Vasy Medov" w:date="2026-03-16T15:30:00Z">
              <w:r w:rsidRPr="007713C6">
                <w:t xml:space="preserve">е </w:t>
              </w:r>
              <w:proofErr w:type="spellStart"/>
              <w:r w:rsidRPr="007713C6">
                <w:t>переиспользуемые</w:t>
              </w:r>
              <w:proofErr w:type="spellEnd"/>
              <w:r w:rsidRPr="007713C6">
                <w:t xml:space="preserve"> настраиваемые</w:t>
              </w:r>
            </w:ins>
            <w:ins w:id="1363" w:author="Vasy Medov" w:date="2026-03-16T15:31:00Z">
              <w:r w:rsidRPr="007713C6">
                <w:t xml:space="preserve"> шаблоны компонентов страницы</w:t>
              </w:r>
            </w:ins>
            <w:ins w:id="1364" w:author="Vasy Medov" w:date="2026-03-16T15:28:00Z">
              <w:r w:rsidRPr="007713C6">
                <w:t xml:space="preserve"> </w:t>
              </w:r>
            </w:ins>
          </w:p>
          <w:p w14:paraId="735F7B84" w14:textId="084A759B" w:rsidR="00910944" w:rsidRPr="007713C6" w:rsidRDefault="00D05661" w:rsidP="006351F8">
            <w:pPr>
              <w:pStyle w:val="Normalunindented"/>
              <w:jc w:val="left"/>
              <w:rPr>
                <w:ins w:id="1365" w:author="Vasy Medov" w:date="2026-03-16T15:25:00Z"/>
              </w:rPr>
            </w:pPr>
            <w:r>
              <w:rPr>
                <w:highlight w:val="yellow"/>
              </w:rPr>
              <w:t xml:space="preserve">   </w:t>
            </w:r>
            <w:r w:rsidR="00910944" w:rsidRPr="00910944">
              <w:rPr>
                <w:highlight w:val="yellow"/>
              </w:rPr>
              <w:t xml:space="preserve">На этапе проектирования это реализовать. Переделать ресурсы на 5 </w:t>
            </w:r>
            <w:proofErr w:type="spellStart"/>
            <w:r w:rsidR="00910944" w:rsidRPr="00910944">
              <w:rPr>
                <w:highlight w:val="yellow"/>
              </w:rPr>
              <w:t>функий</w:t>
            </w:r>
            <w:proofErr w:type="spellEnd"/>
            <w:r w:rsidR="00910944" w:rsidRPr="00910944">
              <w:rPr>
                <w:highlight w:val="yellow"/>
              </w:rPr>
              <w:t xml:space="preserve"> – шаблон и реализация 5 штук</w:t>
            </w:r>
          </w:p>
        </w:tc>
      </w:tr>
      <w:tr w:rsidR="00A943A9" w:rsidRPr="005D4144" w14:paraId="3591EA3D" w14:textId="77777777" w:rsidTr="001206A3">
        <w:trPr>
          <w:ins w:id="1366" w:author="Vasy Medov" w:date="2026-03-16T15:18:00Z"/>
          <w:trPrChange w:id="1367" w:author="Vasy Medov" w:date="2026-03-16T20:05:00Z">
            <w:trPr>
              <w:gridAfter w:val="0"/>
            </w:trPr>
          </w:trPrChange>
        </w:trPr>
        <w:tc>
          <w:tcPr>
            <w:tcW w:w="3256" w:type="dxa"/>
            <w:tcPrChange w:id="1368" w:author="Vasy Medov" w:date="2026-03-16T20:05:00Z">
              <w:tcPr>
                <w:tcW w:w="3681" w:type="dxa"/>
                <w:gridSpan w:val="2"/>
              </w:tcPr>
            </w:tcPrChange>
          </w:tcPr>
          <w:p w14:paraId="6550C807" w14:textId="77777777" w:rsidR="006351F8" w:rsidRDefault="006351F8" w:rsidP="006351F8">
            <w:pPr>
              <w:pStyle w:val="Normalunindented"/>
              <w:jc w:val="left"/>
            </w:pPr>
            <w:ins w:id="1369" w:author="Vasy Medov" w:date="2026-03-16T15:18:00Z">
              <w:r w:rsidRPr="007713C6">
                <w:t>Потеря актуальности продукта к моменту релиза</w:t>
              </w:r>
            </w:ins>
          </w:p>
          <w:p w14:paraId="2BE043B6" w14:textId="53145E44" w:rsidR="00D05661" w:rsidRPr="007713C6" w:rsidRDefault="00D05661" w:rsidP="006351F8">
            <w:pPr>
              <w:pStyle w:val="Normalunindented"/>
              <w:jc w:val="left"/>
              <w:rPr>
                <w:ins w:id="1370" w:author="Vasy Medov" w:date="2026-03-16T15:18:00Z"/>
              </w:rPr>
            </w:pPr>
            <w:r>
              <w:t>-</w:t>
            </w:r>
            <w:r w:rsidRPr="00D05661">
              <w:rPr>
                <w:highlight w:val="yellow"/>
              </w:rPr>
              <w:t>бизнес риск. Тут не нужен</w:t>
            </w:r>
          </w:p>
        </w:tc>
        <w:tc>
          <w:tcPr>
            <w:tcW w:w="1638" w:type="dxa"/>
            <w:vAlign w:val="center"/>
            <w:tcPrChange w:id="1371" w:author="Vasy Medov" w:date="2026-03-16T20:05:00Z">
              <w:tcPr>
                <w:tcW w:w="1259" w:type="dxa"/>
                <w:gridSpan w:val="2"/>
                <w:vAlign w:val="center"/>
              </w:tcPr>
            </w:tcPrChange>
          </w:tcPr>
          <w:p w14:paraId="55927861" w14:textId="7FD7917B" w:rsidR="006351F8" w:rsidRPr="007713C6" w:rsidDel="00ED24E0" w:rsidRDefault="002A2C25" w:rsidP="006351F8">
            <w:pPr>
              <w:pStyle w:val="Normalunindented"/>
              <w:jc w:val="center"/>
              <w:rPr>
                <w:ins w:id="1372" w:author="Vasy Medov" w:date="2026-03-16T15:18:00Z"/>
              </w:rPr>
            </w:pPr>
            <w:ins w:id="1373" w:author="Vasy Medov" w:date="2026-03-16T15:40:00Z">
              <w:r w:rsidRPr="007713C6">
                <w:t>2</w:t>
              </w:r>
            </w:ins>
          </w:p>
        </w:tc>
        <w:tc>
          <w:tcPr>
            <w:tcW w:w="1497" w:type="dxa"/>
            <w:vAlign w:val="center"/>
            <w:tcPrChange w:id="1374" w:author="Vasy Medov" w:date="2026-03-16T20:05:00Z">
              <w:tcPr>
                <w:tcW w:w="1497" w:type="dxa"/>
                <w:gridSpan w:val="2"/>
                <w:vAlign w:val="center"/>
              </w:tcPr>
            </w:tcPrChange>
          </w:tcPr>
          <w:p w14:paraId="6F210437" w14:textId="4A38F32E" w:rsidR="006351F8" w:rsidRPr="007713C6" w:rsidDel="00ED24E0" w:rsidRDefault="002A2C25" w:rsidP="006351F8">
            <w:pPr>
              <w:pStyle w:val="Normalunindented"/>
              <w:jc w:val="center"/>
              <w:rPr>
                <w:ins w:id="1375" w:author="Vasy Medov" w:date="2026-03-16T15:18:00Z"/>
              </w:rPr>
            </w:pPr>
            <w:ins w:id="1376" w:author="Vasy Medov" w:date="2026-03-16T15:39:00Z">
              <w:r w:rsidRPr="007713C6">
                <w:t>4</w:t>
              </w:r>
            </w:ins>
          </w:p>
        </w:tc>
        <w:tc>
          <w:tcPr>
            <w:tcW w:w="4094" w:type="dxa"/>
            <w:tcPrChange w:id="1377" w:author="Vasy Medov" w:date="2026-03-16T20:05:00Z">
              <w:tcPr>
                <w:tcW w:w="3764" w:type="dxa"/>
              </w:tcPr>
            </w:tcPrChange>
          </w:tcPr>
          <w:p w14:paraId="60ABB028" w14:textId="5FD0F464" w:rsidR="006351F8" w:rsidRPr="007713C6" w:rsidDel="00ED24E0" w:rsidRDefault="002A2C25" w:rsidP="006351F8">
            <w:pPr>
              <w:pStyle w:val="Normalunindented"/>
              <w:jc w:val="left"/>
              <w:rPr>
                <w:ins w:id="1378" w:author="Vasy Medov" w:date="2026-03-16T15:18:00Z"/>
              </w:rPr>
            </w:pPr>
            <w:ins w:id="1379" w:author="Vasy Medov" w:date="2026-03-16T15:39:00Z">
              <w:r w:rsidRPr="007713C6">
                <w:t xml:space="preserve">Итеративная модель разработки с анализом потребностей ЦА, формированием более актуальных требований – </w:t>
              </w:r>
              <w:proofErr w:type="spellStart"/>
              <w:r w:rsidRPr="007713C6">
                <w:t>адапатция</w:t>
              </w:r>
              <w:proofErr w:type="spellEnd"/>
              <w:r w:rsidRPr="007713C6">
                <w:t xml:space="preserve"> системы</w:t>
              </w:r>
            </w:ins>
          </w:p>
        </w:tc>
      </w:tr>
      <w:tr w:rsidR="00A943A9" w:rsidRPr="005D4144" w14:paraId="18B5C300" w14:textId="77777777" w:rsidTr="001206A3">
        <w:trPr>
          <w:trPrChange w:id="1380" w:author="Vasy Medov" w:date="2026-03-16T20:05:00Z">
            <w:trPr>
              <w:gridAfter w:val="0"/>
            </w:trPr>
          </w:trPrChange>
        </w:trPr>
        <w:tc>
          <w:tcPr>
            <w:tcW w:w="3256" w:type="dxa"/>
            <w:tcPrChange w:id="1381" w:author="Vasy Medov" w:date="2026-03-16T20:05:00Z">
              <w:tcPr>
                <w:tcW w:w="3681" w:type="dxa"/>
                <w:gridSpan w:val="2"/>
              </w:tcPr>
            </w:tcPrChange>
          </w:tcPr>
          <w:p w14:paraId="6F25D339" w14:textId="77777777" w:rsidR="006351F8" w:rsidRDefault="006351F8" w:rsidP="006351F8">
            <w:pPr>
              <w:pStyle w:val="Normalunindented"/>
              <w:jc w:val="left"/>
            </w:pPr>
            <w:ins w:id="1382" w:author="Vasy Medov" w:date="2026-03-16T13:12:00Z">
              <w:r w:rsidRPr="007713C6">
                <w:t>Изменение требований в процессе разработки</w:t>
              </w:r>
            </w:ins>
            <w:del w:id="1383" w:author="Vasy Medov" w:date="2026-03-16T13:11:00Z">
              <w:r w:rsidRPr="007713C6" w:rsidDel="00ED24E0">
                <w:delText xml:space="preserve">Риск уязвимости </w:delText>
              </w:r>
              <w:r w:rsidRPr="007713C6" w:rsidDel="00ED24E0">
                <w:rPr>
                  <w:lang w:val="en-US"/>
                </w:rPr>
                <w:delText>SQL</w:delText>
              </w:r>
              <w:r w:rsidRPr="007713C6" w:rsidDel="00ED24E0">
                <w:delText xml:space="preserve"> и X</w:delText>
              </w:r>
              <w:r w:rsidRPr="007713C6" w:rsidDel="00ED24E0">
                <w:rPr>
                  <w:lang w:val="en-US"/>
                </w:rPr>
                <w:delText>SS</w:delText>
              </w:r>
              <w:r w:rsidRPr="007713C6" w:rsidDel="00ED24E0">
                <w:delText xml:space="preserve"> инъекций</w:delText>
              </w:r>
            </w:del>
          </w:p>
          <w:p w14:paraId="02BEBF2F" w14:textId="77777777" w:rsidR="00D05661" w:rsidRPr="00D05661" w:rsidRDefault="00D05661" w:rsidP="006351F8">
            <w:pPr>
              <w:pStyle w:val="Normalunindented"/>
              <w:jc w:val="left"/>
              <w:rPr>
                <w:highlight w:val="yellow"/>
              </w:rPr>
            </w:pPr>
            <w:r w:rsidRPr="00D05661">
              <w:rPr>
                <w:highlight w:val="yellow"/>
              </w:rPr>
              <w:lastRenderedPageBreak/>
              <w:t xml:space="preserve">Если глобальные и заказчик согласен – все глобально переоформляется </w:t>
            </w:r>
            <w:proofErr w:type="spellStart"/>
            <w:r w:rsidRPr="00D05661">
              <w:rPr>
                <w:highlight w:val="yellow"/>
              </w:rPr>
              <w:t>ок</w:t>
            </w:r>
            <w:proofErr w:type="spellEnd"/>
            <w:r w:rsidRPr="00D05661">
              <w:rPr>
                <w:highlight w:val="yellow"/>
              </w:rPr>
              <w:t>.</w:t>
            </w:r>
          </w:p>
          <w:p w14:paraId="5BFB67EC" w14:textId="54CF1E2A" w:rsidR="00D05661" w:rsidRPr="007713C6" w:rsidRDefault="00D05661" w:rsidP="006351F8">
            <w:pPr>
              <w:pStyle w:val="Normalunindented"/>
              <w:jc w:val="left"/>
            </w:pPr>
            <w:r w:rsidRPr="00D05661">
              <w:rPr>
                <w:highlight w:val="yellow"/>
              </w:rPr>
              <w:t>Если это частичные то другие пути решения + вероятность ниже ввиду менее стабильных изменений</w:t>
            </w:r>
          </w:p>
        </w:tc>
        <w:tc>
          <w:tcPr>
            <w:tcW w:w="1638" w:type="dxa"/>
            <w:vAlign w:val="center"/>
            <w:tcPrChange w:id="1384" w:author="Vasy Medov" w:date="2026-03-16T20:05:00Z">
              <w:tcPr>
                <w:tcW w:w="1259" w:type="dxa"/>
                <w:gridSpan w:val="2"/>
                <w:vAlign w:val="center"/>
              </w:tcPr>
            </w:tcPrChange>
          </w:tcPr>
          <w:p w14:paraId="151D9C12" w14:textId="77777777" w:rsidR="006351F8" w:rsidRDefault="00D05661" w:rsidP="006351F8">
            <w:pPr>
              <w:pStyle w:val="Normalunindented"/>
              <w:jc w:val="center"/>
            </w:pPr>
            <w:r>
              <w:lastRenderedPageBreak/>
              <w:t>5</w:t>
            </w:r>
            <w:del w:id="1385" w:author="Vasy Medov" w:date="2026-03-16T13:11:00Z">
              <w:r w:rsidR="006351F8" w:rsidRPr="007713C6" w:rsidDel="00ED24E0">
                <w:delText>2</w:delText>
              </w:r>
            </w:del>
          </w:p>
          <w:p w14:paraId="56CEC111" w14:textId="3B578DC3" w:rsidR="00D05661" w:rsidRPr="007713C6" w:rsidRDefault="00D05661" w:rsidP="00D05661">
            <w:pPr>
              <w:pStyle w:val="Normalunindented"/>
            </w:pPr>
          </w:p>
        </w:tc>
        <w:tc>
          <w:tcPr>
            <w:tcW w:w="1497" w:type="dxa"/>
            <w:vAlign w:val="center"/>
            <w:tcPrChange w:id="1386" w:author="Vasy Medov" w:date="2026-03-16T20:05:00Z">
              <w:tcPr>
                <w:tcW w:w="1497" w:type="dxa"/>
                <w:gridSpan w:val="2"/>
                <w:vAlign w:val="center"/>
              </w:tcPr>
            </w:tcPrChange>
          </w:tcPr>
          <w:p w14:paraId="54D19E70" w14:textId="5FA0407F" w:rsidR="006351F8" w:rsidRPr="007713C6" w:rsidRDefault="008B0CE5" w:rsidP="006351F8">
            <w:pPr>
              <w:pStyle w:val="Normalunindented"/>
              <w:jc w:val="center"/>
            </w:pPr>
            <w:ins w:id="1387" w:author="Vasy Medov" w:date="2026-03-16T19:51:00Z">
              <w:r w:rsidRPr="007713C6">
                <w:t>4</w:t>
              </w:r>
            </w:ins>
            <w:del w:id="1388" w:author="Vasy Medov" w:date="2026-03-16T13:11:00Z">
              <w:r w:rsidR="006351F8" w:rsidRPr="007713C6" w:rsidDel="00ED24E0">
                <w:delText>4</w:delText>
              </w:r>
            </w:del>
          </w:p>
        </w:tc>
        <w:tc>
          <w:tcPr>
            <w:tcW w:w="4094" w:type="dxa"/>
            <w:tcPrChange w:id="1389" w:author="Vasy Medov" w:date="2026-03-16T20:05:00Z">
              <w:tcPr>
                <w:tcW w:w="3764" w:type="dxa"/>
              </w:tcPr>
            </w:tcPrChange>
          </w:tcPr>
          <w:p w14:paraId="4EACC02F" w14:textId="77777777" w:rsidR="006351F8" w:rsidRPr="007713C6" w:rsidRDefault="008B0CE5" w:rsidP="006351F8">
            <w:pPr>
              <w:pStyle w:val="Normalunindented"/>
              <w:jc w:val="left"/>
              <w:rPr>
                <w:ins w:id="1390" w:author="Vasy Medov" w:date="2026-03-16T19:52:00Z"/>
              </w:rPr>
            </w:pPr>
            <w:ins w:id="1391" w:author="Vasy Medov" w:date="2026-03-16T19:51:00Z">
              <w:r w:rsidRPr="007713C6">
                <w:t>1. Фиксир</w:t>
              </w:r>
            </w:ins>
            <w:ins w:id="1392" w:author="Vasy Medov" w:date="2026-03-16T19:52:00Z">
              <w:r w:rsidRPr="007713C6">
                <w:t>овать требования до момента релиза версии продукта.</w:t>
              </w:r>
            </w:ins>
            <w:del w:id="1393" w:author="Vasy Medov" w:date="2026-03-16T13:11:00Z">
              <w:r w:rsidR="006351F8" w:rsidRPr="007713C6" w:rsidDel="00ED24E0">
                <w:delText xml:space="preserve">Использование подготовленных выражений для фильтрации вводимых с форм </w:delText>
              </w:r>
              <w:r w:rsidR="006351F8" w:rsidRPr="007713C6" w:rsidDel="00ED24E0">
                <w:rPr>
                  <w:lang w:val="en-US"/>
                </w:rPr>
                <w:delText>PHP</w:delText>
              </w:r>
              <w:r w:rsidR="006351F8" w:rsidRPr="007713C6" w:rsidDel="00ED24E0">
                <w:delText xml:space="preserve"> данных</w:delText>
              </w:r>
            </w:del>
          </w:p>
          <w:p w14:paraId="20B7FA14" w14:textId="77777777" w:rsidR="008B0CE5" w:rsidRDefault="008B0CE5" w:rsidP="006351F8">
            <w:pPr>
              <w:pStyle w:val="Normalunindented"/>
              <w:jc w:val="left"/>
            </w:pPr>
            <w:ins w:id="1394" w:author="Vasy Medov" w:date="2026-03-16T19:52:00Z">
              <w:r w:rsidRPr="007713C6">
                <w:lastRenderedPageBreak/>
                <w:t>2. Определить процесс управления внесением изменений, методологию разработки</w:t>
              </w:r>
            </w:ins>
            <w:r w:rsidR="00D05661">
              <w:t>.</w:t>
            </w:r>
          </w:p>
          <w:p w14:paraId="26DA2862" w14:textId="36D2BF04" w:rsidR="00D05661" w:rsidRPr="00D05661" w:rsidRDefault="00D05661" w:rsidP="006351F8">
            <w:pPr>
              <w:pStyle w:val="Normalunindented"/>
              <w:jc w:val="left"/>
              <w:rPr>
                <w:highlight w:val="yellow"/>
              </w:rPr>
            </w:pPr>
            <w:r w:rsidRPr="00D05661">
              <w:rPr>
                <w:highlight w:val="yellow"/>
              </w:rPr>
              <w:t xml:space="preserve">Периодические встречи аналитиков с заказчиков чтобы выяснить детали </w:t>
            </w:r>
            <w:proofErr w:type="spellStart"/>
            <w:r w:rsidRPr="00D05661">
              <w:rPr>
                <w:highlight w:val="yellow"/>
              </w:rPr>
              <w:t>всхе</w:t>
            </w:r>
            <w:proofErr w:type="spellEnd"/>
            <w:r w:rsidRPr="00D05661">
              <w:rPr>
                <w:highlight w:val="yellow"/>
              </w:rPr>
              <w:t xml:space="preserve"> требований, пока </w:t>
            </w:r>
            <w:proofErr w:type="spellStart"/>
            <w:r w:rsidRPr="00D05661">
              <w:rPr>
                <w:highlight w:val="yellow"/>
              </w:rPr>
              <w:t>разработкаи</w:t>
            </w:r>
            <w:proofErr w:type="spellEnd"/>
            <w:r w:rsidRPr="00D05661">
              <w:rPr>
                <w:highlight w:val="yellow"/>
              </w:rPr>
              <w:t xml:space="preserve"> этой части н</w:t>
            </w:r>
            <w:r>
              <w:rPr>
                <w:highlight w:val="yellow"/>
              </w:rPr>
              <w:t xml:space="preserve"> </w:t>
            </w:r>
            <w:r w:rsidRPr="00D05661">
              <w:rPr>
                <w:highlight w:val="yellow"/>
              </w:rPr>
              <w:t>е началась.</w:t>
            </w:r>
          </w:p>
          <w:p w14:paraId="08B812CC" w14:textId="6E0D7D7B" w:rsidR="00D05661" w:rsidRPr="007713C6" w:rsidRDefault="00D05661" w:rsidP="006351F8">
            <w:pPr>
              <w:pStyle w:val="Normalunindented"/>
              <w:jc w:val="left"/>
            </w:pPr>
            <w:r w:rsidRPr="00D05661">
              <w:rPr>
                <w:highlight w:val="yellow"/>
              </w:rPr>
              <w:t>ИЛИ заказчик извини, мы вынуждены работать по приоритетам и резать функционал</w:t>
            </w:r>
          </w:p>
        </w:tc>
      </w:tr>
      <w:tr w:rsidR="00A943A9" w:rsidRPr="005D4144" w14:paraId="6CF76296" w14:textId="77777777" w:rsidTr="001206A3">
        <w:trPr>
          <w:trPrChange w:id="1395" w:author="Vasy Medov" w:date="2026-03-16T20:05:00Z">
            <w:trPr>
              <w:gridAfter w:val="0"/>
            </w:trPr>
          </w:trPrChange>
        </w:trPr>
        <w:tc>
          <w:tcPr>
            <w:tcW w:w="3256" w:type="dxa"/>
            <w:tcPrChange w:id="1396" w:author="Vasy Medov" w:date="2026-03-16T20:05:00Z">
              <w:tcPr>
                <w:tcW w:w="3681" w:type="dxa"/>
                <w:gridSpan w:val="2"/>
              </w:tcPr>
            </w:tcPrChange>
          </w:tcPr>
          <w:p w14:paraId="100694E5" w14:textId="3A9D0918" w:rsidR="006351F8" w:rsidRPr="007713C6" w:rsidRDefault="008B0CE5" w:rsidP="006351F8">
            <w:pPr>
              <w:pStyle w:val="Normalunindented"/>
              <w:jc w:val="left"/>
            </w:pPr>
            <w:ins w:id="1397" w:author="Vasy Medov" w:date="2026-03-16T19:53:00Z">
              <w:r w:rsidRPr="007713C6">
                <w:lastRenderedPageBreak/>
                <w:t>Использование устаревших технологий для обратной совместимости может привести к проблемам с безопасностью</w:t>
              </w:r>
            </w:ins>
            <w:del w:id="1398" w:author="Vasy Medov" w:date="2026-03-16T13:11:00Z">
              <w:r w:rsidR="006351F8" w:rsidRPr="007713C6" w:rsidDel="00ED24E0">
                <w:delText>Сбой работы родительского портала</w:delText>
              </w:r>
            </w:del>
          </w:p>
        </w:tc>
        <w:tc>
          <w:tcPr>
            <w:tcW w:w="1638" w:type="dxa"/>
            <w:vAlign w:val="center"/>
            <w:tcPrChange w:id="1399" w:author="Vasy Medov" w:date="2026-03-16T20:05:00Z">
              <w:tcPr>
                <w:tcW w:w="1259" w:type="dxa"/>
                <w:gridSpan w:val="2"/>
                <w:vAlign w:val="center"/>
              </w:tcPr>
            </w:tcPrChange>
          </w:tcPr>
          <w:p w14:paraId="678ACA04" w14:textId="14E86C7E" w:rsidR="006351F8" w:rsidRPr="007713C6" w:rsidRDefault="008B0CE5" w:rsidP="006351F8">
            <w:pPr>
              <w:pStyle w:val="Normalunindented"/>
              <w:jc w:val="center"/>
            </w:pPr>
            <w:ins w:id="1400" w:author="Vasy Medov" w:date="2026-03-16T19:53:00Z">
              <w:r w:rsidRPr="007713C6">
                <w:t>3</w:t>
              </w:r>
            </w:ins>
            <w:del w:id="1401" w:author="Vasy Medov" w:date="2026-03-16T13:11:00Z">
              <w:r w:rsidR="006351F8" w:rsidRPr="007713C6" w:rsidDel="00ED24E0">
                <w:delText>2</w:delText>
              </w:r>
            </w:del>
          </w:p>
        </w:tc>
        <w:tc>
          <w:tcPr>
            <w:tcW w:w="1497" w:type="dxa"/>
            <w:vAlign w:val="center"/>
            <w:tcPrChange w:id="1402" w:author="Vasy Medov" w:date="2026-03-16T20:05:00Z">
              <w:tcPr>
                <w:tcW w:w="1497" w:type="dxa"/>
                <w:gridSpan w:val="2"/>
                <w:vAlign w:val="center"/>
              </w:tcPr>
            </w:tcPrChange>
          </w:tcPr>
          <w:p w14:paraId="5274D777" w14:textId="4B2ADE52" w:rsidR="006351F8" w:rsidRPr="007713C6" w:rsidRDefault="008B0CE5" w:rsidP="006351F8">
            <w:pPr>
              <w:pStyle w:val="Normalunindented"/>
              <w:jc w:val="center"/>
            </w:pPr>
            <w:ins w:id="1403" w:author="Vasy Medov" w:date="2026-03-16T19:54:00Z">
              <w:r w:rsidRPr="007713C6">
                <w:t>5</w:t>
              </w:r>
            </w:ins>
            <w:del w:id="1404" w:author="Vasy Medov" w:date="2026-03-16T13:11:00Z">
              <w:r w:rsidR="006351F8" w:rsidRPr="007713C6" w:rsidDel="00ED24E0">
                <w:delText>5</w:delText>
              </w:r>
            </w:del>
          </w:p>
        </w:tc>
        <w:tc>
          <w:tcPr>
            <w:tcW w:w="4094" w:type="dxa"/>
            <w:tcPrChange w:id="1405" w:author="Vasy Medov" w:date="2026-03-16T20:05:00Z">
              <w:tcPr>
                <w:tcW w:w="3764" w:type="dxa"/>
              </w:tcPr>
            </w:tcPrChange>
          </w:tcPr>
          <w:p w14:paraId="677ACC2A" w14:textId="768B2F3F" w:rsidR="006351F8" w:rsidRPr="007713C6" w:rsidRDefault="008B0CE5" w:rsidP="006351F8">
            <w:pPr>
              <w:pStyle w:val="Normalunindented"/>
              <w:jc w:val="left"/>
            </w:pPr>
            <w:ins w:id="1406" w:author="Vasy Medov" w:date="2026-03-16T19:54:00Z">
              <w:r w:rsidRPr="007713C6">
                <w:t xml:space="preserve">Использование </w:t>
              </w:r>
              <w:proofErr w:type="spellStart"/>
              <w:r w:rsidRPr="007713C6">
                <w:t>траспиляции</w:t>
              </w:r>
              <w:proofErr w:type="spellEnd"/>
              <w:r w:rsidRPr="007713C6">
                <w:t xml:space="preserve"> более современных версий кода и </w:t>
              </w:r>
              <w:proofErr w:type="spellStart"/>
              <w:r w:rsidRPr="007713C6">
                <w:t>полифилов</w:t>
              </w:r>
              <w:proofErr w:type="spellEnd"/>
              <w:r w:rsidRPr="007713C6">
                <w:t xml:space="preserve"> </w:t>
              </w:r>
            </w:ins>
            <w:del w:id="1407" w:author="Vasy Medov" w:date="2026-03-16T13:11:00Z">
              <w:r w:rsidR="006351F8" w:rsidRPr="007713C6" w:rsidDel="00ED24E0">
                <w:delText xml:space="preserve">Мониторинг доступности </w:delText>
              </w:r>
              <w:r w:rsidR="006351F8" w:rsidRPr="007713C6" w:rsidDel="00ED24E0">
                <w:rPr>
                  <w:lang w:val="en-US"/>
                </w:rPr>
                <w:delText>API</w:delText>
              </w:r>
              <w:r w:rsidR="006351F8" w:rsidRPr="007713C6" w:rsidDel="00ED24E0">
                <w:delText xml:space="preserve"> портала, кеширование данных</w:delText>
              </w:r>
            </w:del>
          </w:p>
        </w:tc>
      </w:tr>
      <w:tr w:rsidR="00A943A9" w:rsidRPr="005D4144" w14:paraId="57EAB888" w14:textId="77777777" w:rsidTr="001206A3">
        <w:trPr>
          <w:trPrChange w:id="1408" w:author="Vasy Medov" w:date="2026-03-16T20:05:00Z">
            <w:trPr>
              <w:gridAfter w:val="0"/>
            </w:trPr>
          </w:trPrChange>
        </w:trPr>
        <w:tc>
          <w:tcPr>
            <w:tcW w:w="3256" w:type="dxa"/>
            <w:tcPrChange w:id="1409" w:author="Vasy Medov" w:date="2026-03-16T20:05:00Z">
              <w:tcPr>
                <w:tcW w:w="3681" w:type="dxa"/>
                <w:gridSpan w:val="2"/>
              </w:tcPr>
            </w:tcPrChange>
          </w:tcPr>
          <w:p w14:paraId="7B97AFFA" w14:textId="77777777" w:rsidR="006351F8" w:rsidRDefault="008B0CE5" w:rsidP="006351F8">
            <w:pPr>
              <w:pStyle w:val="Normalunindented"/>
              <w:jc w:val="left"/>
            </w:pPr>
            <w:ins w:id="1410" w:author="Vasy Medov" w:date="2026-03-16T19:55:00Z">
              <w:r w:rsidRPr="007713C6">
                <w:t>Нехватка бюджета в процессе разработки, ввиду отставания от графика</w:t>
              </w:r>
            </w:ins>
            <w:del w:id="1411" w:author="Vasy Medov" w:date="2026-03-16T13:11:00Z">
              <w:r w:rsidR="006351F8" w:rsidRPr="007713C6" w:rsidDel="00ED24E0">
                <w:delText>Сбой работы провайдера/представителя вычислительных ресурсов</w:delText>
              </w:r>
            </w:del>
          </w:p>
          <w:p w14:paraId="698E13F1" w14:textId="636A1B2A" w:rsidR="00D05661" w:rsidRPr="007713C6" w:rsidRDefault="00D05661" w:rsidP="006351F8">
            <w:pPr>
              <w:pStyle w:val="Normalunindented"/>
              <w:jc w:val="left"/>
            </w:pPr>
            <w:r>
              <w:t xml:space="preserve"> </w:t>
            </w:r>
          </w:p>
        </w:tc>
        <w:tc>
          <w:tcPr>
            <w:tcW w:w="1638" w:type="dxa"/>
            <w:vAlign w:val="center"/>
            <w:tcPrChange w:id="1412" w:author="Vasy Medov" w:date="2026-03-16T20:05:00Z">
              <w:tcPr>
                <w:tcW w:w="1259" w:type="dxa"/>
                <w:gridSpan w:val="2"/>
                <w:vAlign w:val="center"/>
              </w:tcPr>
            </w:tcPrChange>
          </w:tcPr>
          <w:p w14:paraId="0AA003B5" w14:textId="3D5E37F3" w:rsidR="006351F8" w:rsidRPr="007713C6" w:rsidRDefault="008B0CE5" w:rsidP="006351F8">
            <w:pPr>
              <w:pStyle w:val="Normalunindented"/>
              <w:jc w:val="center"/>
            </w:pPr>
            <w:ins w:id="1413" w:author="Vasy Medov" w:date="2026-03-16T19:56:00Z">
              <w:r w:rsidRPr="007713C6">
                <w:t>5</w:t>
              </w:r>
            </w:ins>
            <w:del w:id="1414" w:author="Vasy Medov" w:date="2026-03-16T13:11:00Z">
              <w:r w:rsidR="006351F8" w:rsidRPr="007713C6" w:rsidDel="00ED24E0">
                <w:delText>1</w:delText>
              </w:r>
            </w:del>
          </w:p>
        </w:tc>
        <w:tc>
          <w:tcPr>
            <w:tcW w:w="1497" w:type="dxa"/>
            <w:vAlign w:val="center"/>
            <w:tcPrChange w:id="1415" w:author="Vasy Medov" w:date="2026-03-16T20:05:00Z">
              <w:tcPr>
                <w:tcW w:w="1497" w:type="dxa"/>
                <w:gridSpan w:val="2"/>
                <w:vAlign w:val="center"/>
              </w:tcPr>
            </w:tcPrChange>
          </w:tcPr>
          <w:p w14:paraId="37BAF399" w14:textId="41D89BA1" w:rsidR="006351F8" w:rsidRPr="007713C6" w:rsidRDefault="008B0CE5" w:rsidP="006351F8">
            <w:pPr>
              <w:pStyle w:val="Normalunindented"/>
              <w:jc w:val="center"/>
            </w:pPr>
            <w:ins w:id="1416" w:author="Vasy Medov" w:date="2026-03-16T19:56:00Z">
              <w:r w:rsidRPr="007713C6">
                <w:t>5</w:t>
              </w:r>
            </w:ins>
            <w:del w:id="1417" w:author="Vasy Medov" w:date="2026-03-16T13:11:00Z">
              <w:r w:rsidR="006351F8" w:rsidRPr="007713C6" w:rsidDel="00ED24E0">
                <w:delText>4</w:delText>
              </w:r>
            </w:del>
          </w:p>
        </w:tc>
        <w:tc>
          <w:tcPr>
            <w:tcW w:w="4094" w:type="dxa"/>
            <w:tcPrChange w:id="1418" w:author="Vasy Medov" w:date="2026-03-16T20:05:00Z">
              <w:tcPr>
                <w:tcW w:w="3764" w:type="dxa"/>
              </w:tcPr>
            </w:tcPrChange>
          </w:tcPr>
          <w:p w14:paraId="6B25034D" w14:textId="77777777" w:rsidR="006351F8" w:rsidRPr="007713C6" w:rsidRDefault="008B0CE5" w:rsidP="006351F8">
            <w:pPr>
              <w:pStyle w:val="Normalunindented"/>
              <w:jc w:val="left"/>
              <w:rPr>
                <w:ins w:id="1419" w:author="Vasy Medov" w:date="2026-03-16T19:58:00Z"/>
              </w:rPr>
            </w:pPr>
            <w:ins w:id="1420" w:author="Vasy Medov" w:date="2026-03-16T19:57:00Z">
              <w:r w:rsidRPr="007713C6">
                <w:t xml:space="preserve">1. Поэтапная разработка, деструктуризация и трассировка задач, детальное проектирование системы для более точной оценки </w:t>
              </w:r>
              <w:proofErr w:type="spellStart"/>
              <w:r w:rsidRPr="007713C6">
                <w:t>трудёмк</w:t>
              </w:r>
            </w:ins>
            <w:ins w:id="1421" w:author="Vasy Medov" w:date="2026-03-16T19:58:00Z">
              <w:r w:rsidRPr="007713C6">
                <w:t>ости</w:t>
              </w:r>
              <w:proofErr w:type="spellEnd"/>
              <w:r w:rsidRPr="007713C6">
                <w:t xml:space="preserve"> и бюджета</w:t>
              </w:r>
            </w:ins>
            <w:del w:id="1422" w:author="Vasy Medov" w:date="2026-03-16T13:11:00Z">
              <w:r w:rsidR="006351F8" w:rsidRPr="007713C6" w:rsidDel="00ED24E0">
                <w:delText>Наличие зеркала системы, возможность резервного развёртывания на запасной машине</w:delText>
              </w:r>
            </w:del>
          </w:p>
          <w:p w14:paraId="1EE5CB7E" w14:textId="77777777" w:rsidR="008B0CE5" w:rsidRPr="007713C6" w:rsidRDefault="008B0CE5" w:rsidP="006351F8">
            <w:pPr>
              <w:pStyle w:val="Normalunindented"/>
              <w:jc w:val="left"/>
              <w:rPr>
                <w:ins w:id="1423" w:author="Vasy Medov" w:date="2026-03-16T19:58:00Z"/>
              </w:rPr>
            </w:pPr>
            <w:ins w:id="1424" w:author="Vasy Medov" w:date="2026-03-16T19:58:00Z">
              <w:r w:rsidRPr="007713C6">
                <w:t>2. Выбор эффективной стратегии управления разработкой/</w:t>
              </w:r>
              <w:proofErr w:type="spellStart"/>
              <w:r w:rsidRPr="007713C6">
                <w:t>менеджент</w:t>
              </w:r>
              <w:proofErr w:type="spellEnd"/>
            </w:ins>
          </w:p>
          <w:p w14:paraId="1A1FFAF1" w14:textId="20E9072D" w:rsidR="008B0CE5" w:rsidRPr="007713C6" w:rsidRDefault="008B0CE5" w:rsidP="006351F8">
            <w:pPr>
              <w:pStyle w:val="Normalunindented"/>
              <w:jc w:val="left"/>
            </w:pPr>
            <w:ins w:id="1425" w:author="Vasy Medov" w:date="2026-03-16T19:58:00Z">
              <w:r w:rsidRPr="007713C6">
                <w:t>3. Декларирование условий, сроков, бюджета в договоре</w:t>
              </w:r>
            </w:ins>
          </w:p>
        </w:tc>
      </w:tr>
      <w:tr w:rsidR="00A943A9" w:rsidRPr="005D4144" w14:paraId="51B7E881" w14:textId="77777777" w:rsidTr="001206A3">
        <w:trPr>
          <w:trPrChange w:id="1426" w:author="Vasy Medov" w:date="2026-03-16T20:05:00Z">
            <w:trPr>
              <w:gridAfter w:val="0"/>
            </w:trPr>
          </w:trPrChange>
        </w:trPr>
        <w:tc>
          <w:tcPr>
            <w:tcW w:w="3256" w:type="dxa"/>
            <w:tcPrChange w:id="1427" w:author="Vasy Medov" w:date="2026-03-16T20:05:00Z">
              <w:tcPr>
                <w:tcW w:w="3681" w:type="dxa"/>
                <w:gridSpan w:val="2"/>
              </w:tcPr>
            </w:tcPrChange>
          </w:tcPr>
          <w:p w14:paraId="62B61019" w14:textId="4F708858" w:rsidR="006351F8" w:rsidRPr="007713C6" w:rsidRDefault="001206A3" w:rsidP="006351F8">
            <w:pPr>
              <w:pStyle w:val="Normalunindented"/>
              <w:jc w:val="left"/>
            </w:pPr>
            <w:ins w:id="1428" w:author="Vasy Medov" w:date="2026-03-16T20:01:00Z">
              <w:r w:rsidRPr="007713C6">
                <w:t xml:space="preserve">Выявление противоречий, </w:t>
              </w:r>
            </w:ins>
            <w:ins w:id="1429" w:author="Vasy Medov" w:date="2026-03-16T20:02:00Z">
              <w:r w:rsidRPr="007713C6">
                <w:t xml:space="preserve">неописанных сценариев использования, неопределённости и ошибок в </w:t>
              </w:r>
              <w:r w:rsidRPr="007713C6">
                <w:rPr>
                  <w:lang w:val="en-US"/>
                </w:rPr>
                <w:t>SRS</w:t>
              </w:r>
            </w:ins>
            <w:del w:id="1430" w:author="Vasy Medov" w:date="2026-03-16T13:11:00Z">
              <w:r w:rsidR="006351F8" w:rsidRPr="007713C6" w:rsidDel="00ED24E0">
                <w:delText>Недостаточная производительность системы при пиковых нагрузках</w:delText>
              </w:r>
            </w:del>
          </w:p>
        </w:tc>
        <w:tc>
          <w:tcPr>
            <w:tcW w:w="1638" w:type="dxa"/>
            <w:vAlign w:val="center"/>
            <w:tcPrChange w:id="1431" w:author="Vasy Medov" w:date="2026-03-16T20:05:00Z">
              <w:tcPr>
                <w:tcW w:w="1259" w:type="dxa"/>
                <w:gridSpan w:val="2"/>
                <w:vAlign w:val="center"/>
              </w:tcPr>
            </w:tcPrChange>
          </w:tcPr>
          <w:p w14:paraId="7D946EFD" w14:textId="457B41FC" w:rsidR="006351F8" w:rsidRPr="007713C6" w:rsidRDefault="001206A3" w:rsidP="006351F8">
            <w:pPr>
              <w:pStyle w:val="Normalunindented"/>
              <w:jc w:val="center"/>
            </w:pPr>
            <w:ins w:id="1432" w:author="Vasy Medov" w:date="2026-03-16T20:02:00Z">
              <w:r w:rsidRPr="007713C6">
                <w:t>3</w:t>
              </w:r>
            </w:ins>
            <w:del w:id="1433" w:author="Vasy Medov" w:date="2026-03-16T13:11:00Z">
              <w:r w:rsidR="006351F8" w:rsidRPr="007713C6" w:rsidDel="00ED24E0">
                <w:delText>3</w:delText>
              </w:r>
            </w:del>
          </w:p>
        </w:tc>
        <w:tc>
          <w:tcPr>
            <w:tcW w:w="1497" w:type="dxa"/>
            <w:vAlign w:val="center"/>
            <w:tcPrChange w:id="1434" w:author="Vasy Medov" w:date="2026-03-16T20:05:00Z">
              <w:tcPr>
                <w:tcW w:w="1497" w:type="dxa"/>
                <w:gridSpan w:val="2"/>
                <w:vAlign w:val="center"/>
              </w:tcPr>
            </w:tcPrChange>
          </w:tcPr>
          <w:p w14:paraId="4272CCEE" w14:textId="1D75E0BA" w:rsidR="006351F8" w:rsidRPr="007713C6" w:rsidRDefault="001206A3" w:rsidP="006351F8">
            <w:pPr>
              <w:pStyle w:val="Normalunindented"/>
              <w:jc w:val="center"/>
            </w:pPr>
            <w:ins w:id="1435" w:author="Vasy Medov" w:date="2026-03-16T20:02:00Z">
              <w:r w:rsidRPr="007713C6">
                <w:t>4</w:t>
              </w:r>
            </w:ins>
            <w:del w:id="1436" w:author="Vasy Medov" w:date="2026-03-16T13:11:00Z">
              <w:r w:rsidR="006351F8" w:rsidRPr="007713C6" w:rsidDel="00ED24E0">
                <w:delText>3</w:delText>
              </w:r>
            </w:del>
          </w:p>
        </w:tc>
        <w:tc>
          <w:tcPr>
            <w:tcW w:w="4094" w:type="dxa"/>
            <w:tcPrChange w:id="1437" w:author="Vasy Medov" w:date="2026-03-16T20:05:00Z">
              <w:tcPr>
                <w:tcW w:w="3764" w:type="dxa"/>
              </w:tcPr>
            </w:tcPrChange>
          </w:tcPr>
          <w:p w14:paraId="492CAB64" w14:textId="4AA9C2DE" w:rsidR="006351F8" w:rsidRPr="007713C6" w:rsidRDefault="001206A3" w:rsidP="006351F8">
            <w:pPr>
              <w:pStyle w:val="Normalunindented"/>
              <w:jc w:val="left"/>
            </w:pPr>
            <w:ins w:id="1438" w:author="Vasy Medov" w:date="2026-03-16T20:02:00Z">
              <w:r w:rsidRPr="007713C6">
                <w:t>Вери</w:t>
              </w:r>
            </w:ins>
            <w:ins w:id="1439" w:author="Vasy Medov" w:date="2026-03-16T20:03:00Z">
              <w:r w:rsidRPr="007713C6">
                <w:t xml:space="preserve">фикация </w:t>
              </w:r>
              <w:r w:rsidRPr="007713C6">
                <w:rPr>
                  <w:lang w:val="en-US"/>
                </w:rPr>
                <w:t>SRS</w:t>
              </w:r>
              <w:r w:rsidRPr="007713C6">
                <w:rPr>
                  <w:rPrChange w:id="1440" w:author="Vasy Medov" w:date="2026-03-18T01:27:00Z">
                    <w:rPr>
                      <w:lang w:val="en-US"/>
                    </w:rPr>
                  </w:rPrChange>
                </w:rPr>
                <w:t xml:space="preserve"> </w:t>
              </w:r>
              <w:r w:rsidRPr="007713C6">
                <w:t>и его согласование, проверка с участием всех ключевых стейкхолдеров для подтверждения требований</w:t>
              </w:r>
            </w:ins>
            <w:ins w:id="1441" w:author="Vasy Medov" w:date="2026-03-16T20:05:00Z">
              <w:r w:rsidRPr="007713C6">
                <w:t xml:space="preserve"> и проекта</w:t>
              </w:r>
            </w:ins>
            <w:del w:id="1442" w:author="Vasy Medov" w:date="2026-03-16T13:11:00Z">
              <w:r w:rsidR="006351F8" w:rsidRPr="007713C6" w:rsidDel="00ED24E0">
                <w:delText>Увеличение вычислительных мощностей, улучшение производительности системы</w:delText>
              </w:r>
            </w:del>
          </w:p>
        </w:tc>
      </w:tr>
      <w:tr w:rsidR="00A943A9" w:rsidRPr="005D4144" w:rsidDel="00232F80" w14:paraId="5F6D56A0" w14:textId="1F6AC82F" w:rsidTr="001206A3">
        <w:trPr>
          <w:del w:id="1443" w:author="Vasy Medov" w:date="2026-03-16T20:11:00Z"/>
          <w:trPrChange w:id="1444" w:author="Vasy Medov" w:date="2026-03-16T20:05:00Z">
            <w:trPr>
              <w:gridAfter w:val="0"/>
            </w:trPr>
          </w:trPrChange>
        </w:trPr>
        <w:tc>
          <w:tcPr>
            <w:tcW w:w="3256" w:type="dxa"/>
            <w:tcPrChange w:id="1445" w:author="Vasy Medov" w:date="2026-03-16T20:05:00Z">
              <w:tcPr>
                <w:tcW w:w="3681" w:type="dxa"/>
                <w:gridSpan w:val="2"/>
              </w:tcPr>
            </w:tcPrChange>
          </w:tcPr>
          <w:p w14:paraId="175F7A27" w14:textId="7648B33E" w:rsidR="006351F8" w:rsidRPr="005D4144" w:rsidDel="00232F80" w:rsidRDefault="006351F8" w:rsidP="006351F8">
            <w:pPr>
              <w:pStyle w:val="Normalunindented"/>
              <w:jc w:val="left"/>
              <w:rPr>
                <w:del w:id="1446" w:author="Vasy Medov" w:date="2026-03-16T20:11:00Z"/>
              </w:rPr>
            </w:pPr>
            <w:del w:id="1447" w:author="Vasy Medov" w:date="2026-03-16T13:11:00Z">
              <w:r w:rsidRPr="005D4144" w:rsidDel="00ED24E0">
                <w:rPr>
                  <w:iCs w:val="0"/>
                </w:rPr>
                <w:delText>Потеря данных из-за некорректного процесса резервного копирования или сбоя</w:delText>
              </w:r>
            </w:del>
          </w:p>
        </w:tc>
        <w:tc>
          <w:tcPr>
            <w:tcW w:w="1638" w:type="dxa"/>
            <w:vAlign w:val="center"/>
            <w:tcPrChange w:id="1448" w:author="Vasy Medov" w:date="2026-03-16T20:05:00Z">
              <w:tcPr>
                <w:tcW w:w="1259" w:type="dxa"/>
                <w:gridSpan w:val="2"/>
                <w:vAlign w:val="center"/>
              </w:tcPr>
            </w:tcPrChange>
          </w:tcPr>
          <w:p w14:paraId="44DDE31D" w14:textId="5E1145F6" w:rsidR="006351F8" w:rsidRPr="005D4144" w:rsidDel="00232F80" w:rsidRDefault="006351F8" w:rsidP="006351F8">
            <w:pPr>
              <w:pStyle w:val="Normalunindented"/>
              <w:jc w:val="center"/>
              <w:rPr>
                <w:del w:id="1449" w:author="Vasy Medov" w:date="2026-03-16T20:11:00Z"/>
              </w:rPr>
            </w:pPr>
            <w:del w:id="1450" w:author="Vasy Medov" w:date="2026-03-16T13:11:00Z">
              <w:r w:rsidRPr="005D4144" w:rsidDel="00ED24E0">
                <w:rPr>
                  <w:iCs w:val="0"/>
                </w:rPr>
                <w:delText>2</w:delText>
              </w:r>
            </w:del>
          </w:p>
        </w:tc>
        <w:tc>
          <w:tcPr>
            <w:tcW w:w="1497" w:type="dxa"/>
            <w:vAlign w:val="center"/>
            <w:tcPrChange w:id="1451" w:author="Vasy Medov" w:date="2026-03-16T20:05:00Z">
              <w:tcPr>
                <w:tcW w:w="1497" w:type="dxa"/>
                <w:gridSpan w:val="2"/>
                <w:vAlign w:val="center"/>
              </w:tcPr>
            </w:tcPrChange>
          </w:tcPr>
          <w:p w14:paraId="0F5EAB2D" w14:textId="57B5D2B2" w:rsidR="006351F8" w:rsidRPr="005D4144" w:rsidDel="00232F80" w:rsidRDefault="006351F8" w:rsidP="006351F8">
            <w:pPr>
              <w:pStyle w:val="Normalunindented"/>
              <w:jc w:val="center"/>
              <w:rPr>
                <w:del w:id="1452" w:author="Vasy Medov" w:date="2026-03-16T20:11:00Z"/>
              </w:rPr>
            </w:pPr>
            <w:del w:id="1453" w:author="Vasy Medov" w:date="2026-03-16T13:11:00Z">
              <w:r w:rsidRPr="005D4144" w:rsidDel="00ED24E0">
                <w:rPr>
                  <w:iCs w:val="0"/>
                </w:rPr>
                <w:delText>5</w:delText>
              </w:r>
            </w:del>
          </w:p>
        </w:tc>
        <w:tc>
          <w:tcPr>
            <w:tcW w:w="4094" w:type="dxa"/>
            <w:tcPrChange w:id="1454" w:author="Vasy Medov" w:date="2026-03-16T20:05:00Z">
              <w:tcPr>
                <w:tcW w:w="3764" w:type="dxa"/>
              </w:tcPr>
            </w:tcPrChange>
          </w:tcPr>
          <w:p w14:paraId="3DD99672" w14:textId="7560D8D1" w:rsidR="006351F8" w:rsidRPr="005D4144" w:rsidDel="00232F80" w:rsidRDefault="006351F8" w:rsidP="006351F8">
            <w:pPr>
              <w:pStyle w:val="Normalunindented"/>
              <w:jc w:val="left"/>
              <w:rPr>
                <w:del w:id="1455" w:author="Vasy Medov" w:date="2026-03-16T20:11:00Z"/>
              </w:rPr>
            </w:pPr>
            <w:del w:id="1456" w:author="Vasy Medov" w:date="2026-03-16T13:11:00Z">
              <w:r w:rsidRPr="005D4144" w:rsidDel="00ED24E0">
                <w:rPr>
                  <w:iCs w:val="0"/>
                </w:rPr>
                <w:delText>Регулярное инкрементальное резервное копирование</w:delText>
              </w:r>
            </w:del>
          </w:p>
        </w:tc>
      </w:tr>
    </w:tbl>
    <w:p w14:paraId="3F8F22EC" w14:textId="0C2577C3" w:rsidR="00310C4B" w:rsidRPr="007713C6" w:rsidRDefault="00B37C91" w:rsidP="00C939DE">
      <w:pPr>
        <w:pStyle w:val="1"/>
        <w:rPr>
          <w:color w:val="000000" w:themeColor="text1"/>
          <w:lang w:val="ru-RU"/>
        </w:rPr>
      </w:pPr>
      <w:bookmarkStart w:id="1457" w:name="_Toc352609412"/>
      <w:bookmarkStart w:id="1458" w:name="_Toc224493587"/>
      <w:r w:rsidRPr="007713C6">
        <w:rPr>
          <w:color w:val="000000" w:themeColor="text1"/>
        </w:rPr>
        <w:t>Use</w:t>
      </w:r>
      <w:r w:rsidRPr="007713C6">
        <w:rPr>
          <w:color w:val="000000" w:themeColor="text1"/>
          <w:lang w:val="ru-RU"/>
        </w:rPr>
        <w:t xml:space="preserve"> </w:t>
      </w:r>
      <w:bookmarkEnd w:id="1290"/>
      <w:bookmarkEnd w:id="1457"/>
      <w:r w:rsidR="0003681F" w:rsidRPr="007713C6">
        <w:rPr>
          <w:color w:val="000000" w:themeColor="text1"/>
        </w:rPr>
        <w:t>cases</w:t>
      </w:r>
      <w:del w:id="1459" w:author="Vasy Medov" w:date="2026-03-17T23:06:00Z">
        <w:r w:rsidR="00625B06" w:rsidRPr="007713C6" w:rsidDel="00BE6C61">
          <w:rPr>
            <w:color w:val="000000" w:themeColor="text1"/>
            <w:lang w:val="ru-RU"/>
          </w:rPr>
          <w:delText xml:space="preserve"> – </w:delText>
        </w:r>
        <w:r w:rsidR="00625B06" w:rsidRPr="007713C6" w:rsidDel="00BE6C61">
          <w:rPr>
            <w:color w:val="000000" w:themeColor="text1"/>
            <w:lang w:val="ru-RU"/>
            <w:rPrChange w:id="1460" w:author="Vasy Medov" w:date="2026-03-18T01:27:00Z">
              <w:rPr>
                <w:color w:val="000000" w:themeColor="text1"/>
                <w:highlight w:val="yellow"/>
                <w:lang w:val="ru-RU"/>
              </w:rPr>
            </w:rPrChange>
          </w:rPr>
          <w:delText>функции а не действия</w:delText>
        </w:r>
      </w:del>
      <w:bookmarkEnd w:id="1458"/>
    </w:p>
    <w:p w14:paraId="6BE22DCD" w14:textId="7890CD33" w:rsidR="00400C19" w:rsidRPr="007713C6" w:rsidRDefault="00400C19" w:rsidP="00400C19">
      <w:pPr>
        <w:pStyle w:val="2"/>
        <w:rPr>
          <w:lang w:val="ru-RU"/>
        </w:rPr>
      </w:pPr>
      <w:bookmarkStart w:id="1461" w:name="_Toc224493588"/>
      <w:r w:rsidRPr="007713C6">
        <w:rPr>
          <w:lang w:val="ru-RU"/>
        </w:rPr>
        <w:t>Поиск и фильтрация фанфиков</w:t>
      </w:r>
      <w:bookmarkEnd w:id="1461"/>
    </w:p>
    <w:p w14:paraId="06A599B3" w14:textId="27885008" w:rsidR="00400C19" w:rsidRPr="007713C6" w:rsidRDefault="00400C19" w:rsidP="00400C19">
      <w:pPr>
        <w:pStyle w:val="Normalunindented"/>
        <w:rPr>
          <w:lang w:val="en-US"/>
        </w:rPr>
      </w:pPr>
      <w:r w:rsidRPr="007713C6">
        <w:rPr>
          <w:b/>
          <w:bCs/>
          <w:lang w:val="en-US"/>
        </w:rPr>
        <w:t>ID</w:t>
      </w:r>
      <w:r w:rsidRPr="007713C6">
        <w:rPr>
          <w:lang w:val="en-US"/>
        </w:rPr>
        <w:t>: UC-01</w:t>
      </w:r>
    </w:p>
    <w:p w14:paraId="0631732A" w14:textId="77777777" w:rsidR="00400C19" w:rsidRPr="007713C6" w:rsidRDefault="00400C19" w:rsidP="00400C19">
      <w:pPr>
        <w:pStyle w:val="Normalunindented"/>
      </w:pPr>
      <w:r w:rsidRPr="007713C6">
        <w:rPr>
          <w:b/>
          <w:bCs/>
        </w:rPr>
        <w:t>Описание</w:t>
      </w:r>
      <w:r w:rsidRPr="007713C6">
        <w:t>: пользователь настраивает параметры поиска, чтобы найти интересующие его фанфики</w:t>
      </w:r>
    </w:p>
    <w:p w14:paraId="6171C114" w14:textId="1BB94069" w:rsidR="00400C19" w:rsidRPr="007713C6" w:rsidRDefault="00400C19" w:rsidP="00400C19">
      <w:pPr>
        <w:pStyle w:val="Normalunindented"/>
      </w:pPr>
      <w:r w:rsidRPr="007713C6">
        <w:rPr>
          <w:b/>
          <w:bCs/>
        </w:rPr>
        <w:t>Актёры</w:t>
      </w:r>
      <w:r w:rsidRPr="007713C6">
        <w:t>:</w:t>
      </w:r>
      <w:del w:id="1462" w:author="Vasy Medov" w:date="2026-03-16T21:46:00Z">
        <w:r w:rsidRPr="007713C6" w:rsidDel="00867904">
          <w:delText xml:space="preserve"> </w:delText>
        </w:r>
      </w:del>
      <w:del w:id="1463" w:author="Vasy Medov" w:date="2026-03-16T21:34:00Z">
        <w:r w:rsidRPr="007713C6" w:rsidDel="00BD3CCA">
          <w:delText>Гость\Читатель</w:delText>
        </w:r>
      </w:del>
      <w:ins w:id="1464" w:author="Vasy Medov" w:date="2026-03-16T21:46:00Z">
        <w:r w:rsidR="00867904" w:rsidRPr="007713C6">
          <w:t xml:space="preserve"> Гость\Читатель, Система</w:t>
        </w:r>
      </w:ins>
    </w:p>
    <w:p w14:paraId="48124C24" w14:textId="77777777" w:rsidR="00400C19" w:rsidRPr="007713C6" w:rsidRDefault="00400C19" w:rsidP="00400C19">
      <w:pPr>
        <w:pStyle w:val="Normalunindented"/>
      </w:pPr>
      <w:r w:rsidRPr="007713C6">
        <w:rPr>
          <w:b/>
          <w:bCs/>
        </w:rPr>
        <w:t>Предусловия</w:t>
      </w:r>
      <w:r w:rsidRPr="007713C6">
        <w:t>: пользователь находится в подразделе «Фанфики»</w:t>
      </w:r>
    </w:p>
    <w:p w14:paraId="044EB1AB" w14:textId="77777777" w:rsidR="00400C19" w:rsidRPr="007713C6" w:rsidRDefault="00400C19" w:rsidP="00400C19">
      <w:pPr>
        <w:pStyle w:val="Normalunindented"/>
        <w:rPr>
          <w:b/>
          <w:bCs/>
        </w:rPr>
      </w:pPr>
      <w:r w:rsidRPr="007713C6">
        <w:rPr>
          <w:b/>
          <w:bCs/>
        </w:rPr>
        <w:lastRenderedPageBreak/>
        <w:t>Основной поток:</w:t>
      </w:r>
    </w:p>
    <w:p w14:paraId="5E096C43" w14:textId="57C179FC" w:rsidR="00400C19" w:rsidRPr="007713C6" w:rsidRDefault="00400C19" w:rsidP="00400C19">
      <w:pPr>
        <w:pStyle w:val="Normalunindented"/>
        <w:numPr>
          <w:ilvl w:val="0"/>
          <w:numId w:val="19"/>
        </w:numPr>
      </w:pPr>
      <w:r w:rsidRPr="007713C6">
        <w:t xml:space="preserve">Пользователь открывает форму фильтров поиска </w:t>
      </w:r>
      <w:ins w:id="1465" w:author="Vasy Medov" w:date="2026-03-16T21:41:00Z">
        <w:r w:rsidR="00BD3CCA" w:rsidRPr="007713C6">
          <w:t>(ФТ 1.5.1)</w:t>
        </w:r>
      </w:ins>
    </w:p>
    <w:p w14:paraId="6F475FC6" w14:textId="23916DCC" w:rsidR="00400C19" w:rsidRPr="007713C6" w:rsidRDefault="00400C19" w:rsidP="00400C19">
      <w:pPr>
        <w:pStyle w:val="Normalunindented"/>
        <w:numPr>
          <w:ilvl w:val="0"/>
          <w:numId w:val="19"/>
        </w:numPr>
      </w:pPr>
      <w:r w:rsidRPr="007713C6">
        <w:t xml:space="preserve">Пользователь выбирает необходимые фильтры: персонажи, </w:t>
      </w:r>
      <w:proofErr w:type="spellStart"/>
      <w:r w:rsidRPr="007713C6">
        <w:t>пейринг</w:t>
      </w:r>
      <w:proofErr w:type="spellEnd"/>
      <w:r w:rsidRPr="007713C6">
        <w:t>, рейтинг, размер, статус, жанр</w:t>
      </w:r>
      <w:ins w:id="1466" w:author="Vasy Medov" w:date="2026-03-16T21:41:00Z">
        <w:r w:rsidR="00BD3CCA" w:rsidRPr="007713C6">
          <w:t xml:space="preserve"> (ФТ 1.5.1)</w:t>
        </w:r>
      </w:ins>
    </w:p>
    <w:p w14:paraId="36D15210" w14:textId="6969B422" w:rsidR="00400C19" w:rsidRPr="007713C6" w:rsidRDefault="00400C19" w:rsidP="00400C19">
      <w:pPr>
        <w:pStyle w:val="Normalunindented"/>
        <w:numPr>
          <w:ilvl w:val="0"/>
          <w:numId w:val="19"/>
        </w:numPr>
        <w:rPr>
          <w:ins w:id="1467" w:author="Vasy Medov" w:date="2026-03-16T21:36:00Z"/>
        </w:rPr>
      </w:pPr>
      <w:r w:rsidRPr="007713C6">
        <w:t xml:space="preserve">Пользователь </w:t>
      </w:r>
      <w:del w:id="1468" w:author="Vasy Medov" w:date="2026-03-16T21:35:00Z">
        <w:r w:rsidRPr="007713C6" w:rsidDel="00BD3CCA">
          <w:delText xml:space="preserve">выбирает </w:delText>
        </w:r>
      </w:del>
      <w:ins w:id="1469" w:author="Vasy Medov" w:date="2026-03-16T21:36:00Z">
        <w:r w:rsidR="00BD3CCA" w:rsidRPr="007713C6">
          <w:t>выбирает</w:t>
        </w:r>
      </w:ins>
      <w:ins w:id="1470" w:author="Vasy Medov" w:date="2026-03-16T21:35:00Z">
        <w:r w:rsidR="00BD3CCA" w:rsidRPr="007713C6">
          <w:t xml:space="preserve"> </w:t>
        </w:r>
      </w:ins>
      <w:r w:rsidRPr="007713C6">
        <w:t>фильтры исключения</w:t>
      </w:r>
      <w:r w:rsidR="00625B06" w:rsidRPr="007713C6">
        <w:t xml:space="preserve"> </w:t>
      </w:r>
      <w:ins w:id="1471" w:author="Vasy Medov" w:date="2026-03-16T21:41:00Z">
        <w:r w:rsidR="00BD3CCA" w:rsidRPr="007713C6">
          <w:t>(ФТ 1.5.1)</w:t>
        </w:r>
      </w:ins>
      <w:del w:id="1472" w:author="Vasy Medov" w:date="2026-03-16T21:41:00Z">
        <w:r w:rsidR="00625B06" w:rsidRPr="007713C6" w:rsidDel="00BD3CCA">
          <w:rPr>
            <w:rPrChange w:id="1473" w:author="Vasy Medov" w:date="2026-03-18T01:27:00Z">
              <w:rPr>
                <w:highlight w:val="yellow"/>
              </w:rPr>
            </w:rPrChange>
          </w:rPr>
          <w:delText>ссылка на пункт ФТ</w:delText>
        </w:r>
      </w:del>
    </w:p>
    <w:p w14:paraId="1649CE4D" w14:textId="79DCC2B2" w:rsidR="00BD3CCA" w:rsidRPr="007713C6" w:rsidRDefault="00BD3CCA" w:rsidP="00400C19">
      <w:pPr>
        <w:pStyle w:val="Normalunindented"/>
        <w:numPr>
          <w:ilvl w:val="0"/>
          <w:numId w:val="19"/>
        </w:numPr>
      </w:pPr>
      <w:ins w:id="1474" w:author="Vasy Medov" w:date="2026-03-16T21:36:00Z">
        <w:r w:rsidRPr="007713C6">
          <w:t>Пользователь применяет заданные фильтры поиска</w:t>
        </w:r>
      </w:ins>
    </w:p>
    <w:p w14:paraId="75D11853" w14:textId="18AB8081" w:rsidR="00116D4F" w:rsidRPr="007713C6" w:rsidRDefault="00116D4F" w:rsidP="00400C19">
      <w:pPr>
        <w:pStyle w:val="Normalunindented"/>
        <w:numPr>
          <w:ilvl w:val="0"/>
          <w:numId w:val="19"/>
        </w:numPr>
        <w:rPr>
          <w:ins w:id="1475" w:author="Vasy Medov" w:date="2026-03-16T21:37:00Z"/>
        </w:rPr>
      </w:pPr>
      <w:r w:rsidRPr="007713C6">
        <w:t>Пользователь</w:t>
      </w:r>
      <w:ins w:id="1476" w:author="Vasy Medov" w:date="2026-03-16T21:35:00Z">
        <w:r w:rsidR="00BD3CCA" w:rsidRPr="007713C6">
          <w:t xml:space="preserve"> </w:t>
        </w:r>
      </w:ins>
      <w:ins w:id="1477" w:author="Vasy Medov" w:date="2026-03-16T21:36:00Z">
        <w:r w:rsidR="00BD3CCA" w:rsidRPr="007713C6">
          <w:t>выбирает</w:t>
        </w:r>
      </w:ins>
      <w:del w:id="1478" w:author="Vasy Medov" w:date="2026-03-16T21:35:00Z">
        <w:r w:rsidRPr="007713C6" w:rsidDel="00BD3CCA">
          <w:delText xml:space="preserve"> выбирает</w:delText>
        </w:r>
      </w:del>
      <w:r w:rsidRPr="007713C6">
        <w:t xml:space="preserve"> сортировку результатов поиска</w:t>
      </w:r>
      <w:ins w:id="1479" w:author="Vasy Medov" w:date="2026-03-16T21:41:00Z">
        <w:r w:rsidR="00BD3CCA" w:rsidRPr="007713C6">
          <w:t xml:space="preserve"> (ФТ 1.5.3)</w:t>
        </w:r>
      </w:ins>
    </w:p>
    <w:p w14:paraId="21996BEE" w14:textId="60D1B429" w:rsidR="00BD3CCA" w:rsidRPr="007713C6" w:rsidRDefault="00BD3CCA" w:rsidP="00400C19">
      <w:pPr>
        <w:pStyle w:val="Normalunindented"/>
        <w:numPr>
          <w:ilvl w:val="0"/>
          <w:numId w:val="19"/>
        </w:numPr>
        <w:rPr>
          <w:ins w:id="1480" w:author="Vasy Medov" w:date="2026-03-16T21:36:00Z"/>
        </w:rPr>
      </w:pPr>
      <w:ins w:id="1481" w:author="Vasy Medov" w:date="2026-03-16T21:37:00Z">
        <w:r w:rsidRPr="007713C6">
          <w:t>Система отображает пользователю фанфики с учетом заданных фильтров</w:t>
        </w:r>
      </w:ins>
    </w:p>
    <w:p w14:paraId="69ADF90C" w14:textId="2274A64F" w:rsidR="00BD3CCA" w:rsidRPr="007713C6" w:rsidRDefault="00BD3CCA" w:rsidP="00BD3CCA">
      <w:pPr>
        <w:pStyle w:val="Normalunindented"/>
        <w:numPr>
          <w:ilvl w:val="0"/>
          <w:numId w:val="19"/>
        </w:numPr>
      </w:pPr>
      <w:ins w:id="1482" w:author="Vasy Medov" w:date="2026-03-16T21:36:00Z">
        <w:r w:rsidRPr="007713C6">
          <w:t xml:space="preserve">Пользователь просматривает список фанфиков </w:t>
        </w:r>
      </w:ins>
      <w:ins w:id="1483" w:author="Vasy Medov" w:date="2026-03-16T21:42:00Z">
        <w:r w:rsidRPr="007713C6">
          <w:t>(ФТ 1.5.2)</w:t>
        </w:r>
      </w:ins>
    </w:p>
    <w:p w14:paraId="065AF1E7" w14:textId="6E115AB4" w:rsidR="00116D4F" w:rsidRPr="007713C6" w:rsidRDefault="00116D4F" w:rsidP="00400C19">
      <w:pPr>
        <w:pStyle w:val="Normalunindented"/>
        <w:numPr>
          <w:ilvl w:val="0"/>
          <w:numId w:val="19"/>
        </w:numPr>
      </w:pPr>
      <w:r w:rsidRPr="007713C6">
        <w:t xml:space="preserve">Пользователь </w:t>
      </w:r>
      <w:del w:id="1484" w:author="Vasy Medov" w:date="2026-03-16T21:36:00Z">
        <w:r w:rsidRPr="007713C6" w:rsidDel="00BD3CCA">
          <w:delText xml:space="preserve">выбирает </w:delText>
        </w:r>
      </w:del>
      <w:ins w:id="1485" w:author="Vasy Medov" w:date="2026-03-16T21:36:00Z">
        <w:r w:rsidR="00BD3CCA" w:rsidRPr="007713C6">
          <w:t xml:space="preserve">переключает </w:t>
        </w:r>
      </w:ins>
      <w:r w:rsidRPr="007713C6">
        <w:t>вид отображения результатов поиска</w:t>
      </w:r>
      <w:ins w:id="1486" w:author="Vasy Medov" w:date="2026-03-16T21:41:00Z">
        <w:r w:rsidR="00BD3CCA" w:rsidRPr="007713C6">
          <w:t xml:space="preserve"> </w:t>
        </w:r>
      </w:ins>
    </w:p>
    <w:p w14:paraId="54A2442B" w14:textId="49016844" w:rsidR="00116D4F" w:rsidRPr="007713C6" w:rsidDel="00BD3CCA" w:rsidRDefault="00116D4F" w:rsidP="00400C19">
      <w:pPr>
        <w:pStyle w:val="Normalunindented"/>
        <w:numPr>
          <w:ilvl w:val="0"/>
          <w:numId w:val="19"/>
        </w:numPr>
        <w:rPr>
          <w:del w:id="1487" w:author="Vasy Medov" w:date="2026-03-16T21:36:00Z"/>
        </w:rPr>
      </w:pPr>
      <w:del w:id="1488" w:author="Vasy Medov" w:date="2026-03-16T21:36:00Z">
        <w:r w:rsidRPr="007713C6" w:rsidDel="00BD3CCA">
          <w:delText xml:space="preserve">Пользователь </w:delText>
        </w:r>
      </w:del>
      <w:del w:id="1489" w:author="Vasy Medov" w:date="2026-03-16T21:35:00Z">
        <w:r w:rsidRPr="007713C6" w:rsidDel="00BD3CCA">
          <w:delText>нажимает кнопку</w:delText>
        </w:r>
      </w:del>
      <w:del w:id="1490" w:author="Vasy Medov" w:date="2026-03-16T21:36:00Z">
        <w:r w:rsidRPr="007713C6" w:rsidDel="00BD3CCA">
          <w:delText xml:space="preserve"> </w:delText>
        </w:r>
      </w:del>
      <w:del w:id="1491" w:author="Vasy Medov" w:date="2026-03-16T21:35:00Z">
        <w:r w:rsidRPr="007713C6" w:rsidDel="00BD3CCA">
          <w:delText>«Найти»</w:delText>
        </w:r>
      </w:del>
    </w:p>
    <w:p w14:paraId="1EEEA349" w14:textId="7556D971" w:rsidR="00B82D0C" w:rsidRPr="007713C6" w:rsidDel="00BD3CCA" w:rsidRDefault="00B82D0C" w:rsidP="00400C19">
      <w:pPr>
        <w:pStyle w:val="Normalunindented"/>
        <w:numPr>
          <w:ilvl w:val="0"/>
          <w:numId w:val="19"/>
        </w:numPr>
        <w:rPr>
          <w:del w:id="1492" w:author="Vasy Medov" w:date="2026-03-16T21:36:00Z"/>
        </w:rPr>
      </w:pPr>
      <w:del w:id="1493" w:author="Vasy Medov" w:date="2026-03-16T21:36:00Z">
        <w:r w:rsidRPr="007713C6" w:rsidDel="00BD3CCA">
          <w:delText>Система показывает пользователю список найденных фанфиков с учетом фильтов пользователя</w:delText>
        </w:r>
      </w:del>
    </w:p>
    <w:p w14:paraId="30DC7183" w14:textId="0994165D" w:rsidR="00116D4F" w:rsidRPr="007713C6" w:rsidRDefault="00116D4F" w:rsidP="00116D4F">
      <w:pPr>
        <w:pStyle w:val="Normalunindented"/>
      </w:pPr>
      <w:r w:rsidRPr="007713C6">
        <w:rPr>
          <w:b/>
          <w:bCs/>
        </w:rPr>
        <w:t>Альтернативный поток</w:t>
      </w:r>
      <w:r w:rsidRPr="007713C6">
        <w:t>: точка входа</w:t>
      </w:r>
      <w:r w:rsidR="00C75D11" w:rsidRPr="007713C6">
        <w:t xml:space="preserve"> -</w:t>
      </w:r>
      <w:r w:rsidRPr="007713C6">
        <w:t xml:space="preserve"> шаг </w:t>
      </w:r>
      <w:r w:rsidR="00625B06" w:rsidRPr="007713C6">
        <w:t>6</w:t>
      </w:r>
      <w:r w:rsidRPr="007713C6">
        <w:t>. По запросу ничего не найдено</w:t>
      </w:r>
    </w:p>
    <w:p w14:paraId="11ADF246" w14:textId="790AA33F" w:rsidR="00116D4F" w:rsidRPr="007713C6" w:rsidRDefault="00116D4F" w:rsidP="00116D4F">
      <w:pPr>
        <w:pStyle w:val="Normalunindented"/>
        <w:rPr>
          <w:ins w:id="1494" w:author="Vasy Medov" w:date="2026-03-16T21:37:00Z"/>
        </w:rPr>
      </w:pPr>
      <w:r w:rsidRPr="007713C6">
        <w:tab/>
      </w:r>
      <w:r w:rsidR="00625B06" w:rsidRPr="007713C6">
        <w:t>6</w:t>
      </w:r>
      <w:r w:rsidRPr="007713C6">
        <w:t xml:space="preserve">а. </w:t>
      </w:r>
      <w:del w:id="1495" w:author="Vasy Medov" w:date="2026-03-16T21:39:00Z">
        <w:r w:rsidRPr="007713C6" w:rsidDel="00BD3CCA">
          <w:delText xml:space="preserve">Вывод </w:delText>
        </w:r>
      </w:del>
      <w:ins w:id="1496" w:author="Vasy Medov" w:date="2026-03-16T21:39:00Z">
        <w:r w:rsidR="00BD3CCA" w:rsidRPr="007713C6">
          <w:t>Система возвращ</w:t>
        </w:r>
      </w:ins>
      <w:ins w:id="1497" w:author="Vasy Medov" w:date="2026-03-16T21:40:00Z">
        <w:r w:rsidR="00BD3CCA" w:rsidRPr="007713C6">
          <w:t>ает на сайт пустой список результатов</w:t>
        </w:r>
      </w:ins>
      <w:del w:id="1498" w:author="Vasy Medov" w:date="2026-03-16T21:40:00Z">
        <w:r w:rsidRPr="007713C6" w:rsidDel="00BD3CCA">
          <w:delText>сообщения о результатах пользователю</w:delText>
        </w:r>
      </w:del>
      <w:ins w:id="1499" w:author="Vasy Medov" w:date="2026-03-16T21:40:00Z">
        <w:r w:rsidR="00BD3CCA" w:rsidRPr="007713C6">
          <w:t>.</w:t>
        </w:r>
      </w:ins>
      <w:del w:id="1500" w:author="Vasy Medov" w:date="2026-03-16T21:40:00Z">
        <w:r w:rsidRPr="007713C6" w:rsidDel="00BD3CCA">
          <w:delText xml:space="preserve"> «По вашему запросу ничего не найдено»</w:delText>
        </w:r>
      </w:del>
    </w:p>
    <w:p w14:paraId="6E3D724E" w14:textId="2659D551" w:rsidR="00BD3CCA" w:rsidRPr="007713C6" w:rsidRDefault="00BD3CCA" w:rsidP="00116D4F">
      <w:pPr>
        <w:pStyle w:val="Normalunindented"/>
      </w:pPr>
      <w:ins w:id="1501" w:author="Vasy Medov" w:date="2026-03-16T21:37:00Z">
        <w:r w:rsidRPr="007713C6">
          <w:tab/>
          <w:t>6</w:t>
        </w:r>
        <w:r w:rsidRPr="007713C6">
          <w:rPr>
            <w:lang w:val="en-US"/>
          </w:rPr>
          <w:t>b</w:t>
        </w:r>
      </w:ins>
      <w:ins w:id="1502" w:author="Vasy Medov" w:date="2026-03-16T21:40:00Z">
        <w:r w:rsidRPr="007713C6">
          <w:t>. Пользователь видит сообщение «По вашему запросу ничего не найдено»</w:t>
        </w:r>
      </w:ins>
    </w:p>
    <w:p w14:paraId="5D0C79AF" w14:textId="786EDA3C" w:rsidR="00116D4F" w:rsidRPr="007713C6" w:rsidRDefault="00116D4F" w:rsidP="00116D4F">
      <w:pPr>
        <w:pStyle w:val="Normalunindented"/>
      </w:pPr>
      <w:r w:rsidRPr="007713C6">
        <w:rPr>
          <w:b/>
          <w:bCs/>
        </w:rPr>
        <w:t>Постусловие</w:t>
      </w:r>
      <w:r w:rsidRPr="007713C6">
        <w:t>: Пользователь видит список найденных по его фильтрам фанфиков</w:t>
      </w:r>
    </w:p>
    <w:p w14:paraId="405A9186" w14:textId="77777777" w:rsidR="00116D4F" w:rsidRPr="007713C6" w:rsidRDefault="00116D4F" w:rsidP="00116D4F">
      <w:pPr>
        <w:pStyle w:val="Normalunindented"/>
      </w:pPr>
    </w:p>
    <w:p w14:paraId="0A7F459A" w14:textId="26D392D5" w:rsidR="00116D4F" w:rsidRPr="007713C6" w:rsidRDefault="00116D4F" w:rsidP="00116D4F">
      <w:pPr>
        <w:pStyle w:val="2"/>
        <w:rPr>
          <w:lang w:val="ru-RU"/>
        </w:rPr>
      </w:pPr>
      <w:bookmarkStart w:id="1503" w:name="_Toc224493589"/>
      <w:r w:rsidRPr="007713C6">
        <w:rPr>
          <w:lang w:val="ru-RU"/>
        </w:rPr>
        <w:t>Поиск по рекомендациям</w:t>
      </w:r>
      <w:bookmarkEnd w:id="1503"/>
    </w:p>
    <w:p w14:paraId="4F9DE5E8" w14:textId="405D2965" w:rsidR="00116D4F" w:rsidRPr="007713C6" w:rsidRDefault="00116D4F" w:rsidP="00116D4F">
      <w:pPr>
        <w:pStyle w:val="Normalunindented"/>
      </w:pPr>
      <w:r w:rsidRPr="007713C6">
        <w:rPr>
          <w:b/>
          <w:bCs/>
          <w:lang w:val="en-US"/>
        </w:rPr>
        <w:t>ID</w:t>
      </w:r>
      <w:r w:rsidRPr="007713C6">
        <w:rPr>
          <w:lang w:val="en-US"/>
        </w:rPr>
        <w:t>: UC-0</w:t>
      </w:r>
      <w:r w:rsidRPr="007713C6">
        <w:t>2</w:t>
      </w:r>
    </w:p>
    <w:p w14:paraId="7789E1A0" w14:textId="0C798EFC" w:rsidR="00116D4F" w:rsidRPr="007713C6" w:rsidRDefault="00116D4F" w:rsidP="00116D4F">
      <w:pPr>
        <w:pStyle w:val="Normalunindented"/>
      </w:pPr>
      <w:r w:rsidRPr="007713C6">
        <w:rPr>
          <w:b/>
          <w:bCs/>
        </w:rPr>
        <w:t>Описание</w:t>
      </w:r>
      <w:r w:rsidRPr="007713C6">
        <w:t>: пользователь ищет лучшие произведения на основе отзыва и рекомендаций других пользователей</w:t>
      </w:r>
    </w:p>
    <w:p w14:paraId="7FA1A9FD" w14:textId="4C369D85" w:rsidR="00116D4F" w:rsidRPr="007713C6" w:rsidRDefault="00116D4F" w:rsidP="00116D4F">
      <w:pPr>
        <w:pStyle w:val="Normalunindented"/>
      </w:pPr>
      <w:r w:rsidRPr="007713C6">
        <w:rPr>
          <w:b/>
          <w:bCs/>
        </w:rPr>
        <w:t>Актёры</w:t>
      </w:r>
      <w:r w:rsidRPr="007713C6">
        <w:t>: Гость\Читатель</w:t>
      </w:r>
      <w:r w:rsidR="00B82D0C" w:rsidRPr="007713C6">
        <w:t>, Система</w:t>
      </w:r>
    </w:p>
    <w:p w14:paraId="78033A48" w14:textId="10F9F663" w:rsidR="00116D4F" w:rsidRPr="007713C6" w:rsidRDefault="00116D4F" w:rsidP="00116D4F">
      <w:pPr>
        <w:pStyle w:val="Normalunindented"/>
      </w:pPr>
      <w:r w:rsidRPr="007713C6">
        <w:rPr>
          <w:b/>
          <w:bCs/>
        </w:rPr>
        <w:t>Предусловия</w:t>
      </w:r>
      <w:r w:rsidRPr="007713C6">
        <w:t>: пользователь находится в подразделе «</w:t>
      </w:r>
      <w:r w:rsidR="00B82D0C" w:rsidRPr="007713C6">
        <w:t>Рейтинг</w:t>
      </w:r>
      <w:r w:rsidRPr="007713C6">
        <w:t>»</w:t>
      </w:r>
    </w:p>
    <w:p w14:paraId="44BC4F86" w14:textId="77777777" w:rsidR="00B82D0C" w:rsidRPr="007713C6" w:rsidRDefault="00116D4F" w:rsidP="00B82D0C">
      <w:pPr>
        <w:pStyle w:val="Normalunindented"/>
        <w:rPr>
          <w:b/>
          <w:bCs/>
        </w:rPr>
      </w:pPr>
      <w:r w:rsidRPr="007713C6">
        <w:rPr>
          <w:b/>
          <w:bCs/>
        </w:rPr>
        <w:t>Основной поток:</w:t>
      </w:r>
    </w:p>
    <w:p w14:paraId="1AB15293" w14:textId="53E1A161" w:rsidR="00B82D0C" w:rsidRPr="007713C6" w:rsidRDefault="00116D4F" w:rsidP="00B82D0C">
      <w:pPr>
        <w:pStyle w:val="Normalunindented"/>
        <w:numPr>
          <w:ilvl w:val="0"/>
          <w:numId w:val="21"/>
        </w:numPr>
        <w:rPr>
          <w:b/>
          <w:bCs/>
        </w:rPr>
      </w:pPr>
      <w:r w:rsidRPr="007713C6">
        <w:t xml:space="preserve">Пользователь открывает форму фильтров </w:t>
      </w:r>
      <w:del w:id="1504" w:author="Vasy Medov" w:date="2026-03-16T21:45:00Z">
        <w:r w:rsidRPr="007713C6" w:rsidDel="00867904">
          <w:delText>и отбора</w:delText>
        </w:r>
        <w:r w:rsidR="00B82D0C" w:rsidRPr="007713C6" w:rsidDel="00867904">
          <w:delText xml:space="preserve"> </w:delText>
        </w:r>
      </w:del>
      <w:r w:rsidR="00B82D0C" w:rsidRPr="007713C6">
        <w:t>рейтингов</w:t>
      </w:r>
      <w:r w:rsidRPr="007713C6">
        <w:t xml:space="preserve"> </w:t>
      </w:r>
    </w:p>
    <w:p w14:paraId="51B2872F" w14:textId="77777777" w:rsidR="00B82D0C" w:rsidRPr="007713C6" w:rsidRDefault="00116D4F" w:rsidP="00B82D0C">
      <w:pPr>
        <w:pStyle w:val="Normalunindented"/>
        <w:numPr>
          <w:ilvl w:val="0"/>
          <w:numId w:val="21"/>
        </w:numPr>
        <w:rPr>
          <w:b/>
          <w:bCs/>
        </w:rPr>
      </w:pPr>
      <w:r w:rsidRPr="007713C6">
        <w:t>Пользователь выбирает необходимые фильтры</w:t>
      </w:r>
      <w:r w:rsidR="00B82D0C" w:rsidRPr="007713C6">
        <w:t>: категория, рейтинг, размер, статус</w:t>
      </w:r>
    </w:p>
    <w:p w14:paraId="056611C4" w14:textId="7EAD832B" w:rsidR="00B82D0C" w:rsidRPr="007713C6" w:rsidRDefault="00116D4F" w:rsidP="00B82D0C">
      <w:pPr>
        <w:pStyle w:val="Normalunindented"/>
        <w:numPr>
          <w:ilvl w:val="0"/>
          <w:numId w:val="21"/>
        </w:numPr>
        <w:rPr>
          <w:b/>
          <w:bCs/>
        </w:rPr>
      </w:pPr>
      <w:r w:rsidRPr="007713C6">
        <w:t xml:space="preserve">Пользователь </w:t>
      </w:r>
      <w:r w:rsidR="00B82D0C" w:rsidRPr="007713C6">
        <w:t>применяет</w:t>
      </w:r>
      <w:ins w:id="1505" w:author="Vasy Medov" w:date="2026-03-16T21:43:00Z">
        <w:r w:rsidR="00867904" w:rsidRPr="007713C6">
          <w:t xml:space="preserve"> исключающий флаговый</w:t>
        </w:r>
      </w:ins>
      <w:r w:rsidR="00B82D0C" w:rsidRPr="007713C6">
        <w:t xml:space="preserve"> фильтр проверки на грамотность</w:t>
      </w:r>
      <w:ins w:id="1506" w:author="Vasy Medov" w:date="2026-03-16T21:44:00Z">
        <w:r w:rsidR="00867904" w:rsidRPr="007713C6">
          <w:t xml:space="preserve"> (ФТ 1.9.1)</w:t>
        </w:r>
      </w:ins>
    </w:p>
    <w:p w14:paraId="56863239" w14:textId="3B371E76" w:rsidR="00B82D0C" w:rsidRPr="007713C6" w:rsidRDefault="00116D4F" w:rsidP="00B82D0C">
      <w:pPr>
        <w:pStyle w:val="Normalunindented"/>
        <w:numPr>
          <w:ilvl w:val="0"/>
          <w:numId w:val="21"/>
        </w:numPr>
        <w:rPr>
          <w:b/>
          <w:bCs/>
        </w:rPr>
      </w:pPr>
      <w:r w:rsidRPr="007713C6">
        <w:t xml:space="preserve">Пользователь </w:t>
      </w:r>
      <w:r w:rsidR="00B82D0C" w:rsidRPr="007713C6">
        <w:t>выбирает период составления рейтингов</w:t>
      </w:r>
      <w:ins w:id="1507" w:author="Vasy Medov" w:date="2026-03-16T21:44:00Z">
        <w:r w:rsidR="00867904" w:rsidRPr="007713C6">
          <w:t xml:space="preserve"> (ФТ 1.9.2)</w:t>
        </w:r>
      </w:ins>
    </w:p>
    <w:p w14:paraId="3DFE7F9F" w14:textId="77777777" w:rsidR="00B82D0C" w:rsidRPr="007713C6" w:rsidRDefault="00116D4F" w:rsidP="00B82D0C">
      <w:pPr>
        <w:pStyle w:val="Normalunindented"/>
        <w:numPr>
          <w:ilvl w:val="0"/>
          <w:numId w:val="21"/>
        </w:numPr>
        <w:rPr>
          <w:b/>
          <w:bCs/>
        </w:rPr>
      </w:pPr>
      <w:r w:rsidRPr="007713C6">
        <w:t>Пользователь нажимает кнопку «Найти»</w:t>
      </w:r>
    </w:p>
    <w:p w14:paraId="556A5CA3" w14:textId="7BD9A25A" w:rsidR="00B82D0C" w:rsidRPr="007713C6" w:rsidRDefault="00B82D0C" w:rsidP="00B82D0C">
      <w:pPr>
        <w:pStyle w:val="Normalunindented"/>
        <w:numPr>
          <w:ilvl w:val="0"/>
          <w:numId w:val="21"/>
        </w:numPr>
        <w:rPr>
          <w:b/>
          <w:bCs/>
        </w:rPr>
      </w:pPr>
      <w:r w:rsidRPr="007713C6">
        <w:t>Система показывает нумерованный список рейтинга фанфиков</w:t>
      </w:r>
      <w:ins w:id="1508" w:author="Vasy Medov" w:date="2026-03-16T21:44:00Z">
        <w:r w:rsidR="00867904" w:rsidRPr="007713C6">
          <w:t xml:space="preserve"> (ФТ 1.9.3)</w:t>
        </w:r>
      </w:ins>
    </w:p>
    <w:p w14:paraId="4C18B726" w14:textId="305FDFDC" w:rsidR="00B82D0C" w:rsidRPr="007713C6" w:rsidRDefault="00116D4F" w:rsidP="00116D4F">
      <w:pPr>
        <w:pStyle w:val="Normalunindented"/>
      </w:pPr>
      <w:r w:rsidRPr="007713C6">
        <w:rPr>
          <w:b/>
          <w:bCs/>
        </w:rPr>
        <w:t>Постусловие</w:t>
      </w:r>
      <w:r w:rsidRPr="007713C6">
        <w:t xml:space="preserve">: Пользователь видит </w:t>
      </w:r>
      <w:r w:rsidR="00B82D0C" w:rsidRPr="007713C6">
        <w:t xml:space="preserve">нумерованный рейтинг </w:t>
      </w:r>
      <w:r w:rsidRPr="007713C6">
        <w:t>найденных по его фильтрам</w:t>
      </w:r>
      <w:del w:id="1509" w:author="Vasy Medov" w:date="2026-03-16T21:43:00Z">
        <w:r w:rsidRPr="007713C6" w:rsidDel="00867904">
          <w:delText xml:space="preserve"> </w:delText>
        </w:r>
      </w:del>
      <w:r w:rsidR="00B82D0C" w:rsidRPr="007713C6">
        <w:t xml:space="preserve"> </w:t>
      </w:r>
      <w:r w:rsidRPr="007713C6">
        <w:t>фанфиков</w:t>
      </w:r>
    </w:p>
    <w:p w14:paraId="77A3E011" w14:textId="6F07DA17" w:rsidR="00B82D0C" w:rsidRPr="007713C6" w:rsidRDefault="00B82D0C" w:rsidP="00B82D0C">
      <w:pPr>
        <w:pStyle w:val="2"/>
        <w:rPr>
          <w:lang w:val="ru-RU"/>
        </w:rPr>
      </w:pPr>
      <w:bookmarkStart w:id="1510" w:name="_Toc224493590"/>
      <w:r w:rsidRPr="007713C6">
        <w:rPr>
          <w:lang w:val="ru-RU"/>
        </w:rPr>
        <w:lastRenderedPageBreak/>
        <w:t>Навигация по энциклопедии</w:t>
      </w:r>
      <w:bookmarkEnd w:id="1510"/>
    </w:p>
    <w:p w14:paraId="64D7F119" w14:textId="045357D8" w:rsidR="00B82D0C" w:rsidRPr="007713C6" w:rsidRDefault="00B82D0C" w:rsidP="00B82D0C">
      <w:pPr>
        <w:pStyle w:val="Normalunindented"/>
      </w:pPr>
      <w:r w:rsidRPr="007713C6">
        <w:rPr>
          <w:b/>
          <w:bCs/>
          <w:lang w:val="en-US"/>
        </w:rPr>
        <w:t>ID</w:t>
      </w:r>
      <w:r w:rsidRPr="007713C6">
        <w:t xml:space="preserve">: </w:t>
      </w:r>
      <w:r w:rsidRPr="007713C6">
        <w:rPr>
          <w:lang w:val="en-US"/>
        </w:rPr>
        <w:t>UC</w:t>
      </w:r>
      <w:r w:rsidRPr="007713C6">
        <w:t>-03</w:t>
      </w:r>
    </w:p>
    <w:p w14:paraId="4B492EE9" w14:textId="33D1A1F5" w:rsidR="00B82D0C" w:rsidRPr="007713C6" w:rsidRDefault="00B82D0C" w:rsidP="00B82D0C">
      <w:pPr>
        <w:pStyle w:val="Normalunindented"/>
      </w:pPr>
      <w:r w:rsidRPr="007713C6">
        <w:rPr>
          <w:b/>
          <w:bCs/>
        </w:rPr>
        <w:t>Описание</w:t>
      </w:r>
      <w:r w:rsidRPr="007713C6">
        <w:t xml:space="preserve">: пользователь изучает справочную информацию о </w:t>
      </w:r>
      <w:proofErr w:type="spellStart"/>
      <w:r w:rsidRPr="007713C6">
        <w:t>фандоме</w:t>
      </w:r>
      <w:proofErr w:type="spellEnd"/>
      <w:r w:rsidRPr="007713C6">
        <w:t xml:space="preserve"> в энциклопедии</w:t>
      </w:r>
    </w:p>
    <w:p w14:paraId="519990E3" w14:textId="6CCBF7CE" w:rsidR="00B82D0C" w:rsidRPr="007713C6" w:rsidRDefault="00B82D0C" w:rsidP="00B82D0C">
      <w:pPr>
        <w:pStyle w:val="Normalunindented"/>
      </w:pPr>
      <w:r w:rsidRPr="007713C6">
        <w:rPr>
          <w:b/>
          <w:bCs/>
        </w:rPr>
        <w:t>Актёры</w:t>
      </w:r>
      <w:r w:rsidRPr="007713C6">
        <w:t>: Гость\Читатель, Система</w:t>
      </w:r>
    </w:p>
    <w:p w14:paraId="0B58320E" w14:textId="69409C1C" w:rsidR="00B82D0C" w:rsidRPr="007713C6" w:rsidRDefault="00B82D0C" w:rsidP="00B82D0C">
      <w:pPr>
        <w:pStyle w:val="Normalunindented"/>
      </w:pPr>
      <w:r w:rsidRPr="007713C6">
        <w:rPr>
          <w:b/>
          <w:bCs/>
        </w:rPr>
        <w:t>Предусловия</w:t>
      </w:r>
      <w:r w:rsidRPr="007713C6">
        <w:t>: пользователь находится в подразделе «Энциклопедия»</w:t>
      </w:r>
      <w:ins w:id="1511" w:author="Vasy Medov" w:date="2026-03-16T21:51:00Z">
        <w:r w:rsidR="00867904" w:rsidRPr="007713C6">
          <w:t>, ог</w:t>
        </w:r>
      </w:ins>
      <w:ins w:id="1512" w:author="Vasy Medov" w:date="2026-03-17T23:06:00Z">
        <w:r w:rsidR="00BE6C61" w:rsidRPr="007713C6">
          <w:t>л</w:t>
        </w:r>
      </w:ins>
      <w:ins w:id="1513" w:author="Vasy Medov" w:date="2026-03-16T21:51:00Z">
        <w:r w:rsidR="00867904" w:rsidRPr="007713C6">
          <w:t>авление</w:t>
        </w:r>
      </w:ins>
    </w:p>
    <w:p w14:paraId="2A13EED2" w14:textId="77777777" w:rsidR="00B82D0C" w:rsidRPr="007713C6" w:rsidRDefault="00B82D0C" w:rsidP="00B82D0C">
      <w:pPr>
        <w:pStyle w:val="Normalunindented"/>
        <w:rPr>
          <w:b/>
          <w:bCs/>
        </w:rPr>
      </w:pPr>
      <w:r w:rsidRPr="007713C6">
        <w:rPr>
          <w:b/>
          <w:bCs/>
        </w:rPr>
        <w:t>Основной поток:</w:t>
      </w:r>
    </w:p>
    <w:p w14:paraId="667A0BB2" w14:textId="6617270E" w:rsidR="00B82D0C" w:rsidRPr="007713C6" w:rsidRDefault="00B82D0C" w:rsidP="00B82D0C">
      <w:pPr>
        <w:pStyle w:val="Normalunindented"/>
        <w:numPr>
          <w:ilvl w:val="0"/>
          <w:numId w:val="22"/>
        </w:numPr>
        <w:rPr>
          <w:b/>
          <w:bCs/>
        </w:rPr>
      </w:pPr>
      <w:r w:rsidRPr="007713C6">
        <w:t>Пользователь переходит по ссылкам энциклопедии до перехода на конечную страницу с информацией</w:t>
      </w:r>
    </w:p>
    <w:p w14:paraId="6ACA81DD" w14:textId="13C12524" w:rsidR="00B82D0C" w:rsidRPr="007713C6" w:rsidRDefault="00B82D0C" w:rsidP="00B82D0C">
      <w:pPr>
        <w:pStyle w:val="Normalunindented"/>
        <w:numPr>
          <w:ilvl w:val="0"/>
          <w:numId w:val="22"/>
        </w:numPr>
        <w:rPr>
          <w:b/>
          <w:bCs/>
        </w:rPr>
      </w:pPr>
      <w:r w:rsidRPr="007713C6">
        <w:t>Пользователь переходит по гиперссылке в тексте информационной страницы энциклопедии</w:t>
      </w:r>
      <w:ins w:id="1514" w:author="Vasy Medov" w:date="2026-03-16T21:51:00Z">
        <w:r w:rsidR="00867904" w:rsidRPr="007713C6">
          <w:t>, ссылающейся на внутреннюю страницу подраздела</w:t>
        </w:r>
      </w:ins>
    </w:p>
    <w:p w14:paraId="1308559B" w14:textId="38A6D46F" w:rsidR="00B82D0C" w:rsidRPr="007713C6" w:rsidRDefault="00B82D0C" w:rsidP="00B82D0C">
      <w:pPr>
        <w:pStyle w:val="Normalunindented"/>
        <w:numPr>
          <w:ilvl w:val="0"/>
          <w:numId w:val="22"/>
        </w:numPr>
        <w:rPr>
          <w:b/>
          <w:bCs/>
        </w:rPr>
      </w:pPr>
      <w:r w:rsidRPr="007713C6">
        <w:t xml:space="preserve">Пользователь нажимает на </w:t>
      </w:r>
      <w:del w:id="1515" w:author="Vasy Medov" w:date="2026-03-16T21:51:00Z">
        <w:r w:rsidRPr="007713C6" w:rsidDel="00867904">
          <w:delText xml:space="preserve">гиперссылку </w:delText>
        </w:r>
      </w:del>
      <w:ins w:id="1516" w:author="Vasy Medov" w:date="2026-03-16T21:51:00Z">
        <w:r w:rsidR="00867904" w:rsidRPr="007713C6">
          <w:t xml:space="preserve">кнопку навигации подраздела </w:t>
        </w:r>
      </w:ins>
      <w:r w:rsidRPr="007713C6">
        <w:t>«Энциклопедия»</w:t>
      </w:r>
    </w:p>
    <w:p w14:paraId="0C9FEE06" w14:textId="6BAD2BCB" w:rsidR="00B82D0C" w:rsidRPr="007713C6" w:rsidRDefault="00B82D0C" w:rsidP="00B82D0C">
      <w:pPr>
        <w:pStyle w:val="Normalunindented"/>
        <w:numPr>
          <w:ilvl w:val="0"/>
          <w:numId w:val="22"/>
        </w:numPr>
        <w:rPr>
          <w:b/>
          <w:bCs/>
        </w:rPr>
      </w:pPr>
      <w:r w:rsidRPr="007713C6">
        <w:t>Система открывает стартовое оглавление энциклопедии</w:t>
      </w:r>
    </w:p>
    <w:p w14:paraId="76CA4B10" w14:textId="2222EC56" w:rsidR="00C75D11" w:rsidRPr="007713C6" w:rsidRDefault="00C75D11" w:rsidP="00C75D11">
      <w:pPr>
        <w:pStyle w:val="Normalunindented"/>
      </w:pPr>
      <w:r w:rsidRPr="007713C6">
        <w:rPr>
          <w:b/>
          <w:bCs/>
        </w:rPr>
        <w:t xml:space="preserve">Альтернативный сценарий: </w:t>
      </w:r>
      <w:r w:rsidRPr="007713C6">
        <w:t>точка входа – шаг 2. Пользователь нашел ошибку в материале энциклопедии</w:t>
      </w:r>
    </w:p>
    <w:p w14:paraId="6E0AF8B7" w14:textId="63747C4A" w:rsidR="00C75D11" w:rsidRPr="007713C6" w:rsidRDefault="00C75D11" w:rsidP="00C75D11">
      <w:pPr>
        <w:pStyle w:val="Normalunindented"/>
      </w:pPr>
      <w:r w:rsidRPr="007713C6">
        <w:tab/>
        <w:t xml:space="preserve">1. Пользователь </w:t>
      </w:r>
      <w:del w:id="1517" w:author="Vasy Medov" w:date="2026-03-16T21:52:00Z">
        <w:r w:rsidRPr="007713C6" w:rsidDel="00A93881">
          <w:delText xml:space="preserve">нажимает </w:delText>
        </w:r>
      </w:del>
      <w:ins w:id="1518" w:author="Vasy Medov" w:date="2026-03-16T21:52:00Z">
        <w:r w:rsidR="00A93881" w:rsidRPr="007713C6">
          <w:t xml:space="preserve">открывает окно </w:t>
        </w:r>
      </w:ins>
      <w:del w:id="1519" w:author="Vasy Medov" w:date="2026-03-16T21:52:00Z">
        <w:r w:rsidRPr="007713C6" w:rsidDel="00A93881">
          <w:delText xml:space="preserve">кнопку </w:delText>
        </w:r>
      </w:del>
      <w:r w:rsidRPr="007713C6">
        <w:t>«Дополнить информацию или сообщить об ошибке»</w:t>
      </w:r>
      <w:ins w:id="1520" w:author="Vasy Medov" w:date="2026-03-16T21:54:00Z">
        <w:r w:rsidR="00A93881" w:rsidRPr="007713C6">
          <w:t xml:space="preserve"> (ФТ 1.4.4.)</w:t>
        </w:r>
      </w:ins>
    </w:p>
    <w:p w14:paraId="4CA3D601" w14:textId="777E9826" w:rsidR="00C75D11" w:rsidRPr="007713C6" w:rsidRDefault="00C75D11" w:rsidP="00C75D11">
      <w:pPr>
        <w:pStyle w:val="Normalunindented"/>
      </w:pPr>
      <w:r w:rsidRPr="007713C6">
        <w:tab/>
        <w:t xml:space="preserve">2. </w:t>
      </w:r>
      <w:del w:id="1521" w:author="Vasy Medov" w:date="2026-03-16T21:52:00Z">
        <w:r w:rsidRPr="007713C6" w:rsidDel="00A93881">
          <w:delText xml:space="preserve">Открывается </w:delText>
        </w:r>
      </w:del>
      <w:ins w:id="1522" w:author="Vasy Medov" w:date="2026-03-16T21:52:00Z">
        <w:r w:rsidR="00A93881" w:rsidRPr="007713C6">
          <w:t>Система показывает</w:t>
        </w:r>
      </w:ins>
      <w:del w:id="1523" w:author="Vasy Medov" w:date="2026-03-16T21:52:00Z">
        <w:r w:rsidRPr="007713C6" w:rsidDel="00A93881">
          <w:delText>окно ввода сообщения от пользователя</w:delText>
        </w:r>
      </w:del>
      <w:ins w:id="1524" w:author="Vasy Medov" w:date="2026-03-16T21:53:00Z">
        <w:r w:rsidR="00A93881" w:rsidRPr="007713C6">
          <w:t xml:space="preserve"> доступные категории сообщения и поле ввода</w:t>
        </w:r>
      </w:ins>
    </w:p>
    <w:p w14:paraId="7AEB64D1" w14:textId="5FE45A4C" w:rsidR="00C75D11" w:rsidRPr="007713C6" w:rsidRDefault="00C75D11" w:rsidP="00C75D11">
      <w:pPr>
        <w:pStyle w:val="Normalunindented"/>
        <w:rPr>
          <w:b/>
          <w:bCs/>
        </w:rPr>
      </w:pPr>
      <w:r w:rsidRPr="007713C6">
        <w:tab/>
        <w:t>3. Пользователь вводит своё сообщение</w:t>
      </w:r>
      <w:ins w:id="1525" w:author="Vasy Medov" w:date="2026-03-16T21:53:00Z">
        <w:r w:rsidR="00A93881" w:rsidRPr="007713C6">
          <w:t xml:space="preserve">, выбирает категорию </w:t>
        </w:r>
      </w:ins>
      <w:del w:id="1526" w:author="Vasy Medov" w:date="2026-03-16T21:53:00Z">
        <w:r w:rsidRPr="007713C6" w:rsidDel="00A93881">
          <w:delText xml:space="preserve"> </w:delText>
        </w:r>
      </w:del>
      <w:r w:rsidRPr="007713C6">
        <w:t>и отправляет его</w:t>
      </w:r>
    </w:p>
    <w:p w14:paraId="2A7E45E0" w14:textId="184A0B21" w:rsidR="006B7781" w:rsidRPr="007713C6" w:rsidRDefault="00B82D0C" w:rsidP="00B82D0C">
      <w:pPr>
        <w:pStyle w:val="Normalunindented"/>
      </w:pPr>
      <w:r w:rsidRPr="007713C6">
        <w:rPr>
          <w:b/>
          <w:bCs/>
        </w:rPr>
        <w:t>Постусловие</w:t>
      </w:r>
      <w:r w:rsidRPr="007713C6">
        <w:t xml:space="preserve">: Пользователь </w:t>
      </w:r>
      <w:del w:id="1527" w:author="Vasy Medov" w:date="2026-03-16T21:53:00Z">
        <w:r w:rsidRPr="007713C6" w:rsidDel="00A93881">
          <w:delText>видит нумерованный рейтинг найденных по его фильтрам фанфиков</w:delText>
        </w:r>
      </w:del>
      <w:ins w:id="1528" w:author="Vasy Medov" w:date="2026-03-16T21:53:00Z">
        <w:r w:rsidR="00A93881" w:rsidRPr="007713C6">
          <w:t>остался на странице энциклопедии. Сообщение пользователя отправлено администратору подраздела</w:t>
        </w:r>
      </w:ins>
    </w:p>
    <w:p w14:paraId="02EB6DFC" w14:textId="0A42B496" w:rsidR="006B7781" w:rsidRPr="007713C6" w:rsidRDefault="006B7781" w:rsidP="006B7781">
      <w:pPr>
        <w:pStyle w:val="2"/>
        <w:rPr>
          <w:lang w:val="ru-RU"/>
        </w:rPr>
      </w:pPr>
      <w:bookmarkStart w:id="1529" w:name="_Toc224493591"/>
      <w:proofErr w:type="spellStart"/>
      <w:r w:rsidRPr="007713C6">
        <w:rPr>
          <w:lang w:val="ru-RU"/>
        </w:rPr>
        <w:t>Фанарты</w:t>
      </w:r>
      <w:proofErr w:type="spellEnd"/>
      <w:r w:rsidRPr="007713C6">
        <w:rPr>
          <w:lang w:val="ru-RU"/>
        </w:rPr>
        <w:t xml:space="preserve"> по выборкам</w:t>
      </w:r>
      <w:bookmarkEnd w:id="1529"/>
    </w:p>
    <w:p w14:paraId="1CE71891" w14:textId="6800D993" w:rsidR="006B7781" w:rsidRPr="007713C6" w:rsidRDefault="006B7781" w:rsidP="006B7781">
      <w:pPr>
        <w:pStyle w:val="Normalunindented"/>
      </w:pPr>
      <w:r w:rsidRPr="007713C6">
        <w:rPr>
          <w:b/>
          <w:bCs/>
          <w:lang w:val="en-US"/>
        </w:rPr>
        <w:t>ID</w:t>
      </w:r>
      <w:r w:rsidRPr="007713C6">
        <w:t xml:space="preserve">: </w:t>
      </w:r>
      <w:r w:rsidRPr="007713C6">
        <w:rPr>
          <w:lang w:val="en-US"/>
        </w:rPr>
        <w:t>UC</w:t>
      </w:r>
      <w:r w:rsidRPr="007713C6">
        <w:t>-04</w:t>
      </w:r>
    </w:p>
    <w:p w14:paraId="68A6391C" w14:textId="045F9FF8" w:rsidR="006B7781" w:rsidRPr="004A4054" w:rsidRDefault="006B7781" w:rsidP="006B7781">
      <w:pPr>
        <w:pStyle w:val="Normalunindented"/>
      </w:pPr>
      <w:r w:rsidRPr="007713C6">
        <w:rPr>
          <w:b/>
          <w:bCs/>
        </w:rPr>
        <w:t>Описание</w:t>
      </w:r>
      <w:r w:rsidRPr="007713C6">
        <w:t xml:space="preserve">: пользователь ищет </w:t>
      </w:r>
      <w:proofErr w:type="spellStart"/>
      <w:r w:rsidRPr="007713C6">
        <w:t>фанарты</w:t>
      </w:r>
      <w:proofErr w:type="spellEnd"/>
      <w:r w:rsidRPr="007713C6">
        <w:t xml:space="preserve"> по выборкам</w:t>
      </w:r>
    </w:p>
    <w:p w14:paraId="4BE9CE1F" w14:textId="77777777" w:rsidR="006B7781" w:rsidRPr="007713C6" w:rsidRDefault="006B7781" w:rsidP="006B7781">
      <w:pPr>
        <w:pStyle w:val="Normalunindented"/>
      </w:pPr>
      <w:r w:rsidRPr="007713C6">
        <w:rPr>
          <w:b/>
          <w:bCs/>
        </w:rPr>
        <w:t>Актёры</w:t>
      </w:r>
      <w:r w:rsidRPr="007713C6">
        <w:t>: Гость\Читатель, Система</w:t>
      </w:r>
    </w:p>
    <w:p w14:paraId="63956B21" w14:textId="300127E9" w:rsidR="006B7781" w:rsidRPr="007713C6" w:rsidRDefault="006B7781" w:rsidP="006B7781">
      <w:pPr>
        <w:pStyle w:val="Normalunindented"/>
      </w:pPr>
      <w:r w:rsidRPr="007713C6">
        <w:rPr>
          <w:b/>
          <w:bCs/>
        </w:rPr>
        <w:t>Предусловия</w:t>
      </w:r>
      <w:r w:rsidRPr="007713C6">
        <w:t xml:space="preserve">: пользователь находится </w:t>
      </w:r>
      <w:ins w:id="1530" w:author="Vasy Medov" w:date="2026-03-18T00:18:00Z">
        <w:r w:rsidR="000A2302" w:rsidRPr="007713C6">
          <w:t xml:space="preserve">на странице </w:t>
        </w:r>
      </w:ins>
      <w:del w:id="1531" w:author="Vasy Medov" w:date="2026-03-18T00:18:00Z">
        <w:r w:rsidRPr="007713C6" w:rsidDel="000A2302">
          <w:delText xml:space="preserve">в подразделе </w:delText>
        </w:r>
      </w:del>
      <w:r w:rsidRPr="007713C6">
        <w:t>«Фанарт»</w:t>
      </w:r>
      <w:ins w:id="1532" w:author="Vasy Medov" w:date="2026-03-17T23:07:00Z">
        <w:r w:rsidR="00BE6C61" w:rsidRPr="007713C6">
          <w:t xml:space="preserve">. Контента в выборке «Популярное», с параметром «Скрыть </w:t>
        </w:r>
        <w:proofErr w:type="spellStart"/>
        <w:r w:rsidR="00BE6C61" w:rsidRPr="007713C6">
          <w:t>нейроарт</w:t>
        </w:r>
        <w:proofErr w:type="spellEnd"/>
        <w:r w:rsidR="00BE6C61" w:rsidRPr="007713C6">
          <w:t>» достаточно чтобы отобразить его на 3 страницах списка результ</w:t>
        </w:r>
      </w:ins>
      <w:ins w:id="1533" w:author="Vasy Medov" w:date="2026-03-17T23:09:00Z">
        <w:r w:rsidR="00BE6C61" w:rsidRPr="007713C6">
          <w:t>ат</w:t>
        </w:r>
      </w:ins>
      <w:ins w:id="1534" w:author="Vasy Medov" w:date="2026-03-17T23:07:00Z">
        <w:r w:rsidR="00BE6C61" w:rsidRPr="007713C6">
          <w:t>ов.</w:t>
        </w:r>
      </w:ins>
    </w:p>
    <w:p w14:paraId="763BB218" w14:textId="77777777" w:rsidR="006B7781" w:rsidRPr="007713C6" w:rsidRDefault="006B7781" w:rsidP="006B7781">
      <w:pPr>
        <w:pStyle w:val="Normalunindented"/>
        <w:rPr>
          <w:b/>
          <w:bCs/>
        </w:rPr>
      </w:pPr>
      <w:r w:rsidRPr="007713C6">
        <w:rPr>
          <w:b/>
          <w:bCs/>
        </w:rPr>
        <w:t>Основной поток:</w:t>
      </w:r>
    </w:p>
    <w:p w14:paraId="1FA4E0D3" w14:textId="6E09B05B" w:rsidR="006B7781" w:rsidRPr="007713C6" w:rsidRDefault="006B7781" w:rsidP="006B7781">
      <w:pPr>
        <w:pStyle w:val="Normalunindented"/>
        <w:numPr>
          <w:ilvl w:val="0"/>
          <w:numId w:val="23"/>
        </w:numPr>
        <w:rPr>
          <w:b/>
          <w:bCs/>
        </w:rPr>
      </w:pPr>
      <w:r w:rsidRPr="007713C6">
        <w:t xml:space="preserve">Пользователь переключает выборку </w:t>
      </w:r>
      <w:proofErr w:type="spellStart"/>
      <w:r w:rsidRPr="007713C6">
        <w:t>фанартов</w:t>
      </w:r>
      <w:proofErr w:type="spellEnd"/>
      <w:r w:rsidRPr="007713C6">
        <w:t xml:space="preserve"> на «Популярное»</w:t>
      </w:r>
      <w:ins w:id="1535" w:author="Vasy Medov" w:date="2026-03-17T23:09:00Z">
        <w:r w:rsidR="00BE6C61" w:rsidRPr="007713C6">
          <w:t xml:space="preserve"> (ФТ 1.10.1)</w:t>
        </w:r>
      </w:ins>
    </w:p>
    <w:p w14:paraId="1A5C9205" w14:textId="19002789" w:rsidR="006B7781" w:rsidRPr="007713C6" w:rsidRDefault="006B7781" w:rsidP="006B7781">
      <w:pPr>
        <w:pStyle w:val="Normalunindented"/>
        <w:numPr>
          <w:ilvl w:val="0"/>
          <w:numId w:val="23"/>
        </w:numPr>
        <w:rPr>
          <w:b/>
          <w:bCs/>
        </w:rPr>
      </w:pPr>
      <w:r w:rsidRPr="007713C6">
        <w:t xml:space="preserve">Система показывает список </w:t>
      </w:r>
      <w:proofErr w:type="spellStart"/>
      <w:r w:rsidRPr="007713C6">
        <w:t>фанартов</w:t>
      </w:r>
      <w:proofErr w:type="spellEnd"/>
      <w:r w:rsidRPr="007713C6">
        <w:t xml:space="preserve"> в соответствии с выборкой</w:t>
      </w:r>
    </w:p>
    <w:p w14:paraId="632E776A" w14:textId="77777777" w:rsidR="00F06136" w:rsidRPr="007713C6" w:rsidRDefault="006B7781" w:rsidP="00F06136">
      <w:pPr>
        <w:pStyle w:val="Normalunindented"/>
        <w:numPr>
          <w:ilvl w:val="0"/>
          <w:numId w:val="23"/>
        </w:numPr>
        <w:rPr>
          <w:ins w:id="1536" w:author="Vasy Medov" w:date="2026-03-18T00:24:00Z"/>
          <w:b/>
          <w:bCs/>
        </w:rPr>
      </w:pPr>
      <w:r w:rsidRPr="007713C6">
        <w:t xml:space="preserve">Пользователь активирует параметр поиска «Скрыть </w:t>
      </w:r>
      <w:proofErr w:type="spellStart"/>
      <w:r w:rsidRPr="007713C6">
        <w:t>нейроарт</w:t>
      </w:r>
      <w:proofErr w:type="spellEnd"/>
      <w:r w:rsidRPr="007713C6">
        <w:t>»</w:t>
      </w:r>
      <w:ins w:id="1537" w:author="Vasy Medov" w:date="2026-03-17T23:09:00Z">
        <w:r w:rsidR="00BE6C61" w:rsidRPr="007713C6">
          <w:t xml:space="preserve"> (ФТ 1.10.2)</w:t>
        </w:r>
      </w:ins>
    </w:p>
    <w:p w14:paraId="41341910" w14:textId="5D7FF57F" w:rsidR="006B7781" w:rsidRPr="007713C6" w:rsidDel="00F06136" w:rsidRDefault="00F06136" w:rsidP="00F06136">
      <w:pPr>
        <w:pStyle w:val="Normalunindented"/>
        <w:numPr>
          <w:ilvl w:val="0"/>
          <w:numId w:val="23"/>
        </w:numPr>
        <w:rPr>
          <w:del w:id="1538" w:author="Vasy Medov" w:date="2026-03-17T23:09:00Z"/>
          <w:b/>
          <w:bCs/>
          <w:rPrChange w:id="1539" w:author="Vasy Medov" w:date="2026-03-18T01:27:00Z">
            <w:rPr>
              <w:del w:id="1540" w:author="Vasy Medov" w:date="2026-03-17T23:09:00Z"/>
              <w:lang w:val="en-US"/>
            </w:rPr>
          </w:rPrChange>
        </w:rPr>
      </w:pPr>
      <w:ins w:id="1541" w:author="Vasy Medov" w:date="2026-03-18T00:24:00Z">
        <w:r w:rsidRPr="007713C6">
          <w:t>Пользователь</w:t>
        </w:r>
        <w:r w:rsidRPr="004A4054">
          <w:rPr>
            <w:iCs w:val="0"/>
          </w:rPr>
          <w:t xml:space="preserve"> </w:t>
        </w:r>
        <w:r w:rsidRPr="007713C6">
          <w:t>применяет фильтр поиска по категории «Джен»</w:t>
        </w:r>
      </w:ins>
    </w:p>
    <w:p w14:paraId="3EA2F03A" w14:textId="58130765" w:rsidR="006B7781" w:rsidRPr="007713C6" w:rsidRDefault="006B7781" w:rsidP="00F06136">
      <w:pPr>
        <w:pStyle w:val="Normalunindented"/>
        <w:numPr>
          <w:ilvl w:val="0"/>
          <w:numId w:val="23"/>
        </w:numPr>
        <w:rPr>
          <w:b/>
          <w:bCs/>
        </w:rPr>
      </w:pPr>
      <w:del w:id="1542" w:author="Vasy Medov" w:date="2026-03-17T23:09:00Z">
        <w:r w:rsidRPr="007713C6" w:rsidDel="00BE6C61">
          <w:delText>Система обновляет список результатов фанартов выборки с учетом параметра «Скрыть нейроарт»</w:delText>
        </w:r>
      </w:del>
    </w:p>
    <w:p w14:paraId="137C6BB7" w14:textId="608B1D80" w:rsidR="006B7781" w:rsidRPr="007713C6" w:rsidDel="00BE6C61" w:rsidRDefault="006B7781">
      <w:pPr>
        <w:pStyle w:val="Normalunindented"/>
        <w:numPr>
          <w:ilvl w:val="0"/>
          <w:numId w:val="23"/>
        </w:numPr>
        <w:rPr>
          <w:del w:id="1543" w:author="Vasy Medov" w:date="2026-03-17T23:09:00Z"/>
          <w:b/>
          <w:bCs/>
        </w:rPr>
      </w:pPr>
      <w:del w:id="1544" w:author="Vasy Medov" w:date="2026-03-17T23:09:00Z">
        <w:r w:rsidRPr="007713C6" w:rsidDel="00BE6C61">
          <w:delText>Пользователь применяет формат показа результатов – плитка</w:delText>
        </w:r>
      </w:del>
    </w:p>
    <w:p w14:paraId="4246F497" w14:textId="70D0A820" w:rsidR="006B7781" w:rsidRPr="007713C6" w:rsidDel="00BE6C61" w:rsidRDefault="006B7781" w:rsidP="00BE6C61">
      <w:pPr>
        <w:pStyle w:val="Normalunindented"/>
        <w:numPr>
          <w:ilvl w:val="0"/>
          <w:numId w:val="23"/>
        </w:numPr>
        <w:rPr>
          <w:del w:id="1545" w:author="Vasy Medov" w:date="2026-03-17T23:10:00Z"/>
          <w:b/>
          <w:bCs/>
        </w:rPr>
      </w:pPr>
      <w:del w:id="1546" w:author="Vasy Medov" w:date="2026-03-17T23:09:00Z">
        <w:r w:rsidRPr="007713C6" w:rsidDel="00BE6C61">
          <w:delText>Система преобразует список фанартов в плиточный вид</w:delText>
        </w:r>
      </w:del>
      <w:ins w:id="1547" w:author="Vasy Medov" w:date="2026-03-17T23:10:00Z">
        <w:r w:rsidR="00BE6C61" w:rsidRPr="007713C6">
          <w:t>Пользователь видит список результатов поиска по заданным параметрам</w:t>
        </w:r>
      </w:ins>
      <w:r w:rsidRPr="007713C6">
        <w:tab/>
      </w:r>
    </w:p>
    <w:p w14:paraId="73405CE1" w14:textId="331C7D27" w:rsidR="006B7781" w:rsidRPr="007713C6" w:rsidRDefault="006B7781" w:rsidP="00BE6C61">
      <w:pPr>
        <w:pStyle w:val="Normalunindented"/>
        <w:numPr>
          <w:ilvl w:val="0"/>
          <w:numId w:val="23"/>
        </w:numPr>
        <w:rPr>
          <w:b/>
          <w:bCs/>
        </w:rPr>
      </w:pPr>
      <w:del w:id="1548" w:author="Vasy Medov" w:date="2026-03-17T23:10:00Z">
        <w:r w:rsidRPr="007713C6" w:rsidDel="00BE6C61">
          <w:delText xml:space="preserve">Пользователь переходит на </w:delText>
        </w:r>
      </w:del>
      <w:del w:id="1549" w:author="Vasy Medov" w:date="2026-03-17T23:07:00Z">
        <w:r w:rsidRPr="007713C6" w:rsidDel="00BE6C61">
          <w:delText xml:space="preserve">10 </w:delText>
        </w:r>
      </w:del>
      <w:del w:id="1550" w:author="Vasy Medov" w:date="2026-03-17T23:10:00Z">
        <w:r w:rsidRPr="007713C6" w:rsidDel="00BE6C61">
          <w:delText>страницу резуьтатов</w:delText>
        </w:r>
      </w:del>
    </w:p>
    <w:p w14:paraId="7476DF49" w14:textId="37E5C1D3" w:rsidR="006B7781" w:rsidRPr="007713C6" w:rsidDel="00BE6C61" w:rsidRDefault="006B7781" w:rsidP="006B7781">
      <w:pPr>
        <w:pStyle w:val="Normalunindented"/>
        <w:rPr>
          <w:del w:id="1551" w:author="Vasy Medov" w:date="2026-03-17T23:10:00Z"/>
        </w:rPr>
      </w:pPr>
      <w:del w:id="1552" w:author="Vasy Medov" w:date="2026-03-17T23:10:00Z">
        <w:r w:rsidRPr="007713C6" w:rsidDel="00BE6C61">
          <w:rPr>
            <w:b/>
            <w:bCs/>
          </w:rPr>
          <w:lastRenderedPageBreak/>
          <w:delText xml:space="preserve">Альтернативный сценарий: </w:delText>
        </w:r>
        <w:r w:rsidRPr="007713C6" w:rsidDel="00BE6C61">
          <w:delText>точка входа – шаг 2. Пользователь нашел ошибку в материале энциклопедии</w:delText>
        </w:r>
      </w:del>
    </w:p>
    <w:p w14:paraId="0F60ED82" w14:textId="16746EE3" w:rsidR="006B7781" w:rsidRPr="007713C6" w:rsidDel="00BE6C61" w:rsidRDefault="006B7781" w:rsidP="006B7781">
      <w:pPr>
        <w:pStyle w:val="Normalunindented"/>
        <w:rPr>
          <w:del w:id="1553" w:author="Vasy Medov" w:date="2026-03-17T23:10:00Z"/>
        </w:rPr>
      </w:pPr>
      <w:del w:id="1554" w:author="Vasy Medov" w:date="2026-03-17T23:10:00Z">
        <w:r w:rsidRPr="007713C6" w:rsidDel="00BE6C61">
          <w:tab/>
          <w:delText>1. Пользователь нажимает кнопку «Дополнить информацию или сообщить об ошибке»</w:delText>
        </w:r>
      </w:del>
    </w:p>
    <w:p w14:paraId="14843C9E" w14:textId="15130FC8" w:rsidR="006B7781" w:rsidRPr="007713C6" w:rsidDel="00BE6C61" w:rsidRDefault="006B7781" w:rsidP="006B7781">
      <w:pPr>
        <w:pStyle w:val="Normalunindented"/>
        <w:rPr>
          <w:del w:id="1555" w:author="Vasy Medov" w:date="2026-03-17T23:10:00Z"/>
        </w:rPr>
      </w:pPr>
      <w:del w:id="1556" w:author="Vasy Medov" w:date="2026-03-17T23:10:00Z">
        <w:r w:rsidRPr="007713C6" w:rsidDel="00BE6C61">
          <w:tab/>
          <w:delText>2. Открывается окно ввода сообщения от пользователя</w:delText>
        </w:r>
      </w:del>
    </w:p>
    <w:p w14:paraId="30162934" w14:textId="22151FA2" w:rsidR="006B7781" w:rsidRPr="007713C6" w:rsidDel="00BE6C61" w:rsidRDefault="006B7781" w:rsidP="006B7781">
      <w:pPr>
        <w:pStyle w:val="Normalunindented"/>
        <w:rPr>
          <w:del w:id="1557" w:author="Vasy Medov" w:date="2026-03-17T23:10:00Z"/>
          <w:b/>
          <w:bCs/>
        </w:rPr>
      </w:pPr>
      <w:del w:id="1558" w:author="Vasy Medov" w:date="2026-03-17T23:10:00Z">
        <w:r w:rsidRPr="007713C6" w:rsidDel="00BE6C61">
          <w:tab/>
          <w:delText>3. Пользователь вводит своё сообщение и отправляет его</w:delText>
        </w:r>
      </w:del>
    </w:p>
    <w:p w14:paraId="54B6C842" w14:textId="07FC42FC" w:rsidR="009C10AD" w:rsidRPr="004A4054" w:rsidRDefault="006B7781" w:rsidP="006B7781">
      <w:pPr>
        <w:pStyle w:val="Normalunindented"/>
        <w:rPr>
          <w:ins w:id="1559" w:author="Vasy Medov" w:date="2026-03-17T23:28:00Z"/>
        </w:rPr>
      </w:pPr>
      <w:r w:rsidRPr="007713C6">
        <w:rPr>
          <w:b/>
          <w:bCs/>
        </w:rPr>
        <w:t>Постусловие</w:t>
      </w:r>
      <w:r w:rsidRPr="007713C6">
        <w:t xml:space="preserve">: </w:t>
      </w:r>
      <w:del w:id="1560" w:author="Vasy Medov" w:date="2026-03-17T23:11:00Z">
        <w:r w:rsidRPr="007713C6" w:rsidDel="00BE6C61">
          <w:delText xml:space="preserve">Пользователь </w:delText>
        </w:r>
      </w:del>
      <w:ins w:id="1561" w:author="Vasy Medov" w:date="2026-03-17T23:11:00Z">
        <w:r w:rsidR="00BE6C61" w:rsidRPr="007713C6">
          <w:t xml:space="preserve">Все </w:t>
        </w:r>
      </w:ins>
      <w:del w:id="1562" w:author="Vasy Medov" w:date="2026-03-17T23:10:00Z">
        <w:r w:rsidRPr="007713C6" w:rsidDel="00BE6C61">
          <w:delText>видит</w:delText>
        </w:r>
        <w:r w:rsidR="00391832" w:rsidRPr="007713C6" w:rsidDel="00BE6C61">
          <w:delText xml:space="preserve"> </w:delText>
        </w:r>
      </w:del>
      <w:del w:id="1563" w:author="Vasy Medov" w:date="2026-03-17T23:11:00Z">
        <w:r w:rsidR="00391832" w:rsidRPr="007713C6" w:rsidDel="00BE6C61">
          <w:delText>10 страницу</w:delText>
        </w:r>
        <w:r w:rsidRPr="007713C6" w:rsidDel="00BE6C61">
          <w:delText xml:space="preserve"> множеств</w:delText>
        </w:r>
        <w:r w:rsidR="00391832" w:rsidRPr="007713C6" w:rsidDel="00BE6C61">
          <w:delText>а</w:delText>
        </w:r>
        <w:r w:rsidRPr="007713C6" w:rsidDel="00BE6C61">
          <w:delText xml:space="preserve"> плиток </w:delText>
        </w:r>
      </w:del>
      <w:proofErr w:type="spellStart"/>
      <w:r w:rsidRPr="007713C6">
        <w:t>фанарт</w:t>
      </w:r>
      <w:ins w:id="1564" w:author="Vasy Medov" w:date="2026-03-17T23:11:00Z">
        <w:r w:rsidR="00BE6C61" w:rsidRPr="007713C6">
          <w:t>ы</w:t>
        </w:r>
        <w:proofErr w:type="spellEnd"/>
        <w:r w:rsidR="00BE6C61" w:rsidRPr="007713C6">
          <w:t xml:space="preserve"> множества результатов поиска </w:t>
        </w:r>
      </w:ins>
      <w:del w:id="1565" w:author="Vasy Medov" w:date="2026-03-17T23:11:00Z">
        <w:r w:rsidRPr="007713C6" w:rsidDel="00BE6C61">
          <w:delText>ов подборки «Популярно</w:delText>
        </w:r>
        <w:r w:rsidR="00391832" w:rsidRPr="007713C6" w:rsidDel="00BE6C61">
          <w:delText>е</w:delText>
        </w:r>
        <w:r w:rsidRPr="007713C6" w:rsidDel="00BE6C61">
          <w:delText xml:space="preserve">» </w:delText>
        </w:r>
      </w:del>
      <w:ins w:id="1566" w:author="Vasy Medov" w:date="2026-03-17T23:11:00Z">
        <w:r w:rsidR="00BE6C61" w:rsidRPr="007713C6">
          <w:t xml:space="preserve">удовлетворяют </w:t>
        </w:r>
      </w:ins>
      <w:del w:id="1567" w:author="Vasy Medov" w:date="2026-03-17T23:11:00Z">
        <w:r w:rsidRPr="007713C6" w:rsidDel="00BE6C61">
          <w:delText xml:space="preserve">с учетом </w:delText>
        </w:r>
      </w:del>
      <w:r w:rsidRPr="007713C6">
        <w:t>фильтр</w:t>
      </w:r>
      <w:ins w:id="1568" w:author="Vasy Medov" w:date="2026-03-17T23:11:00Z">
        <w:r w:rsidR="00BE6C61" w:rsidRPr="007713C6">
          <w:t>у</w:t>
        </w:r>
      </w:ins>
      <w:del w:id="1569" w:author="Vasy Medov" w:date="2026-03-17T23:11:00Z">
        <w:r w:rsidRPr="007713C6" w:rsidDel="00BE6C61">
          <w:delText>а</w:delText>
        </w:r>
      </w:del>
      <w:r w:rsidRPr="007713C6">
        <w:t xml:space="preserve"> «Скрыть </w:t>
      </w:r>
      <w:proofErr w:type="spellStart"/>
      <w:r w:rsidRPr="007713C6">
        <w:t>нейроарт</w:t>
      </w:r>
      <w:proofErr w:type="spellEnd"/>
      <w:r w:rsidRPr="007713C6">
        <w:t>»</w:t>
      </w:r>
      <w:ins w:id="1570" w:author="Vasy Medov" w:date="2026-03-18T00:24:00Z">
        <w:r w:rsidR="00F06136" w:rsidRPr="007713C6">
          <w:t xml:space="preserve"> и категории «Джен»</w:t>
        </w:r>
      </w:ins>
    </w:p>
    <w:p w14:paraId="6E9D2030" w14:textId="3C7FA5EA" w:rsidR="009C10AD" w:rsidRPr="007713C6" w:rsidRDefault="009C10AD" w:rsidP="009C10AD">
      <w:pPr>
        <w:pStyle w:val="2"/>
        <w:rPr>
          <w:ins w:id="1571" w:author="Vasy Medov" w:date="2026-03-17T23:28:00Z"/>
          <w:lang w:val="ru-RU"/>
        </w:rPr>
      </w:pPr>
      <w:ins w:id="1572" w:author="Vasy Medov" w:date="2026-03-17T23:28:00Z">
        <w:r w:rsidRPr="007713C6">
          <w:rPr>
            <w:lang w:val="ru-RU"/>
          </w:rPr>
          <w:t>Создание страницы подраздела</w:t>
        </w:r>
      </w:ins>
    </w:p>
    <w:p w14:paraId="1CE8B52B" w14:textId="2BD849B0" w:rsidR="009C10AD" w:rsidRPr="007713C6" w:rsidRDefault="009C10AD" w:rsidP="009C10AD">
      <w:pPr>
        <w:pStyle w:val="Normalunindented"/>
        <w:rPr>
          <w:ins w:id="1573" w:author="Vasy Medov" w:date="2026-03-17T23:28:00Z"/>
        </w:rPr>
      </w:pPr>
      <w:ins w:id="1574" w:author="Vasy Medov" w:date="2026-03-17T23:28:00Z">
        <w:r w:rsidRPr="007713C6">
          <w:rPr>
            <w:b/>
            <w:bCs/>
            <w:lang w:val="en-US"/>
          </w:rPr>
          <w:t>ID</w:t>
        </w:r>
        <w:r w:rsidRPr="007713C6">
          <w:t xml:space="preserve">: </w:t>
        </w:r>
        <w:r w:rsidRPr="007713C6">
          <w:rPr>
            <w:lang w:val="en-US"/>
          </w:rPr>
          <w:t>UC</w:t>
        </w:r>
        <w:r w:rsidRPr="007713C6">
          <w:t>-05</w:t>
        </w:r>
      </w:ins>
    </w:p>
    <w:p w14:paraId="267B0378" w14:textId="4E0436CE" w:rsidR="009C10AD" w:rsidRPr="007713C6" w:rsidRDefault="009C10AD" w:rsidP="009C10AD">
      <w:pPr>
        <w:pStyle w:val="Normalunindented"/>
        <w:rPr>
          <w:ins w:id="1575" w:author="Vasy Medov" w:date="2026-03-17T23:28:00Z"/>
          <w:rPrChange w:id="1576" w:author="Vasy Medov" w:date="2026-03-18T01:27:00Z">
            <w:rPr>
              <w:ins w:id="1577" w:author="Vasy Medov" w:date="2026-03-17T23:28:00Z"/>
              <w:lang w:val="en-US"/>
            </w:rPr>
          </w:rPrChange>
        </w:rPr>
      </w:pPr>
      <w:ins w:id="1578" w:author="Vasy Medov" w:date="2026-03-17T23:28:00Z">
        <w:r w:rsidRPr="007713C6">
          <w:rPr>
            <w:b/>
            <w:bCs/>
          </w:rPr>
          <w:t>Описание</w:t>
        </w:r>
        <w:r w:rsidRPr="007713C6">
          <w:t xml:space="preserve">: Администратор создаёт новую страницу </w:t>
        </w:r>
      </w:ins>
      <w:ins w:id="1579" w:author="Vasy Medov" w:date="2026-03-17T23:29:00Z">
        <w:r w:rsidRPr="007713C6">
          <w:t>в подразделе, настраивает её</w:t>
        </w:r>
      </w:ins>
      <w:ins w:id="1580" w:author="Vasy Medov" w:date="2026-03-17T23:28:00Z">
        <w:r w:rsidRPr="007713C6">
          <w:t xml:space="preserve"> </w:t>
        </w:r>
      </w:ins>
    </w:p>
    <w:p w14:paraId="5840EC0F" w14:textId="11EFC789" w:rsidR="009C10AD" w:rsidRPr="007713C6" w:rsidRDefault="009C10AD" w:rsidP="009C10AD">
      <w:pPr>
        <w:pStyle w:val="Normalunindented"/>
        <w:rPr>
          <w:ins w:id="1581" w:author="Vasy Medov" w:date="2026-03-17T23:28:00Z"/>
        </w:rPr>
      </w:pPr>
      <w:ins w:id="1582" w:author="Vasy Medov" w:date="2026-03-17T23:28:00Z">
        <w:r w:rsidRPr="007713C6">
          <w:rPr>
            <w:b/>
            <w:bCs/>
          </w:rPr>
          <w:t>Актёры</w:t>
        </w:r>
        <w:r w:rsidRPr="007713C6">
          <w:t xml:space="preserve">: администратор, </w:t>
        </w:r>
      </w:ins>
      <w:ins w:id="1583" w:author="Vasy Medov" w:date="2026-03-18T00:28:00Z">
        <w:r w:rsidR="00F06136" w:rsidRPr="007713C6">
          <w:t xml:space="preserve">Гость/Читатель, </w:t>
        </w:r>
      </w:ins>
      <w:ins w:id="1584" w:author="Vasy Medov" w:date="2026-03-17T23:28:00Z">
        <w:r w:rsidRPr="007713C6">
          <w:t>Система</w:t>
        </w:r>
      </w:ins>
    </w:p>
    <w:p w14:paraId="4DACD0A4" w14:textId="6463DF42" w:rsidR="009C10AD" w:rsidRPr="007713C6" w:rsidRDefault="009C10AD" w:rsidP="009C10AD">
      <w:pPr>
        <w:pStyle w:val="Normalunindented"/>
        <w:rPr>
          <w:ins w:id="1585" w:author="Vasy Medov" w:date="2026-03-17T23:28:00Z"/>
        </w:rPr>
      </w:pPr>
      <w:ins w:id="1586" w:author="Vasy Medov" w:date="2026-03-17T23:28:00Z">
        <w:r w:rsidRPr="007713C6">
          <w:rPr>
            <w:b/>
            <w:bCs/>
          </w:rPr>
          <w:t>Предусловия</w:t>
        </w:r>
        <w:r w:rsidRPr="007713C6">
          <w:t xml:space="preserve">: </w:t>
        </w:r>
      </w:ins>
      <w:ins w:id="1587" w:author="Vasy Medov" w:date="2026-03-17T23:29:00Z">
        <w:r w:rsidRPr="007713C6">
          <w:t>существует подраздел, у Администратора есть доступ у его изменению</w:t>
        </w:r>
      </w:ins>
    </w:p>
    <w:p w14:paraId="79CD1192" w14:textId="77777777" w:rsidR="009C10AD" w:rsidRPr="007713C6" w:rsidRDefault="009C10AD" w:rsidP="009C10AD">
      <w:pPr>
        <w:pStyle w:val="Normalunindented"/>
        <w:rPr>
          <w:ins w:id="1588" w:author="Vasy Medov" w:date="2026-03-17T23:28:00Z"/>
          <w:b/>
          <w:bCs/>
        </w:rPr>
      </w:pPr>
      <w:ins w:id="1589" w:author="Vasy Medov" w:date="2026-03-17T23:28:00Z">
        <w:r w:rsidRPr="007713C6">
          <w:rPr>
            <w:b/>
            <w:bCs/>
          </w:rPr>
          <w:t>Основной поток:</w:t>
        </w:r>
      </w:ins>
    </w:p>
    <w:p w14:paraId="256C1A2C" w14:textId="5A400660" w:rsidR="009C10AD" w:rsidRPr="007713C6" w:rsidRDefault="009C10AD" w:rsidP="009C10AD">
      <w:pPr>
        <w:pStyle w:val="Normalunindented"/>
        <w:numPr>
          <w:ilvl w:val="0"/>
          <w:numId w:val="25"/>
        </w:numPr>
        <w:rPr>
          <w:ins w:id="1590" w:author="Vasy Medov" w:date="2026-03-17T23:30:00Z"/>
          <w:b/>
          <w:bCs/>
          <w:rPrChange w:id="1591" w:author="Vasy Medov" w:date="2026-03-18T01:27:00Z">
            <w:rPr>
              <w:ins w:id="1592" w:author="Vasy Medov" w:date="2026-03-17T23:30:00Z"/>
            </w:rPr>
          </w:rPrChange>
        </w:rPr>
      </w:pPr>
      <w:ins w:id="1593" w:author="Vasy Medov" w:date="2026-03-17T23:30:00Z">
        <w:r w:rsidRPr="007713C6">
          <w:t>Администратор создаёт новую страницу подраздела</w:t>
        </w:r>
      </w:ins>
      <w:ins w:id="1594" w:author="Vasy Medov" w:date="2026-03-17T23:32:00Z">
        <w:r w:rsidRPr="007713C6">
          <w:t xml:space="preserve"> (ФТ 1.2.1)</w:t>
        </w:r>
      </w:ins>
    </w:p>
    <w:p w14:paraId="6410EBF4" w14:textId="34C689C4" w:rsidR="00CD18D1" w:rsidRPr="007713C6" w:rsidRDefault="00CD18D1" w:rsidP="00CD18D1">
      <w:pPr>
        <w:pStyle w:val="Normalunindented"/>
        <w:numPr>
          <w:ilvl w:val="0"/>
          <w:numId w:val="25"/>
        </w:numPr>
        <w:rPr>
          <w:ins w:id="1595" w:author="Vasy Medov" w:date="2026-03-18T00:48:00Z"/>
          <w:b/>
          <w:bCs/>
          <w:rPrChange w:id="1596" w:author="Vasy Medov" w:date="2026-03-18T01:27:00Z">
            <w:rPr>
              <w:ins w:id="1597" w:author="Vasy Medov" w:date="2026-03-18T00:48:00Z"/>
              <w:lang w:val="en-US"/>
            </w:rPr>
          </w:rPrChange>
        </w:rPr>
      </w:pPr>
      <w:ins w:id="1598" w:author="Vasy Medov" w:date="2026-03-18T00:48:00Z">
        <w:r w:rsidRPr="007713C6">
          <w:t>Система регистрирует новую страницу и в подраздел</w:t>
        </w:r>
        <w:r w:rsidRPr="007713C6">
          <w:rPr>
            <w:lang w:val="en-US"/>
          </w:rPr>
          <w:t>e</w:t>
        </w:r>
      </w:ins>
    </w:p>
    <w:p w14:paraId="6E313FDA" w14:textId="5026301F" w:rsidR="009C10AD" w:rsidRPr="007713C6" w:rsidRDefault="009C10AD" w:rsidP="009C10AD">
      <w:pPr>
        <w:pStyle w:val="Normalunindented"/>
        <w:numPr>
          <w:ilvl w:val="0"/>
          <w:numId w:val="25"/>
        </w:numPr>
        <w:rPr>
          <w:ins w:id="1599" w:author="Vasy Medov" w:date="2026-03-17T23:30:00Z"/>
          <w:b/>
          <w:bCs/>
        </w:rPr>
      </w:pPr>
      <w:ins w:id="1600" w:author="Vasy Medov" w:date="2026-03-17T23:30:00Z">
        <w:r w:rsidRPr="007713C6">
          <w:t>Администратор настраивает</w:t>
        </w:r>
      </w:ins>
      <w:ins w:id="1601" w:author="Vasy Medov" w:date="2026-03-17T23:31:00Z">
        <w:r w:rsidRPr="007713C6">
          <w:t xml:space="preserve"> контент страницы, форму поиска, формат отображения и сортировки. </w:t>
        </w:r>
      </w:ins>
      <w:ins w:id="1602" w:author="Vasy Medov" w:date="2026-03-17T23:32:00Z">
        <w:r w:rsidRPr="007713C6">
          <w:t>(ФТ 1.2.2)</w:t>
        </w:r>
      </w:ins>
    </w:p>
    <w:p w14:paraId="5ACDF834" w14:textId="252456B8" w:rsidR="009C10AD" w:rsidRPr="007713C6" w:rsidRDefault="00A33C21" w:rsidP="009C10AD">
      <w:pPr>
        <w:pStyle w:val="Normalunindented"/>
        <w:numPr>
          <w:ilvl w:val="0"/>
          <w:numId w:val="25"/>
        </w:numPr>
        <w:rPr>
          <w:ins w:id="1603" w:author="Vasy Medov" w:date="2026-03-18T00:28:00Z"/>
          <w:b/>
          <w:bCs/>
          <w:rPrChange w:id="1604" w:author="Vasy Medov" w:date="2026-03-18T01:27:00Z">
            <w:rPr>
              <w:ins w:id="1605" w:author="Vasy Medov" w:date="2026-03-18T00:28:00Z"/>
            </w:rPr>
          </w:rPrChange>
        </w:rPr>
      </w:pPr>
      <w:ins w:id="1606" w:author="Vasy Medov" w:date="2026-03-18T00:39:00Z">
        <w:r w:rsidRPr="007713C6">
          <w:t xml:space="preserve">Система </w:t>
        </w:r>
      </w:ins>
      <w:ins w:id="1607" w:author="Vasy Medov" w:date="2026-03-17T23:31:00Z">
        <w:r w:rsidR="009C10AD" w:rsidRPr="007713C6">
          <w:t>подключает заданный ад</w:t>
        </w:r>
      </w:ins>
      <w:ins w:id="1608" w:author="Vasy Medov" w:date="2026-03-17T23:32:00Z">
        <w:r w:rsidR="009C10AD" w:rsidRPr="007713C6">
          <w:t>министратором функционал.</w:t>
        </w:r>
      </w:ins>
    </w:p>
    <w:p w14:paraId="60F9AF6D" w14:textId="39A36E02" w:rsidR="00F06136" w:rsidRPr="007713C6" w:rsidRDefault="00F06136" w:rsidP="009C10AD">
      <w:pPr>
        <w:pStyle w:val="Normalunindented"/>
        <w:numPr>
          <w:ilvl w:val="0"/>
          <w:numId w:val="25"/>
        </w:numPr>
        <w:rPr>
          <w:ins w:id="1609" w:author="Vasy Medov" w:date="2026-03-18T00:34:00Z"/>
          <w:b/>
          <w:bCs/>
          <w:rPrChange w:id="1610" w:author="Vasy Medov" w:date="2026-03-18T01:27:00Z">
            <w:rPr>
              <w:ins w:id="1611" w:author="Vasy Medov" w:date="2026-03-18T00:34:00Z"/>
              <w:lang w:val="en-US"/>
            </w:rPr>
          </w:rPrChange>
        </w:rPr>
      </w:pPr>
      <w:ins w:id="1612" w:author="Vasy Medov" w:date="2026-03-18T00:28:00Z">
        <w:r w:rsidRPr="007713C6">
          <w:t>Пользователи видят созданную страницу, могут применять поиск, просмотреть контент</w:t>
        </w:r>
      </w:ins>
    </w:p>
    <w:p w14:paraId="7F8944C7" w14:textId="66668D3F" w:rsidR="00A33C21" w:rsidRPr="007713C6" w:rsidRDefault="00A33C21" w:rsidP="00A33C21">
      <w:pPr>
        <w:pStyle w:val="Normalunindented"/>
        <w:rPr>
          <w:ins w:id="1613" w:author="Vasy Medov" w:date="2026-03-18T00:34:00Z"/>
        </w:rPr>
      </w:pPr>
      <w:ins w:id="1614" w:author="Vasy Medov" w:date="2026-03-18T00:37:00Z">
        <w:r w:rsidRPr="007713C6">
          <w:rPr>
            <w:b/>
            <w:bCs/>
          </w:rPr>
          <w:t>Исключительный</w:t>
        </w:r>
      </w:ins>
      <w:ins w:id="1615" w:author="Vasy Medov" w:date="2026-03-18T00:34:00Z">
        <w:r w:rsidRPr="007713C6">
          <w:rPr>
            <w:b/>
            <w:bCs/>
          </w:rPr>
          <w:t xml:space="preserve"> поток</w:t>
        </w:r>
        <w:r w:rsidRPr="007713C6">
          <w:t>:</w:t>
        </w:r>
      </w:ins>
    </w:p>
    <w:p w14:paraId="7829AD37" w14:textId="322666E2" w:rsidR="00A33C21" w:rsidRPr="007713C6" w:rsidRDefault="00A33C21" w:rsidP="00A33C21">
      <w:pPr>
        <w:pStyle w:val="Normalunindented"/>
        <w:rPr>
          <w:ins w:id="1616" w:author="Vasy Medov" w:date="2026-03-18T00:38:00Z"/>
        </w:rPr>
      </w:pPr>
      <w:ins w:id="1617" w:author="Vasy Medov" w:date="2026-03-18T00:34:00Z">
        <w:r w:rsidRPr="007713C6">
          <w:tab/>
          <w:t xml:space="preserve">Точка входа: Шаг </w:t>
        </w:r>
      </w:ins>
      <w:ins w:id="1618" w:author="Vasy Medov" w:date="2026-03-18T00:39:00Z">
        <w:r w:rsidRPr="004A4054">
          <w:rPr>
            <w:rPrChange w:id="1619" w:author="Vasy Medov" w:date="2026-03-18T09:49:00Z">
              <w:rPr>
                <w:lang w:val="en-US"/>
              </w:rPr>
            </w:rPrChange>
          </w:rPr>
          <w:t>4</w:t>
        </w:r>
      </w:ins>
      <w:ins w:id="1620" w:author="Vasy Medov" w:date="2026-03-18T00:37:00Z">
        <w:r w:rsidRPr="007713C6">
          <w:t xml:space="preserve">. </w:t>
        </w:r>
      </w:ins>
      <w:ins w:id="1621" w:author="Vasy Medov" w:date="2026-03-18T00:38:00Z">
        <w:r w:rsidRPr="007713C6">
          <w:t>Критическая о</w:t>
        </w:r>
      </w:ins>
      <w:ins w:id="1622" w:author="Vasy Medov" w:date="2026-03-18T00:37:00Z">
        <w:r w:rsidRPr="007713C6">
          <w:t xml:space="preserve">шибка применения инструментов </w:t>
        </w:r>
      </w:ins>
      <w:ins w:id="1623" w:author="Vasy Medov" w:date="2026-03-18T00:38:00Z">
        <w:r w:rsidRPr="007713C6">
          <w:t>редактирования системы</w:t>
        </w:r>
      </w:ins>
    </w:p>
    <w:p w14:paraId="7C7BF348" w14:textId="2627A526" w:rsidR="00A33C21" w:rsidRPr="007713C6" w:rsidRDefault="00A33C21" w:rsidP="00A33C21">
      <w:pPr>
        <w:pStyle w:val="Normalunindented"/>
        <w:rPr>
          <w:ins w:id="1624" w:author="Vasy Medov" w:date="2026-03-18T00:39:00Z"/>
        </w:rPr>
      </w:pPr>
      <w:ins w:id="1625" w:author="Vasy Medov" w:date="2026-03-18T00:38:00Z">
        <w:r w:rsidRPr="007713C6">
          <w:tab/>
        </w:r>
      </w:ins>
      <w:ins w:id="1626" w:author="Vasy Medov" w:date="2026-03-18T00:39:00Z">
        <w:r w:rsidRPr="007713C6">
          <w:rPr>
            <w:rPrChange w:id="1627" w:author="Vasy Medov" w:date="2026-03-18T01:27:00Z">
              <w:rPr>
                <w:lang w:val="en-US"/>
              </w:rPr>
            </w:rPrChange>
          </w:rPr>
          <w:t>4</w:t>
        </w:r>
      </w:ins>
      <w:ins w:id="1628" w:author="Vasy Medov" w:date="2026-03-18T00:38:00Z">
        <w:r w:rsidRPr="007713C6">
          <w:t>а.</w:t>
        </w:r>
      </w:ins>
      <w:ins w:id="1629" w:author="Vasy Medov" w:date="2026-03-18T00:41:00Z">
        <w:r w:rsidRPr="007713C6">
          <w:t xml:space="preserve"> </w:t>
        </w:r>
      </w:ins>
      <w:ins w:id="1630" w:author="Vasy Medov" w:date="2026-03-18T00:40:00Z">
        <w:r w:rsidRPr="007713C6">
          <w:t xml:space="preserve">Система не подключает созданную страницу в систему, </w:t>
        </w:r>
      </w:ins>
      <w:ins w:id="1631" w:author="Vasy Medov" w:date="2026-03-18T00:41:00Z">
        <w:r w:rsidRPr="007713C6">
          <w:t>происходит откат изменений подраздела</w:t>
        </w:r>
      </w:ins>
      <w:ins w:id="1632" w:author="Vasy Medov" w:date="2026-03-18T00:42:00Z">
        <w:r w:rsidRPr="007713C6">
          <w:t>. Система переходит в состояние до создания страницы</w:t>
        </w:r>
      </w:ins>
    </w:p>
    <w:p w14:paraId="62164B6C" w14:textId="3F702954" w:rsidR="00A33C21" w:rsidRPr="007713C6" w:rsidRDefault="00A33C21">
      <w:pPr>
        <w:pStyle w:val="Normalunindented"/>
        <w:rPr>
          <w:ins w:id="1633" w:author="Vasy Medov" w:date="2026-03-17T23:28:00Z"/>
          <w:b/>
          <w:bCs/>
        </w:rPr>
        <w:pPrChange w:id="1634" w:author="Vasy Medov" w:date="2026-03-18T00:34:00Z">
          <w:pPr>
            <w:pStyle w:val="Normalunindented"/>
            <w:numPr>
              <w:numId w:val="23"/>
            </w:numPr>
            <w:ind w:left="720" w:hanging="360"/>
          </w:pPr>
        </w:pPrChange>
      </w:pPr>
      <w:ins w:id="1635" w:author="Vasy Medov" w:date="2026-03-18T00:39:00Z">
        <w:r w:rsidRPr="007713C6">
          <w:tab/>
        </w:r>
        <w:r w:rsidRPr="007713C6">
          <w:rPr>
            <w:rPrChange w:id="1636" w:author="Vasy Medov" w:date="2026-03-18T01:27:00Z">
              <w:rPr>
                <w:lang w:val="en-US"/>
              </w:rPr>
            </w:rPrChange>
          </w:rPr>
          <w:t>4</w:t>
        </w:r>
        <w:r w:rsidRPr="007713C6">
          <w:rPr>
            <w:lang w:val="en-US"/>
          </w:rPr>
          <w:t>b</w:t>
        </w:r>
        <w:r w:rsidRPr="007713C6">
          <w:rPr>
            <w:rPrChange w:id="1637" w:author="Vasy Medov" w:date="2026-03-18T01:27:00Z">
              <w:rPr>
                <w:lang w:val="en-US"/>
              </w:rPr>
            </w:rPrChange>
          </w:rPr>
          <w:t xml:space="preserve">. </w:t>
        </w:r>
      </w:ins>
      <w:ins w:id="1638" w:author="Vasy Medov" w:date="2026-03-18T00:41:00Z">
        <w:r w:rsidRPr="007713C6">
          <w:t>Система уведомляет администратора об ошибке</w:t>
        </w:r>
      </w:ins>
      <w:ins w:id="1639" w:author="Vasy Medov" w:date="2026-03-18T00:34:00Z">
        <w:r w:rsidRPr="007713C6">
          <w:tab/>
        </w:r>
      </w:ins>
    </w:p>
    <w:p w14:paraId="45C6FDFD" w14:textId="1F555578" w:rsidR="009C10AD" w:rsidRPr="007713C6" w:rsidRDefault="009C10AD" w:rsidP="006B7781">
      <w:pPr>
        <w:pStyle w:val="Normalunindented"/>
        <w:rPr>
          <w:lang w:val="en-US"/>
          <w:rPrChange w:id="1640" w:author="Vasy Medov" w:date="2026-03-18T01:27:00Z">
            <w:rPr/>
          </w:rPrChange>
        </w:rPr>
      </w:pPr>
      <w:ins w:id="1641" w:author="Vasy Medov" w:date="2026-03-17T23:28:00Z">
        <w:r w:rsidRPr="007713C6">
          <w:rPr>
            <w:b/>
            <w:bCs/>
          </w:rPr>
          <w:t>Постусловие</w:t>
        </w:r>
        <w:r w:rsidRPr="007713C6">
          <w:t xml:space="preserve">: </w:t>
        </w:r>
      </w:ins>
      <w:ins w:id="1642" w:author="Vasy Medov" w:date="2026-03-17T23:33:00Z">
        <w:r w:rsidRPr="007713C6">
          <w:t>Создана новая страница подраздела с заданными администратором вёрсткой, контентом, поиском, фильтрацией, отображением</w:t>
        </w:r>
      </w:ins>
      <w:ins w:id="1643" w:author="Vasy Medov" w:date="2026-03-18T00:28:00Z">
        <w:r w:rsidR="00F06136" w:rsidRPr="007713C6">
          <w:t>. Функционал страницы доступен пользователям.</w:t>
        </w:r>
      </w:ins>
    </w:p>
    <w:p w14:paraId="6E295CC0" w14:textId="3FBD21E9" w:rsidR="00116D4F" w:rsidRPr="007713C6" w:rsidRDefault="00116D4F" w:rsidP="00116D4F">
      <w:pPr>
        <w:pStyle w:val="Normalunindented"/>
      </w:pPr>
    </w:p>
    <w:p w14:paraId="43CC0328" w14:textId="71E6BEBC" w:rsidR="0003681F" w:rsidRDefault="0003681F" w:rsidP="0003681F">
      <w:pPr>
        <w:pStyle w:val="1"/>
        <w:rPr>
          <w:lang w:val="ru-RU"/>
        </w:rPr>
      </w:pPr>
      <w:bookmarkStart w:id="1644" w:name="_Toc439994697"/>
      <w:bookmarkStart w:id="1645" w:name="_Toc352609414"/>
      <w:bookmarkStart w:id="1646" w:name="_Toc224493592"/>
      <w:r w:rsidRPr="007713C6">
        <w:rPr>
          <w:rPrChange w:id="1647" w:author="Vasy Medov" w:date="2026-03-18T01:27:00Z">
            <w:rPr>
              <w:highlight w:val="yellow"/>
            </w:rPr>
          </w:rPrChange>
        </w:rPr>
        <w:t>Appendix A: Analysis Models</w:t>
      </w:r>
      <w:bookmarkEnd w:id="1644"/>
      <w:bookmarkEnd w:id="1645"/>
      <w:bookmarkEnd w:id="1646"/>
    </w:p>
    <w:p w14:paraId="143A2EE1" w14:textId="27F61E1C" w:rsidR="00D05661" w:rsidRPr="00584CA9" w:rsidRDefault="00D05661" w:rsidP="00D05661">
      <w:pPr>
        <w:pStyle w:val="Normalunindented"/>
        <w:rPr>
          <w:rPrChange w:id="1648" w:author="Vasy Medov" w:date="2026-03-18T01:27:00Z">
            <w:rPr>
              <w:highlight w:val="yellow"/>
            </w:rPr>
          </w:rPrChange>
        </w:rPr>
      </w:pPr>
      <w:r w:rsidRPr="00584CA9">
        <w:rPr>
          <w:highlight w:val="yellow"/>
        </w:rPr>
        <w:t xml:space="preserve">Один овал = 1 </w:t>
      </w:r>
      <w:r w:rsidRPr="00584CA9">
        <w:rPr>
          <w:highlight w:val="yellow"/>
          <w:lang w:val="en-US"/>
        </w:rPr>
        <w:t>use</w:t>
      </w:r>
      <w:r w:rsidRPr="00584CA9">
        <w:rPr>
          <w:highlight w:val="yellow"/>
        </w:rPr>
        <w:t>-</w:t>
      </w:r>
      <w:r w:rsidRPr="00584CA9">
        <w:rPr>
          <w:highlight w:val="yellow"/>
          <w:lang w:val="en-US"/>
        </w:rPr>
        <w:t>case</w:t>
      </w:r>
      <w:r w:rsidRPr="00584CA9">
        <w:rPr>
          <w:highlight w:val="yellow"/>
        </w:rPr>
        <w:t>. Таким образом использовать одну большую схему, с учетом в</w:t>
      </w:r>
      <w:r w:rsidR="00584CA9" w:rsidRPr="00584CA9">
        <w:rPr>
          <w:highlight w:val="yellow"/>
        </w:rPr>
        <w:t>с</w:t>
      </w:r>
      <w:r w:rsidRPr="00584CA9">
        <w:rPr>
          <w:highlight w:val="yellow"/>
        </w:rPr>
        <w:t>ех прецендентов</w:t>
      </w:r>
      <w:r w:rsidR="00584CA9" w:rsidRPr="00584CA9">
        <w:rPr>
          <w:highlight w:val="yellow"/>
        </w:rPr>
        <w:t>. Либо схема меньше, чтобы учес</w:t>
      </w:r>
      <w:r w:rsidR="00584CA9">
        <w:rPr>
          <w:highlight w:val="yellow"/>
        </w:rPr>
        <w:t>т</w:t>
      </w:r>
      <w:r w:rsidR="00584CA9" w:rsidRPr="00584CA9">
        <w:rPr>
          <w:highlight w:val="yellow"/>
        </w:rPr>
        <w:t xml:space="preserve">ь все преценденты. Либо больше </w:t>
      </w:r>
      <w:r w:rsidR="00584CA9" w:rsidRPr="00584CA9">
        <w:rPr>
          <w:highlight w:val="yellow"/>
          <w:lang w:val="en-US"/>
        </w:rPr>
        <w:t>Use</w:t>
      </w:r>
      <w:r w:rsidR="00584CA9" w:rsidRPr="00584CA9">
        <w:rPr>
          <w:highlight w:val="yellow"/>
        </w:rPr>
        <w:t>-</w:t>
      </w:r>
      <w:r w:rsidR="00584CA9" w:rsidRPr="00584CA9">
        <w:rPr>
          <w:highlight w:val="yellow"/>
          <w:lang w:val="en-US"/>
        </w:rPr>
        <w:t>Case</w:t>
      </w:r>
      <w:r w:rsidR="00584CA9" w:rsidRPr="00584CA9">
        <w:rPr>
          <w:highlight w:val="yellow"/>
        </w:rPr>
        <w:t>-</w:t>
      </w:r>
      <w:proofErr w:type="spellStart"/>
      <w:r w:rsidR="00584CA9" w:rsidRPr="00584CA9">
        <w:rPr>
          <w:highlight w:val="yellow"/>
        </w:rPr>
        <w:t>ов</w:t>
      </w:r>
      <w:proofErr w:type="spellEnd"/>
      <w:r w:rsidR="00584CA9" w:rsidRPr="00584CA9">
        <w:rPr>
          <w:highlight w:val="yellow"/>
        </w:rPr>
        <w:t xml:space="preserve"> описаний случаев.</w:t>
      </w:r>
    </w:p>
    <w:p w14:paraId="4F75820B" w14:textId="12ADF7AB" w:rsidR="00A52B3F" w:rsidRPr="007713C6" w:rsidRDefault="00D01300" w:rsidP="00A52B3F">
      <w:pPr>
        <w:pStyle w:val="2"/>
        <w:rPr>
          <w:ins w:id="1649" w:author="Vasy Medov" w:date="2026-03-18T01:05:00Z"/>
        </w:rPr>
      </w:pPr>
      <w:ins w:id="1650" w:author="Vasy Medov" w:date="2026-03-18T01:05:00Z">
        <w:r w:rsidRPr="007713C6">
          <w:rPr>
            <w:noProof/>
          </w:rPr>
          <w:lastRenderedPageBreak/>
          <w:drawing>
            <wp:anchor distT="0" distB="0" distL="114300" distR="114300" simplePos="0" relativeHeight="251660288" behindDoc="0" locked="0" layoutInCell="1" allowOverlap="1" wp14:anchorId="43BBC5A8" wp14:editId="785255E8">
              <wp:simplePos x="0" y="0"/>
              <wp:positionH relativeFrom="margin">
                <wp:align>right</wp:align>
              </wp:positionH>
              <wp:positionV relativeFrom="paragraph">
                <wp:posOffset>322580</wp:posOffset>
              </wp:positionV>
              <wp:extent cx="6126480" cy="1786890"/>
              <wp:effectExtent l="0" t="0" r="7620" b="381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6480" cy="17868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  <w:del w:id="1651" w:author="Vasy Medov" w:date="2026-03-18T01:05:00Z">
        <w:r w:rsidR="0003681F" w:rsidRPr="007713C6" w:rsidDel="00B747ED">
          <w:delText>UML diagrams for every use case</w:delText>
        </w:r>
      </w:del>
      <w:ins w:id="1652" w:author="Vasy Medov" w:date="2026-03-18T00:10:00Z">
        <w:r w:rsidR="00A52B3F" w:rsidRPr="007713C6">
          <w:t>UC-01</w:t>
        </w:r>
      </w:ins>
    </w:p>
    <w:p w14:paraId="1423152F" w14:textId="1CE184BD" w:rsidR="00B747ED" w:rsidRPr="007713C6" w:rsidRDefault="00B747ED" w:rsidP="00B747ED"/>
    <w:p w14:paraId="1A8886DC" w14:textId="1429225F" w:rsidR="00A52B3F" w:rsidRPr="007713C6" w:rsidRDefault="007713C6" w:rsidP="00A52B3F">
      <w:pPr>
        <w:pStyle w:val="2"/>
        <w:rPr>
          <w:ins w:id="1653" w:author="Vasy Medov" w:date="2026-03-18T00:11:00Z"/>
          <w:lang w:val="ru-RU"/>
        </w:rPr>
      </w:pPr>
      <w:ins w:id="1654" w:author="Vasy Medov" w:date="2026-03-18T01:05:00Z">
        <w:r w:rsidRPr="007713C6">
          <w:rPr>
            <w:noProof/>
            <w:lang w:val="ru-RU"/>
          </w:rPr>
          <w:lastRenderedPageBreak/>
          <w:drawing>
            <wp:anchor distT="0" distB="0" distL="114300" distR="114300" simplePos="0" relativeHeight="251661312" behindDoc="0" locked="0" layoutInCell="1" allowOverlap="1" wp14:anchorId="3B6D5B6B" wp14:editId="4CE35799">
              <wp:simplePos x="0" y="0"/>
              <wp:positionH relativeFrom="margin">
                <wp:align>right</wp:align>
              </wp:positionH>
              <wp:positionV relativeFrom="paragraph">
                <wp:posOffset>323850</wp:posOffset>
              </wp:positionV>
              <wp:extent cx="6126480" cy="3175635"/>
              <wp:effectExtent l="0" t="0" r="7620" b="5715"/>
              <wp:wrapTopAndBottom/>
              <wp:docPr id="18" name="Рисунок 1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6480" cy="31756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  <w:ins w:id="1655" w:author="Vasy Medov" w:date="2026-03-18T00:11:00Z">
        <w:r w:rsidR="00A52B3F" w:rsidRPr="007713C6">
          <w:t>UC-0</w:t>
        </w:r>
        <w:r w:rsidR="00A52B3F" w:rsidRPr="007713C6">
          <w:rPr>
            <w:lang w:val="ru-RU"/>
          </w:rPr>
          <w:t>2</w:t>
        </w:r>
      </w:ins>
    </w:p>
    <w:p w14:paraId="4A2C1BCF" w14:textId="36BD4BBC" w:rsidR="00A52B3F" w:rsidRPr="007713C6" w:rsidRDefault="007713C6" w:rsidP="007713C6">
      <w:pPr>
        <w:pStyle w:val="2"/>
        <w:rPr>
          <w:ins w:id="1656" w:author="Vasy Medov" w:date="2026-03-18T01:04:00Z"/>
        </w:rPr>
      </w:pPr>
      <w:ins w:id="1657" w:author="Vasy Medov" w:date="2026-03-18T01:18:00Z">
        <w:r w:rsidRPr="007713C6">
          <w:rPr>
            <w:noProof/>
          </w:rPr>
          <w:drawing>
            <wp:anchor distT="0" distB="0" distL="114300" distR="114300" simplePos="0" relativeHeight="251665408" behindDoc="0" locked="0" layoutInCell="1" allowOverlap="1" wp14:anchorId="759E33C1" wp14:editId="41043411">
              <wp:simplePos x="0" y="0"/>
              <wp:positionH relativeFrom="margin">
                <wp:align>center</wp:align>
              </wp:positionH>
              <wp:positionV relativeFrom="paragraph">
                <wp:posOffset>3532381</wp:posOffset>
              </wp:positionV>
              <wp:extent cx="5628640" cy="4013835"/>
              <wp:effectExtent l="0" t="0" r="0" b="5715"/>
              <wp:wrapTopAndBottom/>
              <wp:docPr id="25" name="Рисунок 2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28640" cy="40138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  <w:ins w:id="1658" w:author="Vasy Medov" w:date="2026-03-18T00:11:00Z">
        <w:r w:rsidR="00A52B3F" w:rsidRPr="007713C6">
          <w:t>UC-0</w:t>
        </w:r>
        <w:r w:rsidR="00A52B3F" w:rsidRPr="007713C6">
          <w:rPr>
            <w:lang w:val="ru-RU"/>
          </w:rPr>
          <w:t>3</w:t>
        </w:r>
      </w:ins>
    </w:p>
    <w:p w14:paraId="18CCAD3A" w14:textId="1C4B302B" w:rsidR="00B747ED" w:rsidRPr="007713C6" w:rsidRDefault="00B747ED">
      <w:pPr>
        <w:pStyle w:val="2"/>
        <w:numPr>
          <w:ilvl w:val="0"/>
          <w:numId w:val="0"/>
        </w:numPr>
        <w:rPr>
          <w:ins w:id="1659" w:author="Vasy Medov" w:date="2026-03-18T00:11:00Z"/>
          <w:rPrChange w:id="1660" w:author="Vasy Medov" w:date="2026-03-18T01:27:00Z">
            <w:rPr>
              <w:ins w:id="1661" w:author="Vasy Medov" w:date="2026-03-18T00:11:00Z"/>
              <w:lang w:val="ru-RU"/>
            </w:rPr>
          </w:rPrChange>
        </w:rPr>
        <w:pPrChange w:id="1662" w:author="Vasy Medov" w:date="2026-03-18T01:23:00Z">
          <w:pPr/>
        </w:pPrChange>
      </w:pPr>
    </w:p>
    <w:p w14:paraId="6DDF78CD" w14:textId="09184366" w:rsidR="00F06136" w:rsidRPr="007713C6" w:rsidRDefault="007713C6">
      <w:pPr>
        <w:pStyle w:val="2"/>
        <w:rPr>
          <w:ins w:id="1663" w:author="Vasy Medov" w:date="2026-03-18T00:26:00Z"/>
          <w:lang w:val="ru-RU"/>
          <w:rPrChange w:id="1664" w:author="Vasy Medov" w:date="2026-03-18T01:27:00Z">
            <w:rPr>
              <w:ins w:id="1665" w:author="Vasy Medov" w:date="2026-03-18T00:26:00Z"/>
            </w:rPr>
          </w:rPrChange>
        </w:rPr>
        <w:pPrChange w:id="1666" w:author="Vasy Medov" w:date="2026-03-18T00:11:00Z">
          <w:pPr/>
        </w:pPrChange>
      </w:pPr>
      <w:ins w:id="1667" w:author="Vasy Medov" w:date="2026-03-18T01:06:00Z">
        <w:r w:rsidRPr="007713C6">
          <w:rPr>
            <w:noProof/>
          </w:rPr>
          <w:lastRenderedPageBreak/>
          <w:drawing>
            <wp:anchor distT="0" distB="0" distL="114300" distR="114300" simplePos="0" relativeHeight="251663360" behindDoc="0" locked="0" layoutInCell="1" allowOverlap="1" wp14:anchorId="7723E512" wp14:editId="02DE4BF7">
              <wp:simplePos x="0" y="0"/>
              <wp:positionH relativeFrom="margin">
                <wp:align>center</wp:align>
              </wp:positionH>
              <wp:positionV relativeFrom="paragraph">
                <wp:posOffset>325202</wp:posOffset>
              </wp:positionV>
              <wp:extent cx="5770880" cy="2381250"/>
              <wp:effectExtent l="0" t="0" r="1270" b="0"/>
              <wp:wrapTopAndBottom/>
              <wp:docPr id="21" name="Рисунок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70880" cy="2381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  <w:ins w:id="1668" w:author="Vasy Medov" w:date="2026-03-18T00:11:00Z">
        <w:r w:rsidR="00A52B3F" w:rsidRPr="007713C6">
          <w:t>UC-0</w:t>
        </w:r>
        <w:r w:rsidR="00A52B3F" w:rsidRPr="007713C6">
          <w:rPr>
            <w:lang w:val="ru-RU"/>
          </w:rPr>
          <w:t>4</w:t>
        </w:r>
      </w:ins>
    </w:p>
    <w:p w14:paraId="06BAEBF3" w14:textId="0A16A854" w:rsidR="00A52B3F" w:rsidRPr="007713C6" w:rsidRDefault="007713C6">
      <w:pPr>
        <w:pStyle w:val="2"/>
        <w:numPr>
          <w:ilvl w:val="0"/>
          <w:numId w:val="0"/>
        </w:numPr>
        <w:rPr>
          <w:ins w:id="1669" w:author="Vasy Medov" w:date="2026-03-18T01:07:00Z"/>
        </w:rPr>
        <w:pPrChange w:id="1670" w:author="Vasy Medov" w:date="2026-03-18T01:23:00Z">
          <w:pPr>
            <w:pStyle w:val="2"/>
          </w:pPr>
        </w:pPrChange>
      </w:pPr>
      <w:ins w:id="1671" w:author="Vasy Medov" w:date="2026-03-18T01:07:00Z">
        <w:r w:rsidRPr="007713C6">
          <w:rPr>
            <w:noProof/>
          </w:rPr>
          <w:drawing>
            <wp:anchor distT="0" distB="0" distL="114300" distR="114300" simplePos="0" relativeHeight="251664384" behindDoc="0" locked="0" layoutInCell="1" allowOverlap="1" wp14:anchorId="3F08E31C" wp14:editId="331E4288">
              <wp:simplePos x="0" y="0"/>
              <wp:positionH relativeFrom="margin">
                <wp:align>center</wp:align>
              </wp:positionH>
              <wp:positionV relativeFrom="paragraph">
                <wp:posOffset>2867347</wp:posOffset>
              </wp:positionV>
              <wp:extent cx="5822315" cy="3787775"/>
              <wp:effectExtent l="0" t="0" r="6985" b="3175"/>
              <wp:wrapTopAndBottom/>
              <wp:docPr id="24" name="Рисунок 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22315" cy="3787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  <w:ins w:id="1672" w:author="Vasy Medov" w:date="2026-03-18T00:11:00Z">
        <w:r w:rsidR="00A52B3F" w:rsidRPr="007713C6">
          <w:t>UC-0</w:t>
        </w:r>
        <w:r w:rsidR="00A52B3F" w:rsidRPr="007713C6">
          <w:rPr>
            <w:lang w:val="ru-RU"/>
          </w:rPr>
          <w:t>5</w:t>
        </w:r>
      </w:ins>
    </w:p>
    <w:p w14:paraId="4A75B4AD" w14:textId="77777777" w:rsidR="007713C6" w:rsidRPr="007713C6" w:rsidRDefault="007713C6" w:rsidP="007713C6">
      <w:pPr>
        <w:pStyle w:val="2"/>
        <w:numPr>
          <w:ilvl w:val="0"/>
          <w:numId w:val="0"/>
        </w:numPr>
        <w:rPr>
          <w:ins w:id="1673" w:author="Vasy Medov" w:date="2026-03-18T01:26:00Z"/>
        </w:rPr>
      </w:pPr>
    </w:p>
    <w:p w14:paraId="19AA5213" w14:textId="77777777" w:rsidR="007713C6" w:rsidRPr="007713C6" w:rsidRDefault="007713C6">
      <w:pPr>
        <w:rPr>
          <w:ins w:id="1674" w:author="Vasy Medov" w:date="2026-03-18T01:26:00Z"/>
        </w:rPr>
        <w:pPrChange w:id="1675" w:author="Vasy Medov" w:date="2026-03-18T01:26:00Z">
          <w:pPr>
            <w:pStyle w:val="2"/>
          </w:pPr>
        </w:pPrChange>
      </w:pPr>
    </w:p>
    <w:p w14:paraId="3FD24AC1" w14:textId="6CFF1BBA" w:rsidR="007713C6" w:rsidRPr="007713C6" w:rsidRDefault="007713C6">
      <w:pPr>
        <w:pStyle w:val="2"/>
        <w:numPr>
          <w:ilvl w:val="0"/>
          <w:numId w:val="0"/>
        </w:numPr>
        <w:rPr>
          <w:ins w:id="1676" w:author="Vasy Medov" w:date="2026-03-18T01:26:00Z"/>
        </w:rPr>
        <w:pPrChange w:id="1677" w:author="Vasy Medov" w:date="2026-03-18T01:26:00Z">
          <w:pPr>
            <w:pStyle w:val="2"/>
          </w:pPr>
        </w:pPrChange>
      </w:pPr>
    </w:p>
    <w:p w14:paraId="787E4B29" w14:textId="11D7A748" w:rsidR="00D01300" w:rsidRPr="007713C6" w:rsidRDefault="008554A5">
      <w:pPr>
        <w:pStyle w:val="2"/>
        <w:rPr>
          <w:ins w:id="1678" w:author="Vasy Medov" w:date="2026-03-18T01:07:00Z"/>
        </w:rPr>
        <w:pPrChange w:id="1679" w:author="Vasy Medov" w:date="2026-03-18T01:19:00Z">
          <w:pPr/>
        </w:pPrChange>
      </w:pPr>
      <w:ins w:id="1680" w:author="Vasy Medov" w:date="2026-03-18T10:24:00Z">
        <w:r w:rsidRPr="008554A5">
          <w:rPr>
            <w:noProof/>
          </w:rPr>
          <w:drawing>
            <wp:anchor distT="0" distB="0" distL="114300" distR="114300" simplePos="0" relativeHeight="251666432" behindDoc="0" locked="0" layoutInCell="1" allowOverlap="1" wp14:anchorId="7708E8DD" wp14:editId="1939409D">
              <wp:simplePos x="0" y="0"/>
              <wp:positionH relativeFrom="margin">
                <wp:align>right</wp:align>
              </wp:positionH>
              <wp:positionV relativeFrom="paragraph">
                <wp:posOffset>294005</wp:posOffset>
              </wp:positionV>
              <wp:extent cx="6126480" cy="5768975"/>
              <wp:effectExtent l="0" t="0" r="7620" b="3175"/>
              <wp:wrapTopAndBottom/>
              <wp:docPr id="4" name="Рисунок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6480" cy="57689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  <w:ins w:id="1681" w:author="Vasy Medov" w:date="2026-03-18T01:20:00Z">
        <w:r w:rsidR="007713C6" w:rsidRPr="007713C6">
          <w:rPr>
            <w:lang w:val="ru-RU"/>
          </w:rPr>
          <w:t>Диаграмма системы</w:t>
        </w:r>
      </w:ins>
    </w:p>
    <w:p w14:paraId="66D3D911" w14:textId="0FBA0246" w:rsidR="00D01300" w:rsidRPr="007713C6" w:rsidRDefault="00D01300">
      <w:pPr>
        <w:tabs>
          <w:tab w:val="left" w:pos="9498"/>
        </w:tabs>
        <w:rPr>
          <w:ins w:id="1682" w:author="Vasy Medov" w:date="2026-03-18T01:06:00Z"/>
        </w:rPr>
        <w:pPrChange w:id="1683" w:author="Vasy Medov" w:date="2026-03-18T01:22:00Z">
          <w:pPr>
            <w:pStyle w:val="2"/>
          </w:pPr>
        </w:pPrChange>
      </w:pPr>
    </w:p>
    <w:p w14:paraId="4FBE5B34" w14:textId="2E8BC466" w:rsidR="00D01300" w:rsidRPr="007713C6" w:rsidRDefault="00D01300">
      <w:pPr>
        <w:rPr>
          <w:ins w:id="1684" w:author="Vasy Medov" w:date="2026-03-18T00:11:00Z"/>
          <w:rPrChange w:id="1685" w:author="Vasy Medov" w:date="2026-03-18T01:27:00Z">
            <w:rPr>
              <w:ins w:id="1686" w:author="Vasy Medov" w:date="2026-03-18T00:11:00Z"/>
              <w:lang w:val="ru-RU"/>
            </w:rPr>
          </w:rPrChange>
        </w:rPr>
        <w:pPrChange w:id="1687" w:author="Vasy Medov" w:date="2026-03-18T01:06:00Z">
          <w:pPr>
            <w:pStyle w:val="2"/>
          </w:pPr>
        </w:pPrChange>
      </w:pPr>
    </w:p>
    <w:p w14:paraId="0DF24C12" w14:textId="5805846E" w:rsidR="00A52B3F" w:rsidRPr="007713C6" w:rsidRDefault="00A52B3F">
      <w:pPr>
        <w:rPr>
          <w:ins w:id="1688" w:author="Vasy Medov" w:date="2026-03-18T00:11:00Z"/>
          <w:lang w:val="ru-RU"/>
        </w:rPr>
        <w:pPrChange w:id="1689" w:author="Vasy Medov" w:date="2026-03-18T00:11:00Z">
          <w:pPr>
            <w:pStyle w:val="2"/>
          </w:pPr>
        </w:pPrChange>
      </w:pPr>
    </w:p>
    <w:p w14:paraId="5E356943" w14:textId="71A04429" w:rsidR="0042736D" w:rsidRPr="007713C6" w:rsidRDefault="0042736D" w:rsidP="0042736D">
      <w:pPr>
        <w:rPr>
          <w:lang w:val="ru-RU"/>
          <w:rPrChange w:id="1690" w:author="Vasy Medov" w:date="2026-03-18T01:27:00Z">
            <w:rPr/>
          </w:rPrChange>
        </w:rPr>
      </w:pPr>
    </w:p>
    <w:p w14:paraId="124468FF" w14:textId="63A9811D" w:rsidR="00310C4B" w:rsidRPr="007713C6" w:rsidRDefault="00310C4B">
      <w:pPr>
        <w:pStyle w:val="1"/>
        <w:pPrChange w:id="1691" w:author="Vasy Medov" w:date="2026-02-25T19:06:00Z">
          <w:pPr>
            <w:pStyle w:val="TOCEntry"/>
          </w:pPr>
        </w:pPrChange>
      </w:pPr>
      <w:bookmarkStart w:id="1692" w:name="_Toc439994696"/>
      <w:bookmarkStart w:id="1693" w:name="_Toc352609413"/>
      <w:bookmarkStart w:id="1694" w:name="_Toc224493593"/>
      <w:r w:rsidRPr="007713C6">
        <w:t xml:space="preserve">Appendix </w:t>
      </w:r>
      <w:r w:rsidR="0003681F" w:rsidRPr="007713C6">
        <w:t>B</w:t>
      </w:r>
      <w:r w:rsidRPr="007713C6">
        <w:t>: Glossary</w:t>
      </w:r>
      <w:bookmarkEnd w:id="1692"/>
      <w:bookmarkEnd w:id="1693"/>
      <w:bookmarkEnd w:id="1694"/>
    </w:p>
    <w:p w14:paraId="0C796A7B" w14:textId="01C796E0" w:rsidR="00500997" w:rsidRPr="007713C6" w:rsidRDefault="00500997" w:rsidP="00500997">
      <w:pPr>
        <w:pStyle w:val="2"/>
        <w:rPr>
          <w:lang w:val="ru-RU"/>
        </w:rPr>
      </w:pPr>
      <w:bookmarkStart w:id="1695" w:name="_Toc224493594"/>
      <w:r w:rsidRPr="007713C6">
        <w:rPr>
          <w:lang w:val="ru-RU"/>
        </w:rPr>
        <w:t>Рейтинги</w:t>
      </w:r>
      <w:bookmarkEnd w:id="1695"/>
    </w:p>
    <w:p w14:paraId="1EB6874F" w14:textId="42527BBB" w:rsidR="00500997" w:rsidRPr="007713C6" w:rsidRDefault="00500997" w:rsidP="00500997">
      <w:pPr>
        <w:pStyle w:val="Normalunindented"/>
      </w:pPr>
      <w:r w:rsidRPr="007713C6">
        <w:rPr>
          <w:b/>
          <w:bCs/>
        </w:rPr>
        <w:t>G (General)</w:t>
      </w:r>
      <w:r w:rsidRPr="007713C6">
        <w:t xml:space="preserve"> – безобидные фанфики, которые можно читать кому угодно.</w:t>
      </w:r>
    </w:p>
    <w:p w14:paraId="233F471D" w14:textId="2807A97D" w:rsidR="00500997" w:rsidRPr="007713C6" w:rsidRDefault="00500997" w:rsidP="00500997">
      <w:pPr>
        <w:pStyle w:val="Normalunindented"/>
      </w:pPr>
      <w:r w:rsidRPr="007713C6">
        <w:rPr>
          <w:b/>
          <w:bCs/>
        </w:rPr>
        <w:lastRenderedPageBreak/>
        <w:t>PG-13</w:t>
      </w:r>
      <w:r w:rsidRPr="007713C6">
        <w:t> – могут читать с родительского разрешения дети старше тринадцати лет.</w:t>
      </w:r>
    </w:p>
    <w:p w14:paraId="34C2AD56" w14:textId="5AD28362" w:rsidR="00500997" w:rsidRPr="007713C6" w:rsidRDefault="00500997" w:rsidP="00500997">
      <w:pPr>
        <w:pStyle w:val="Normalunindented"/>
      </w:pPr>
      <w:r w:rsidRPr="007713C6">
        <w:rPr>
          <w:b/>
          <w:bCs/>
        </w:rPr>
        <w:t>R (</w:t>
      </w:r>
      <w:proofErr w:type="spellStart"/>
      <w:r w:rsidRPr="007713C6">
        <w:rPr>
          <w:b/>
          <w:bCs/>
        </w:rPr>
        <w:t>Restricted</w:t>
      </w:r>
      <w:proofErr w:type="spellEnd"/>
      <w:r w:rsidRPr="007713C6">
        <w:rPr>
          <w:b/>
          <w:bCs/>
        </w:rPr>
        <w:t>)</w:t>
      </w:r>
      <w:r w:rsidRPr="007713C6">
        <w:t xml:space="preserve"> – фанфики, в которых присутствуют: ругательства, секс и/или насилие без графических описаний</w:t>
      </w:r>
    </w:p>
    <w:p w14:paraId="711B15DE" w14:textId="67DBA358" w:rsidR="00500997" w:rsidRPr="007713C6" w:rsidRDefault="00500997" w:rsidP="00500997">
      <w:pPr>
        <w:pStyle w:val="Normalunindented"/>
      </w:pPr>
      <w:r w:rsidRPr="007713C6">
        <w:rPr>
          <w:b/>
          <w:bCs/>
        </w:rPr>
        <w:t xml:space="preserve">NC-17 (No </w:t>
      </w:r>
      <w:proofErr w:type="spellStart"/>
      <w:r w:rsidRPr="007713C6">
        <w:rPr>
          <w:b/>
          <w:bCs/>
        </w:rPr>
        <w:t>Children</w:t>
      </w:r>
      <w:proofErr w:type="spellEnd"/>
      <w:r w:rsidRPr="007713C6">
        <w:rPr>
          <w:b/>
          <w:bCs/>
        </w:rPr>
        <w:t>)</w:t>
      </w:r>
      <w:r w:rsidRPr="007713C6">
        <w:t xml:space="preserve"> – самый высокий рейтинг. Обычно подразумевает, что в фанфике присутствуют графические описания секса и/или насилия. Эквивалентен обозначению Х в кино. На некоторых сайтах встречается рейтинг NC-21, но сложно придумать вещи, которые не стоит читать в 17, а только лишь после 21.</w:t>
      </w:r>
    </w:p>
    <w:p w14:paraId="45DFB534" w14:textId="10F0918D" w:rsidR="00500997" w:rsidRPr="007713C6" w:rsidRDefault="00500997" w:rsidP="00500997">
      <w:pPr>
        <w:pStyle w:val="2"/>
        <w:rPr>
          <w:lang w:val="ru-RU"/>
        </w:rPr>
      </w:pPr>
      <w:bookmarkStart w:id="1696" w:name="_Toc224493595"/>
      <w:r w:rsidRPr="007713C6">
        <w:rPr>
          <w:lang w:val="ru-RU"/>
        </w:rPr>
        <w:t>Размеры</w:t>
      </w:r>
      <w:bookmarkEnd w:id="1696"/>
    </w:p>
    <w:p w14:paraId="60FF4A36" w14:textId="35E211BD" w:rsidR="00500997" w:rsidRPr="007713C6" w:rsidRDefault="00500997" w:rsidP="00500997">
      <w:pPr>
        <w:pStyle w:val="Normalunindented"/>
        <w:rPr>
          <w:b/>
          <w:bCs/>
        </w:rPr>
      </w:pPr>
      <w:r w:rsidRPr="007713C6">
        <w:rPr>
          <w:b/>
          <w:bCs/>
        </w:rPr>
        <w:t>Мини</w:t>
      </w:r>
      <w:r w:rsidRPr="007713C6">
        <w:t> - до 50 килобайт.</w:t>
      </w:r>
    </w:p>
    <w:p w14:paraId="58B67E61" w14:textId="431D2AF3" w:rsidR="00500997" w:rsidRPr="007713C6" w:rsidRDefault="00500997" w:rsidP="00500997">
      <w:pPr>
        <w:pStyle w:val="Normalunindented"/>
        <w:rPr>
          <w:b/>
          <w:bCs/>
        </w:rPr>
      </w:pPr>
      <w:r w:rsidRPr="007713C6">
        <w:rPr>
          <w:b/>
          <w:bCs/>
        </w:rPr>
        <w:t>Миди</w:t>
      </w:r>
      <w:r w:rsidRPr="007713C6">
        <w:t> - от 50 до 200 килобайт.</w:t>
      </w:r>
    </w:p>
    <w:p w14:paraId="1BF5722A" w14:textId="410BB9AF" w:rsidR="00500997" w:rsidRPr="007713C6" w:rsidRDefault="00500997" w:rsidP="00500997">
      <w:pPr>
        <w:pStyle w:val="Normalunindented"/>
      </w:pPr>
      <w:r w:rsidRPr="007713C6">
        <w:rPr>
          <w:b/>
          <w:bCs/>
        </w:rPr>
        <w:t>Макси</w:t>
      </w:r>
      <w:r w:rsidRPr="007713C6">
        <w:t> - свыше 200 килобайт.</w:t>
      </w:r>
    </w:p>
    <w:p w14:paraId="11C98B2C" w14:textId="1559604D" w:rsidR="00500997" w:rsidRPr="007713C6" w:rsidRDefault="00500997" w:rsidP="00500997">
      <w:pPr>
        <w:pStyle w:val="Normalunindented"/>
        <w:rPr>
          <w:b/>
          <w:bCs/>
          <w:i/>
        </w:rPr>
      </w:pPr>
      <w:r w:rsidRPr="007713C6">
        <w:t>На сайте установлено автоматическое ограничение на минимальный размер текста для миди и макси фанфиков. Так, при изменении статуса фанфика на "Закончен", сайт проверяет размер текста. В случае, если фактический размер фанфика не соответствует установленному автором размеру (50 Кб для миди и 200 Кб для макси), размер меняется на меньший.</w:t>
      </w:r>
      <w:r w:rsidRPr="007713C6">
        <w:br/>
        <w:t>Килобайт = 1024 символа. Иными словами, 1 килобайт - это примерно одна тысяча знаков с пробелами.</w:t>
      </w:r>
    </w:p>
    <w:p w14:paraId="4BE0532C" w14:textId="09E3A2E6" w:rsidR="00500997" w:rsidRPr="007713C6" w:rsidRDefault="00500997" w:rsidP="00500997">
      <w:pPr>
        <w:pStyle w:val="2"/>
        <w:rPr>
          <w:ins w:id="1697" w:author="Vasy Medov" w:date="2026-03-16T13:07:00Z"/>
          <w:lang w:val="ru-RU"/>
        </w:rPr>
      </w:pPr>
      <w:bookmarkStart w:id="1698" w:name="_Toc224493596"/>
      <w:r w:rsidRPr="007713C6">
        <w:rPr>
          <w:lang w:val="ru-RU"/>
        </w:rPr>
        <w:t>Категории</w:t>
      </w:r>
      <w:bookmarkEnd w:id="1698"/>
      <w:ins w:id="1699" w:author="Vasy Medov" w:date="2026-03-16T13:06:00Z">
        <w:r w:rsidR="00261C72" w:rsidRPr="007713C6">
          <w:rPr>
            <w:lang w:val="ru-RU"/>
          </w:rPr>
          <w:t xml:space="preserve"> и статусы</w:t>
        </w:r>
      </w:ins>
    </w:p>
    <w:p w14:paraId="61998434" w14:textId="7FAB9FC4" w:rsidR="00261C72" w:rsidRPr="007713C6" w:rsidRDefault="00261C72">
      <w:pPr>
        <w:pStyle w:val="3"/>
        <w:pPrChange w:id="1700" w:author="Vasy Medov" w:date="2026-03-16T13:07:00Z">
          <w:pPr>
            <w:pStyle w:val="2"/>
          </w:pPr>
        </w:pPrChange>
      </w:pPr>
      <w:ins w:id="1701" w:author="Vasy Medov" w:date="2026-03-16T13:07:00Z">
        <w:r w:rsidRPr="007713C6">
          <w:t>Категории фанфиков</w:t>
        </w:r>
      </w:ins>
    </w:p>
    <w:p w14:paraId="5C604CC5" w14:textId="3E282C86" w:rsidR="00330471" w:rsidRPr="007713C6" w:rsidRDefault="00500997" w:rsidP="00330471">
      <w:pPr>
        <w:pStyle w:val="Normalunindented"/>
      </w:pPr>
      <w:proofErr w:type="spellStart"/>
      <w:r w:rsidRPr="007713C6">
        <w:rPr>
          <w:b/>
          <w:bCs/>
        </w:rPr>
        <w:t>Гет</w:t>
      </w:r>
      <w:proofErr w:type="spellEnd"/>
      <w:r w:rsidRPr="007713C6">
        <w:rPr>
          <w:b/>
          <w:bCs/>
        </w:rPr>
        <w:t> (</w:t>
      </w:r>
      <w:proofErr w:type="spellStart"/>
      <w:r w:rsidRPr="007713C6">
        <w:rPr>
          <w:b/>
          <w:bCs/>
        </w:rPr>
        <w:t>Het</w:t>
      </w:r>
      <w:proofErr w:type="spellEnd"/>
      <w:r w:rsidRPr="007713C6">
        <w:rPr>
          <w:b/>
          <w:bCs/>
        </w:rPr>
        <w:t>)</w:t>
      </w:r>
      <w:r w:rsidRPr="007713C6">
        <w:t xml:space="preserve"> – сокращенное </w:t>
      </w:r>
      <w:proofErr w:type="spellStart"/>
      <w:r w:rsidRPr="007713C6">
        <w:t>heterosexual</w:t>
      </w:r>
      <w:proofErr w:type="spellEnd"/>
      <w:r w:rsidRPr="007713C6">
        <w:t>, "гетеросексуальный". Фанфик содержит описание гетеросексуальных отношений (мужчина и женщина).</w:t>
      </w:r>
    </w:p>
    <w:p w14:paraId="61FA5D24" w14:textId="392F085B" w:rsidR="00330471" w:rsidRPr="007713C6" w:rsidRDefault="00500997" w:rsidP="00330471">
      <w:pPr>
        <w:pStyle w:val="Normalunindented"/>
      </w:pPr>
      <w:r w:rsidRPr="007713C6">
        <w:rPr>
          <w:b/>
          <w:bCs/>
        </w:rPr>
        <w:t>Слэш (</w:t>
      </w:r>
      <w:proofErr w:type="spellStart"/>
      <w:r w:rsidRPr="007713C6">
        <w:rPr>
          <w:b/>
          <w:bCs/>
        </w:rPr>
        <w:t>Slash</w:t>
      </w:r>
      <w:proofErr w:type="spellEnd"/>
      <w:r w:rsidRPr="007713C6">
        <w:rPr>
          <w:b/>
          <w:bCs/>
        </w:rPr>
        <w:t>)</w:t>
      </w:r>
      <w:r w:rsidRPr="007713C6">
        <w:t xml:space="preserve"> – фанфик, в котором присутствуют романтические и/или сексуальные отношения между мужчинами.</w:t>
      </w:r>
    </w:p>
    <w:p w14:paraId="656A064C" w14:textId="242CB3CC" w:rsidR="00330471" w:rsidRPr="007713C6" w:rsidRDefault="00500997" w:rsidP="00330471">
      <w:pPr>
        <w:pStyle w:val="Normalunindented"/>
      </w:pPr>
      <w:proofErr w:type="spellStart"/>
      <w:r w:rsidRPr="007713C6">
        <w:rPr>
          <w:b/>
          <w:bCs/>
        </w:rPr>
        <w:t>Фемслэш</w:t>
      </w:r>
      <w:proofErr w:type="spellEnd"/>
      <w:r w:rsidRPr="007713C6">
        <w:rPr>
          <w:b/>
          <w:bCs/>
        </w:rPr>
        <w:t> (</w:t>
      </w:r>
      <w:proofErr w:type="spellStart"/>
      <w:r w:rsidRPr="007713C6">
        <w:rPr>
          <w:b/>
          <w:bCs/>
        </w:rPr>
        <w:t>Femslash</w:t>
      </w:r>
      <w:proofErr w:type="spellEnd"/>
      <w:r w:rsidRPr="007713C6">
        <w:rPr>
          <w:b/>
          <w:bCs/>
        </w:rPr>
        <w:t>)</w:t>
      </w:r>
      <w:r w:rsidRPr="007713C6">
        <w:t xml:space="preserve"> – фанфик, в котором описаны романтические и/или сексуальные отношения между женщинами.</w:t>
      </w:r>
    </w:p>
    <w:p w14:paraId="0A25D269" w14:textId="540F2E24" w:rsidR="00330471" w:rsidRPr="007713C6" w:rsidRDefault="00500997" w:rsidP="00330471">
      <w:pPr>
        <w:pStyle w:val="Normalunindented"/>
      </w:pPr>
      <w:r w:rsidRPr="007713C6">
        <w:rPr>
          <w:b/>
          <w:bCs/>
        </w:rPr>
        <w:t>Джен (</w:t>
      </w:r>
      <w:proofErr w:type="spellStart"/>
      <w:r w:rsidRPr="007713C6">
        <w:rPr>
          <w:b/>
          <w:bCs/>
        </w:rPr>
        <w:t>Gen</w:t>
      </w:r>
      <w:proofErr w:type="spellEnd"/>
      <w:r w:rsidRPr="007713C6">
        <w:rPr>
          <w:b/>
          <w:bCs/>
        </w:rPr>
        <w:t>)</w:t>
      </w:r>
      <w:r w:rsidRPr="007713C6">
        <w:t xml:space="preserve"> – фанфик, не являющийся ни </w:t>
      </w:r>
      <w:proofErr w:type="spellStart"/>
      <w:r w:rsidRPr="007713C6">
        <w:t>гетом</w:t>
      </w:r>
      <w:proofErr w:type="spellEnd"/>
      <w:r w:rsidRPr="007713C6">
        <w:t xml:space="preserve">, ни </w:t>
      </w:r>
      <w:proofErr w:type="spellStart"/>
      <w:r w:rsidRPr="007713C6">
        <w:t>слэшем</w:t>
      </w:r>
      <w:proofErr w:type="spellEnd"/>
      <w:r w:rsidRPr="007713C6">
        <w:t xml:space="preserve">, ни </w:t>
      </w:r>
      <w:proofErr w:type="spellStart"/>
      <w:r w:rsidRPr="007713C6">
        <w:t>фемслэшем</w:t>
      </w:r>
      <w:proofErr w:type="spellEnd"/>
      <w:r w:rsidRPr="007713C6">
        <w:t xml:space="preserve">, другими словами, тот, в котором не описываются и не упоминаются сексуальные взаимоотношения. Термин появился из сокращенного </w:t>
      </w:r>
      <w:proofErr w:type="spellStart"/>
      <w:r w:rsidRPr="007713C6">
        <w:t>general</w:t>
      </w:r>
      <w:proofErr w:type="spellEnd"/>
      <w:r w:rsidRPr="007713C6">
        <w:t xml:space="preserve"> </w:t>
      </w:r>
      <w:proofErr w:type="spellStart"/>
      <w:r w:rsidRPr="007713C6">
        <w:t>audience</w:t>
      </w:r>
      <w:proofErr w:type="spellEnd"/>
      <w:r w:rsidRPr="007713C6">
        <w:t>, "любая аудитория", и восходит к системе рейтингов, принятых в кино.</w:t>
      </w:r>
    </w:p>
    <w:p w14:paraId="31CAE709" w14:textId="1C47D0E6" w:rsidR="00500997" w:rsidRPr="007713C6" w:rsidRDefault="00500997" w:rsidP="00330471">
      <w:pPr>
        <w:pStyle w:val="Normalunindented"/>
        <w:rPr>
          <w:ins w:id="1702" w:author="Vasy Medov" w:date="2026-03-16T13:07:00Z"/>
        </w:rPr>
      </w:pPr>
      <w:r w:rsidRPr="007713C6">
        <w:t>Категория определяется по романтическим/сексуальным отношениями, которым в повествовании уделено больше времени и внимания. Если в произведении присутствуют в виде небольшого упоминания отношения из другой категории, может быть полезно указать соответствующее предупреждение.</w:t>
      </w:r>
    </w:p>
    <w:p w14:paraId="314E4C0D" w14:textId="0F5580F6" w:rsidR="00261C72" w:rsidRPr="007713C6" w:rsidRDefault="00261C72">
      <w:pPr>
        <w:pStyle w:val="3"/>
        <w:rPr>
          <w:ins w:id="1703" w:author="Vasy Medov" w:date="2026-03-16T13:06:00Z"/>
        </w:rPr>
        <w:pPrChange w:id="1704" w:author="Vasy Medov" w:date="2026-03-16T13:07:00Z">
          <w:pPr>
            <w:pStyle w:val="Normalunindented"/>
          </w:pPr>
        </w:pPrChange>
      </w:pPr>
      <w:ins w:id="1705" w:author="Vasy Medov" w:date="2026-03-16T13:07:00Z">
        <w:r w:rsidRPr="007713C6">
          <w:t>Статусы фанфиков</w:t>
        </w:r>
      </w:ins>
    </w:p>
    <w:p w14:paraId="03B96FF8" w14:textId="423368B6" w:rsidR="00261C72" w:rsidRPr="007713C6" w:rsidRDefault="00261C72" w:rsidP="00261C72">
      <w:pPr>
        <w:pStyle w:val="Normalunindented"/>
      </w:pPr>
      <w:ins w:id="1706" w:author="Vasy Medov" w:date="2026-03-16T13:06:00Z">
        <w:r w:rsidRPr="007713C6">
          <w:rPr>
            <w:rPrChange w:id="1707" w:author="Vasy Medov" w:date="2026-03-18T01:27:00Z">
              <w:rPr>
                <w:highlight w:val="yellow"/>
              </w:rPr>
            </w:rPrChange>
          </w:rPr>
          <w:lastRenderedPageBreak/>
          <w:t>Статусы фанфиков и объектов контента: «Подписка на новые главы», «Прочитано», «Скачано», «Не читать», «Прочитать позже», «Жду окончания», «Понравилось», «Заметка», «В коллекции»</w:t>
        </w:r>
      </w:ins>
    </w:p>
    <w:p w14:paraId="6FD32891" w14:textId="77777777" w:rsidR="00330471" w:rsidRPr="007713C6" w:rsidRDefault="00330471" w:rsidP="00330471">
      <w:pPr>
        <w:pStyle w:val="2"/>
      </w:pPr>
      <w:bookmarkStart w:id="1708" w:name="_Toc224493597"/>
      <w:proofErr w:type="spellStart"/>
      <w:r w:rsidRPr="007713C6">
        <w:t>Другие</w:t>
      </w:r>
      <w:proofErr w:type="spellEnd"/>
      <w:r w:rsidRPr="007713C6">
        <w:t xml:space="preserve"> </w:t>
      </w:r>
      <w:proofErr w:type="spellStart"/>
      <w:r w:rsidRPr="007713C6">
        <w:t>сокращения</w:t>
      </w:r>
      <w:proofErr w:type="spellEnd"/>
      <w:r w:rsidRPr="007713C6">
        <w:t xml:space="preserve"> и </w:t>
      </w:r>
      <w:proofErr w:type="spellStart"/>
      <w:r w:rsidRPr="007713C6">
        <w:t>обозначения</w:t>
      </w:r>
      <w:bookmarkEnd w:id="1708"/>
      <w:proofErr w:type="spellEnd"/>
    </w:p>
    <w:p w14:paraId="7B7A86D7" w14:textId="77777777" w:rsidR="00330471" w:rsidRPr="007713C6" w:rsidRDefault="00330471" w:rsidP="00330471">
      <w:pPr>
        <w:pStyle w:val="Normalunindented"/>
      </w:pPr>
      <w:r w:rsidRPr="007713C6">
        <w:rPr>
          <w:b/>
          <w:bCs/>
        </w:rPr>
        <w:t>Альфа</w:t>
      </w:r>
      <w:r w:rsidRPr="007713C6">
        <w:rPr>
          <w:lang w:val="en-US"/>
        </w:rPr>
        <w:t> </w:t>
      </w:r>
      <w:r w:rsidRPr="007713C6">
        <w:t>(</w:t>
      </w:r>
      <w:r w:rsidRPr="007713C6">
        <w:rPr>
          <w:lang w:val="en-US"/>
        </w:rPr>
        <w:t>alpha</w:t>
      </w:r>
      <w:r w:rsidRPr="007713C6">
        <w:t>) – автор фанфика.</w:t>
      </w:r>
    </w:p>
    <w:p w14:paraId="5F160887" w14:textId="77777777" w:rsidR="00330471" w:rsidRPr="007713C6" w:rsidRDefault="00330471" w:rsidP="00330471">
      <w:pPr>
        <w:pStyle w:val="Normalunindented"/>
      </w:pPr>
      <w:r w:rsidRPr="007713C6">
        <w:rPr>
          <w:b/>
          <w:bCs/>
        </w:rPr>
        <w:t>Бета, Бета-ридер</w:t>
      </w:r>
      <w:r w:rsidRPr="007713C6">
        <w:rPr>
          <w:lang w:val="en-US"/>
        </w:rPr>
        <w:t> </w:t>
      </w:r>
      <w:r w:rsidRPr="007713C6">
        <w:t>(</w:t>
      </w:r>
      <w:r w:rsidRPr="007713C6">
        <w:rPr>
          <w:lang w:val="en-US"/>
        </w:rPr>
        <w:t>Beta</w:t>
      </w:r>
      <w:r w:rsidRPr="007713C6">
        <w:t xml:space="preserve">, </w:t>
      </w:r>
      <w:r w:rsidRPr="007713C6">
        <w:rPr>
          <w:lang w:val="en-US"/>
        </w:rPr>
        <w:t>Beta</w:t>
      </w:r>
      <w:r w:rsidRPr="007713C6">
        <w:t>-</w:t>
      </w:r>
      <w:r w:rsidRPr="007713C6">
        <w:rPr>
          <w:lang w:val="en-US"/>
        </w:rPr>
        <w:t>reader</w:t>
      </w:r>
      <w:r w:rsidRPr="007713C6">
        <w:t>) – человек, который читает фанфик перед публикацией и помогает сделать его лучше. Предложения беты могут касаться как простых вещей, вроде орфографии и пунктуации, так и более сложных – характеристик героев, удаления или добавления отдельных сцен, и так далее.</w:t>
      </w:r>
    </w:p>
    <w:p w14:paraId="5674C725" w14:textId="77777777" w:rsidR="00330471" w:rsidRPr="007713C6" w:rsidRDefault="00330471" w:rsidP="00330471">
      <w:pPr>
        <w:pStyle w:val="Normalunindented"/>
      </w:pPr>
      <w:r w:rsidRPr="007713C6">
        <w:rPr>
          <w:b/>
          <w:bCs/>
        </w:rPr>
        <w:t>Дисклеймер</w:t>
      </w:r>
      <w:r w:rsidRPr="007713C6">
        <w:rPr>
          <w:lang w:val="en-US"/>
        </w:rPr>
        <w:t> </w:t>
      </w:r>
      <w:r w:rsidRPr="007713C6">
        <w:t>(</w:t>
      </w:r>
      <w:r w:rsidRPr="007713C6">
        <w:rPr>
          <w:lang w:val="en-US"/>
        </w:rPr>
        <w:t>Disclaimer</w:t>
      </w:r>
      <w:r w:rsidRPr="007713C6">
        <w:t>) – фраза в начале фанфика либо на первой странице сайта, посредством которой автор сообщает читателям (и в особенности правообладателю), что фанфик или сайт, о котором идет речь, был создан не с целью извлечения прибыли, и указывает, кому именно принадлежат права на использованных персонажей. На нашем сайте дисклеймер указан в самом низу каждой страницы.</w:t>
      </w:r>
    </w:p>
    <w:p w14:paraId="2FF33256" w14:textId="77777777" w:rsidR="00330471" w:rsidRPr="007713C6" w:rsidRDefault="00330471" w:rsidP="00330471">
      <w:pPr>
        <w:pStyle w:val="Normalunindented"/>
      </w:pPr>
      <w:r w:rsidRPr="007713C6">
        <w:rPr>
          <w:b/>
          <w:bCs/>
          <w:lang w:val="en-US"/>
        </w:rPr>
        <w:t>Feedback</w:t>
      </w:r>
      <w:r w:rsidRPr="007713C6">
        <w:rPr>
          <w:b/>
          <w:bCs/>
        </w:rPr>
        <w:t>/</w:t>
      </w:r>
      <w:r w:rsidRPr="007713C6">
        <w:rPr>
          <w:b/>
          <w:bCs/>
          <w:lang w:val="en-US"/>
        </w:rPr>
        <w:t>Reviews</w:t>
      </w:r>
      <w:r w:rsidRPr="007713C6">
        <w:rPr>
          <w:lang w:val="en-US"/>
        </w:rPr>
        <w:t> </w:t>
      </w:r>
      <w:r w:rsidRPr="007713C6">
        <w:t>– отзывы, комментарии читателей.</w:t>
      </w:r>
    </w:p>
    <w:p w14:paraId="69C9E362" w14:textId="77777777" w:rsidR="00330471" w:rsidRPr="007713C6" w:rsidRDefault="00330471" w:rsidP="00330471">
      <w:pPr>
        <w:pStyle w:val="Normalunindented"/>
      </w:pPr>
      <w:r w:rsidRPr="007713C6">
        <w:rPr>
          <w:b/>
          <w:bCs/>
        </w:rPr>
        <w:t>Корректор/редактор</w:t>
      </w:r>
      <w:r w:rsidRPr="007713C6">
        <w:rPr>
          <w:lang w:val="en-US"/>
        </w:rPr>
        <w:t> </w:t>
      </w:r>
      <w:r w:rsidRPr="007713C6">
        <w:t>- человек, в основном, отвечает только за исправление знаков препинания.</w:t>
      </w:r>
    </w:p>
    <w:p w14:paraId="379A33C8" w14:textId="77777777" w:rsidR="00330471" w:rsidRPr="007713C6" w:rsidRDefault="00330471" w:rsidP="00330471">
      <w:pPr>
        <w:pStyle w:val="Normalunindented"/>
      </w:pPr>
      <w:r w:rsidRPr="007713C6">
        <w:rPr>
          <w:b/>
          <w:bCs/>
        </w:rPr>
        <w:t>Сиквел</w:t>
      </w:r>
      <w:r w:rsidRPr="007713C6">
        <w:rPr>
          <w:lang w:val="en-US"/>
        </w:rPr>
        <w:t> </w:t>
      </w:r>
      <w:r w:rsidRPr="007713C6">
        <w:t>(</w:t>
      </w:r>
      <w:r w:rsidRPr="007713C6">
        <w:rPr>
          <w:lang w:val="en-US"/>
        </w:rPr>
        <w:t>Sequel</w:t>
      </w:r>
      <w:r w:rsidRPr="007713C6">
        <w:t>) - продолжение фанфика/рассказа и т.п.</w:t>
      </w:r>
    </w:p>
    <w:p w14:paraId="02938318" w14:textId="77777777" w:rsidR="00330471" w:rsidRPr="007713C6" w:rsidRDefault="00330471" w:rsidP="00330471">
      <w:pPr>
        <w:pStyle w:val="Normalunindented"/>
      </w:pPr>
      <w:r w:rsidRPr="007713C6">
        <w:rPr>
          <w:b/>
          <w:bCs/>
        </w:rPr>
        <w:t>Приквел</w:t>
      </w:r>
      <w:r w:rsidRPr="007713C6">
        <w:rPr>
          <w:lang w:val="en-US"/>
        </w:rPr>
        <w:t> </w:t>
      </w:r>
      <w:r w:rsidRPr="007713C6">
        <w:t>- описание событий, которые случились с героями ДО фанфика. К примеру, книга, описывающая жизнь маленького Снейпа и времена мародёров, считалась бы приквелом к "Гарри Поттеру". Если бы Роулинг сочла нужным её написать</w:t>
      </w:r>
    </w:p>
    <w:p w14:paraId="20640CDB" w14:textId="77777777" w:rsidR="00330471" w:rsidRPr="007713C6" w:rsidRDefault="00330471" w:rsidP="00330471">
      <w:pPr>
        <w:pStyle w:val="Normalunindented"/>
      </w:pPr>
      <w:r w:rsidRPr="007713C6">
        <w:rPr>
          <w:b/>
          <w:bCs/>
          <w:lang w:val="en-US"/>
        </w:rPr>
        <w:t>Round</w:t>
      </w:r>
      <w:r w:rsidRPr="007713C6">
        <w:rPr>
          <w:b/>
          <w:bCs/>
        </w:rPr>
        <w:t xml:space="preserve"> </w:t>
      </w:r>
      <w:r w:rsidRPr="007713C6">
        <w:rPr>
          <w:b/>
          <w:bCs/>
          <w:lang w:val="en-US"/>
        </w:rPr>
        <w:t>robin</w:t>
      </w:r>
      <w:r w:rsidRPr="007713C6">
        <w:rPr>
          <w:lang w:val="en-US"/>
        </w:rPr>
        <w:t> </w:t>
      </w:r>
      <w:r w:rsidRPr="007713C6">
        <w:t xml:space="preserve">– фанфик, созданный группой авторов, каждый из которых по очереди пишет свой кусочек. Удачные </w:t>
      </w:r>
      <w:r w:rsidRPr="007713C6">
        <w:rPr>
          <w:lang w:val="en-US"/>
        </w:rPr>
        <w:t>round</w:t>
      </w:r>
      <w:r w:rsidRPr="007713C6">
        <w:t xml:space="preserve"> </w:t>
      </w:r>
      <w:r w:rsidRPr="007713C6">
        <w:rPr>
          <w:lang w:val="en-US"/>
        </w:rPr>
        <w:t>robins</w:t>
      </w:r>
      <w:r w:rsidRPr="007713C6">
        <w:t xml:space="preserve"> - большая редкость. Как правило, они отличаются резким переходом между частями и несогласованностью стиля, впрочем, некоторые умудряются извлечь художественную пользу даже из этого. Обычно </w:t>
      </w:r>
      <w:r w:rsidRPr="007713C6">
        <w:rPr>
          <w:lang w:val="en-US"/>
        </w:rPr>
        <w:t>round</w:t>
      </w:r>
      <w:r w:rsidRPr="007713C6">
        <w:t xml:space="preserve"> </w:t>
      </w:r>
      <w:r w:rsidRPr="007713C6">
        <w:rPr>
          <w:lang w:val="en-US"/>
        </w:rPr>
        <w:t>robin</w:t>
      </w:r>
      <w:r w:rsidRPr="007713C6">
        <w:t xml:space="preserve"> не представляет интереса ни для кого, кроме самих участников и их ближайших друзей.</w:t>
      </w:r>
    </w:p>
    <w:p w14:paraId="791B1BC1" w14:textId="77777777" w:rsidR="00330471" w:rsidRPr="007713C6" w:rsidRDefault="00330471" w:rsidP="00330471">
      <w:pPr>
        <w:pStyle w:val="Normalunindented"/>
      </w:pPr>
      <w:proofErr w:type="spellStart"/>
      <w:r w:rsidRPr="007713C6">
        <w:rPr>
          <w:b/>
          <w:bCs/>
        </w:rPr>
        <w:t>Смарм</w:t>
      </w:r>
      <w:proofErr w:type="spellEnd"/>
      <w:r w:rsidRPr="007713C6">
        <w:rPr>
          <w:lang w:val="en-US"/>
        </w:rPr>
        <w:t> </w:t>
      </w:r>
      <w:r w:rsidRPr="007713C6">
        <w:t>(</w:t>
      </w:r>
      <w:r w:rsidRPr="007713C6">
        <w:rPr>
          <w:lang w:val="en-US"/>
        </w:rPr>
        <w:t>Smarm</w:t>
      </w:r>
      <w:r w:rsidRPr="007713C6">
        <w:t>) – слегка пренебрежительное определение фанфика, в котором один персонаж дает понять, словом или делом, как важна для него его (разумеется, платоническая) дружба с другим персонажем. Такие фанфики – довольно редкое явление.</w:t>
      </w:r>
    </w:p>
    <w:p w14:paraId="6C84905B" w14:textId="77777777" w:rsidR="00330471" w:rsidRPr="007713C6" w:rsidRDefault="00330471" w:rsidP="00330471">
      <w:pPr>
        <w:pStyle w:val="Normalunindented"/>
      </w:pPr>
      <w:proofErr w:type="spellStart"/>
      <w:r w:rsidRPr="007713C6">
        <w:rPr>
          <w:b/>
          <w:bCs/>
        </w:rPr>
        <w:t>Сквик</w:t>
      </w:r>
      <w:proofErr w:type="spellEnd"/>
      <w:r w:rsidRPr="007713C6">
        <w:rPr>
          <w:lang w:val="en-US"/>
        </w:rPr>
        <w:t> </w:t>
      </w:r>
      <w:r w:rsidRPr="007713C6">
        <w:t>(</w:t>
      </w:r>
      <w:proofErr w:type="spellStart"/>
      <w:r w:rsidRPr="007713C6">
        <w:rPr>
          <w:lang w:val="en-US"/>
        </w:rPr>
        <w:t>Squick</w:t>
      </w:r>
      <w:proofErr w:type="spellEnd"/>
      <w:r w:rsidRPr="007713C6">
        <w:t>) – происходит от выражений "</w:t>
      </w:r>
      <w:r w:rsidRPr="007713C6">
        <w:rPr>
          <w:lang w:val="en-US"/>
        </w:rPr>
        <w:t>someone</w:t>
      </w:r>
      <w:r w:rsidRPr="007713C6">
        <w:t xml:space="preserve"> </w:t>
      </w:r>
      <w:r w:rsidRPr="007713C6">
        <w:rPr>
          <w:lang w:val="en-US"/>
        </w:rPr>
        <w:t>else</w:t>
      </w:r>
      <w:r w:rsidRPr="007713C6">
        <w:t>'</w:t>
      </w:r>
      <w:r w:rsidRPr="007713C6">
        <w:rPr>
          <w:lang w:val="en-US"/>
        </w:rPr>
        <w:t>s</w:t>
      </w:r>
      <w:r w:rsidRPr="007713C6">
        <w:t xml:space="preserve"> </w:t>
      </w:r>
      <w:r w:rsidRPr="007713C6">
        <w:rPr>
          <w:lang w:val="en-US"/>
        </w:rPr>
        <w:t>kink</w:t>
      </w:r>
      <w:r w:rsidRPr="007713C6">
        <w:t>" (“со странностями”) и “</w:t>
      </w:r>
      <w:r w:rsidRPr="007713C6">
        <w:rPr>
          <w:lang w:val="en-US"/>
        </w:rPr>
        <w:t>icky</w:t>
      </w:r>
      <w:r w:rsidRPr="007713C6">
        <w:t xml:space="preserve">” (“неприятный”). Другими словами, это то, что может нравиться одним, но вызывает тошноту у других. В эту категорию входят и слэш, и </w:t>
      </w:r>
      <w:r w:rsidRPr="007713C6">
        <w:rPr>
          <w:lang w:val="en-US"/>
        </w:rPr>
        <w:t>BDSM</w:t>
      </w:r>
      <w:r w:rsidRPr="007713C6">
        <w:t xml:space="preserve">, и некоторые отдельные </w:t>
      </w:r>
      <w:proofErr w:type="spellStart"/>
      <w:r w:rsidRPr="007713C6">
        <w:t>пейринги</w:t>
      </w:r>
      <w:proofErr w:type="spellEnd"/>
      <w:r w:rsidRPr="007713C6">
        <w:t>, и многое другое. По большому счету термин напоминает нам о взаимной вежливости и необходимости уважать чужое мнение.</w:t>
      </w:r>
    </w:p>
    <w:p w14:paraId="591EA132" w14:textId="77777777" w:rsidR="00330471" w:rsidRPr="007713C6" w:rsidRDefault="00330471" w:rsidP="00330471">
      <w:pPr>
        <w:pStyle w:val="Normalunindented"/>
      </w:pPr>
      <w:r w:rsidRPr="007713C6">
        <w:rPr>
          <w:b/>
          <w:bCs/>
          <w:lang w:val="en-US"/>
        </w:rPr>
        <w:t>OC</w:t>
      </w:r>
      <w:r w:rsidRPr="007713C6">
        <w:rPr>
          <w:lang w:val="en-US"/>
        </w:rPr>
        <w:t> </w:t>
      </w:r>
      <w:r w:rsidRPr="007713C6">
        <w:t xml:space="preserve">(НП - новый персонаж, НМП - новый мужской персонаж) - сокращение от </w:t>
      </w:r>
      <w:r w:rsidRPr="007713C6">
        <w:rPr>
          <w:lang w:val="en-US"/>
        </w:rPr>
        <w:t>Original</w:t>
      </w:r>
      <w:r w:rsidRPr="007713C6">
        <w:t xml:space="preserve"> </w:t>
      </w:r>
      <w:r w:rsidRPr="007713C6">
        <w:rPr>
          <w:lang w:val="en-US"/>
        </w:rPr>
        <w:t>Character</w:t>
      </w:r>
      <w:r w:rsidRPr="007713C6">
        <w:t>, "Оригинальный персонаж".</w:t>
      </w:r>
    </w:p>
    <w:p w14:paraId="2BE8E732" w14:textId="4BE8F5E0" w:rsidR="00330471" w:rsidRPr="007713C6" w:rsidRDefault="00330471" w:rsidP="00330471">
      <w:pPr>
        <w:pStyle w:val="Normalunindented"/>
        <w:rPr>
          <w:ins w:id="1709" w:author="Vasy Medov" w:date="2026-03-16T13:05:00Z"/>
        </w:rPr>
      </w:pPr>
      <w:r w:rsidRPr="007713C6">
        <w:rPr>
          <w:b/>
          <w:bCs/>
          <w:lang w:val="en-US"/>
        </w:rPr>
        <w:t>OFC</w:t>
      </w:r>
      <w:r w:rsidRPr="007713C6">
        <w:rPr>
          <w:lang w:val="en-US"/>
        </w:rPr>
        <w:t> </w:t>
      </w:r>
      <w:r w:rsidRPr="007713C6">
        <w:t xml:space="preserve">(НЖП - новый женский персонаж) – сокращенное </w:t>
      </w:r>
      <w:r w:rsidRPr="007713C6">
        <w:rPr>
          <w:lang w:val="en-US"/>
        </w:rPr>
        <w:t>Original</w:t>
      </w:r>
      <w:r w:rsidRPr="007713C6">
        <w:t xml:space="preserve"> </w:t>
      </w:r>
      <w:r w:rsidRPr="007713C6">
        <w:rPr>
          <w:lang w:val="en-US"/>
        </w:rPr>
        <w:t>Female</w:t>
      </w:r>
      <w:r w:rsidRPr="007713C6">
        <w:t xml:space="preserve"> </w:t>
      </w:r>
      <w:r w:rsidRPr="007713C6">
        <w:rPr>
          <w:lang w:val="en-US"/>
        </w:rPr>
        <w:t>Character</w:t>
      </w:r>
      <w:r w:rsidRPr="007713C6">
        <w:t xml:space="preserve">, “Оригинальный женский персонаж”. Как правило, появляется в фанфике для романтических </w:t>
      </w:r>
      <w:r w:rsidRPr="007713C6">
        <w:lastRenderedPageBreak/>
        <w:t>отношений с каноническим персонажем. Часто, но не всегда, превращается в Мэри Сью.</w:t>
      </w:r>
      <w:r w:rsidRPr="007713C6">
        <w:br/>
      </w:r>
      <w:r w:rsidRPr="007713C6">
        <w:rPr>
          <w:b/>
          <w:bCs/>
          <w:lang w:val="en-US"/>
        </w:rPr>
        <w:t>Spoiler</w:t>
      </w:r>
      <w:r w:rsidRPr="007713C6">
        <w:rPr>
          <w:lang w:val="en-US"/>
        </w:rPr>
        <w:t> </w:t>
      </w:r>
      <w:r w:rsidRPr="007713C6">
        <w:t>(спойлер) - факты, упоминающиеся в каноне.</w:t>
      </w:r>
    </w:p>
    <w:p w14:paraId="18604EF7" w14:textId="3DCAB414" w:rsidR="00261C72" w:rsidRPr="007713C6" w:rsidDel="00261C72" w:rsidRDefault="00261C72">
      <w:pPr>
        <w:pStyle w:val="2"/>
        <w:rPr>
          <w:del w:id="1710" w:author="Vasy Medov" w:date="2026-03-16T13:06:00Z"/>
        </w:rPr>
        <w:pPrChange w:id="1711" w:author="Vasy Medov" w:date="2026-03-16T13:06:00Z">
          <w:pPr>
            <w:pStyle w:val="Normalunindented"/>
          </w:pPr>
        </w:pPrChange>
      </w:pPr>
    </w:p>
    <w:p w14:paraId="7BBE54B9" w14:textId="29BF0911" w:rsidR="00310C4B" w:rsidRPr="004A4054" w:rsidRDefault="0003681F">
      <w:pPr>
        <w:pStyle w:val="1"/>
        <w:numPr>
          <w:ilvl w:val="0"/>
          <w:numId w:val="0"/>
        </w:numPr>
        <w:rPr>
          <w:color w:val="000000" w:themeColor="text1"/>
          <w:lang w:val="ru-RU"/>
          <w:rPrChange w:id="1712" w:author="Vasy Medov" w:date="2026-03-18T09:49:00Z">
            <w:rPr/>
          </w:rPrChange>
        </w:rPr>
        <w:pPrChange w:id="1713" w:author="Vasy Medov" w:date="2026-02-25T19:06:00Z">
          <w:pPr>
            <w:pStyle w:val="TOCEntry"/>
          </w:pPr>
        </w:pPrChange>
      </w:pPr>
      <w:bookmarkStart w:id="1714" w:name="_Toc224493598"/>
      <w:r w:rsidRPr="007713C6">
        <w:rPr>
          <w:color w:val="000000" w:themeColor="text1"/>
          <w:lang w:val="ru-RU"/>
        </w:rPr>
        <w:t>Вывод</w:t>
      </w:r>
      <w:bookmarkEnd w:id="1714"/>
    </w:p>
    <w:p w14:paraId="23EE2380" w14:textId="7010C47B" w:rsidR="00B35BD9" w:rsidRPr="007713C6" w:rsidRDefault="00310C4B">
      <w:pPr>
        <w:pStyle w:val="Normalunindented"/>
        <w:pPrChange w:id="1715" w:author="Vasy Medov" w:date="2026-03-18T01:27:00Z">
          <w:pPr>
            <w:pStyle w:val="template"/>
          </w:pPr>
        </w:pPrChange>
      </w:pPr>
      <w:del w:id="1716" w:author="Vasy Medov" w:date="2026-03-18T01:27:00Z">
        <w:r w:rsidRPr="007713C6" w:rsidDel="007713C6">
          <w:delText>&lt;</w:delText>
        </w:r>
        <w:r w:rsidR="0026483C" w:rsidRPr="007713C6" w:rsidDel="007713C6">
          <w:delText>This optional section includes or points to pertinent analysis models such as data flow diagrams, feature trees, state-transition diagrams, or entity-relationship diagrams. You might prefer to insert certain models into the relevant sections of the specification instead of collecting them at the end.</w:delText>
        </w:r>
        <w:r w:rsidRPr="007713C6" w:rsidDel="007713C6">
          <w:delText>&gt;</w:delText>
        </w:r>
      </w:del>
      <w:ins w:id="1717" w:author="Vasy Medov" w:date="2026-03-18T01:27:00Z">
        <w:r w:rsidR="007713C6">
          <w:t>Проделав данную лабораторную работу №1, я узн</w:t>
        </w:r>
      </w:ins>
      <w:ins w:id="1718" w:author="Vasy Medov" w:date="2026-03-18T01:28:00Z">
        <w:r w:rsidR="007713C6">
          <w:t>ал как составлять функциональные и нефункциональные требования</w:t>
        </w:r>
      </w:ins>
      <w:ins w:id="1719" w:author="Vasy Medov" w:date="2026-03-18T01:29:00Z">
        <w:r w:rsidR="007713C6">
          <w:t>, преценденты использования</w:t>
        </w:r>
      </w:ins>
      <w:ins w:id="1720" w:author="Vasy Medov" w:date="2026-03-18T01:28:00Z">
        <w:r w:rsidR="007713C6">
          <w:t>,</w:t>
        </w:r>
      </w:ins>
      <w:ins w:id="1721" w:author="Vasy Medov" w:date="2026-03-18T01:29:00Z">
        <w:r w:rsidR="007713C6">
          <w:t xml:space="preserve"> также</w:t>
        </w:r>
      </w:ins>
      <w:ins w:id="1722" w:author="Vasy Medov" w:date="2026-03-18T01:28:00Z">
        <w:r w:rsidR="007713C6">
          <w:t xml:space="preserve"> составил таблицы приоритетов требований, оценки рисков</w:t>
        </w:r>
      </w:ins>
      <w:ins w:id="1723" w:author="Vasy Medov" w:date="2026-03-18T01:29:00Z">
        <w:r w:rsidR="007713C6">
          <w:t xml:space="preserve"> и </w:t>
        </w:r>
        <w:r w:rsidR="007713C6">
          <w:rPr>
            <w:lang w:val="en-US"/>
          </w:rPr>
          <w:t>UML</w:t>
        </w:r>
        <w:r w:rsidR="007713C6" w:rsidRPr="007713C6">
          <w:t xml:space="preserve"> </w:t>
        </w:r>
        <w:r w:rsidR="007713C6">
          <w:t>диаграммы.</w:t>
        </w:r>
      </w:ins>
    </w:p>
    <w:sectPr w:rsidR="00B35BD9" w:rsidRPr="007713C6" w:rsidSect="00A51382">
      <w:headerReference w:type="default" r:id="rId18"/>
      <w:pgSz w:w="12240" w:h="15840" w:code="1"/>
      <w:pgMar w:top="1" w:right="1296" w:bottom="1440" w:left="1296" w:header="720" w:footer="720" w:gutter="0"/>
      <w:pgNumType w:start="1"/>
      <w:cols w:space="720"/>
      <w:noEndnote/>
      <w:sectPrChange w:id="1724" w:author="Vasy Medov" w:date="2026-02-24T19:59:00Z">
        <w:sectPr w:rsidR="00B35BD9" w:rsidRPr="007713C6" w:rsidSect="00A51382">
          <w:pgMar w:top="1440" w:right="1296" w:bottom="1440" w:left="1296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951DF" w14:textId="77777777" w:rsidR="00C608CB" w:rsidRPr="005F23D7" w:rsidRDefault="00C608CB" w:rsidP="004C3303">
      <w:pPr>
        <w:spacing w:line="240" w:lineRule="auto"/>
      </w:pPr>
      <w:r w:rsidRPr="005F23D7">
        <w:separator/>
      </w:r>
    </w:p>
    <w:p w14:paraId="0A968652" w14:textId="77777777" w:rsidR="00C608CB" w:rsidRPr="005F23D7" w:rsidRDefault="00C608CB"/>
  </w:endnote>
  <w:endnote w:type="continuationSeparator" w:id="0">
    <w:p w14:paraId="154BD091" w14:textId="77777777" w:rsidR="00C608CB" w:rsidRPr="005F23D7" w:rsidRDefault="00C608CB" w:rsidP="004C3303">
      <w:pPr>
        <w:spacing w:line="240" w:lineRule="auto"/>
      </w:pPr>
      <w:r w:rsidRPr="005F23D7">
        <w:continuationSeparator/>
      </w:r>
    </w:p>
    <w:p w14:paraId="188CFF0E" w14:textId="77777777" w:rsidR="00C608CB" w:rsidRPr="005F23D7" w:rsidRDefault="00C608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">
    <w:altName w:val="Segoe UI"/>
    <w:charset w:val="00"/>
    <w:family w:val="swiss"/>
    <w:pitch w:val="variable"/>
    <w:sig w:usb0="A00002AF" w:usb1="4000205B" w:usb2="00000000" w:usb3="00000000" w:csb0="0000009F" w:csb1="00000000"/>
  </w:font>
  <w:font w:name="Z@RB77C.tmp">
    <w:charset w:val="00"/>
    <w:family w:val="swiss"/>
    <w:pitch w:val="variable"/>
    <w:sig w:usb0="A00002AF" w:usb1="40002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415E5" w14:textId="2DBAC8D1" w:rsidR="00310C4B" w:rsidRPr="005F23D7" w:rsidRDefault="0062100F">
    <w:pPr>
      <w:pStyle w:val="a3"/>
      <w:jc w:val="center"/>
    </w:pPr>
    <w:r>
      <w:rPr>
        <w:lang w:val="ru-RU"/>
      </w:rPr>
      <w:t xml:space="preserve">Санкт-Петербург, </w:t>
    </w:r>
    <w:r w:rsidR="00310C4B" w:rsidRPr="005F23D7">
      <w:t xml:space="preserve"> 20</w:t>
    </w:r>
    <w:r>
      <w:rPr>
        <w:lang w:val="ru-RU"/>
      </w:rPr>
      <w:t>26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966FA" w14:textId="4E24A156" w:rsidR="00310C4B" w:rsidRPr="005F23D7" w:rsidRDefault="00B35BD9">
    <w:pPr>
      <w:pStyle w:val="a5"/>
      <w:pPrChange w:id="700" w:author="Vasy Medov" w:date="2026-02-24T19:52:00Z">
        <w:pPr>
          <w:pStyle w:val="a3"/>
          <w:jc w:val="center"/>
        </w:pPr>
      </w:pPrChange>
    </w:pPr>
    <w:ins w:id="701" w:author="Vasy Medov" w:date="2026-02-24T19:52:00Z">
      <w:r w:rsidRPr="005F23D7">
        <w:t>Software</w:t>
      </w:r>
      <w:r w:rsidRPr="005F23D7">
        <w:rPr>
          <w:sz w:val="24"/>
        </w:rPr>
        <w:t xml:space="preserve"> </w:t>
      </w:r>
      <w:r w:rsidRPr="005F23D7">
        <w:t xml:space="preserve">Requirements Specification for </w:t>
      </w:r>
      <w:r>
        <w:t>Fanfics.me</w:t>
      </w:r>
      <w:r w:rsidRPr="005F23D7">
        <w:tab/>
      </w:r>
      <w:r w:rsidRPr="005F23D7">
        <w:tab/>
        <w:t xml:space="preserve">Page </w:t>
      </w:r>
      <w:r>
        <w:fldChar w:fldCharType="begin"/>
      </w:r>
      <w:r>
        <w:instrText xml:space="preserve"> PAGE  \* MERGEFORMAT </w:instrText>
      </w:r>
      <w:r>
        <w:fldChar w:fldCharType="separate"/>
      </w:r>
      <w:r>
        <w:t>ii</w:t>
      </w:r>
      <w:r>
        <w:rPr>
          <w:noProof/>
        </w:rPr>
        <w:fldChar w:fldCharType="end"/>
      </w:r>
    </w:ins>
    <w:del w:id="702" w:author="Vasy Medov" w:date="2026-02-24T19:52:00Z">
      <w:r w:rsidR="00CA2467" w:rsidRPr="005F23D7" w:rsidDel="00B35BD9">
        <w:delText xml:space="preserve">Copyright © 2013 by Karl Wiegers and </w:delText>
      </w:r>
      <w:r w:rsidR="00AA2FEA" w:rsidDel="00B35BD9">
        <w:delText>Seilevel</w:delText>
      </w:r>
      <w:r w:rsidR="00CA2467" w:rsidRPr="005F23D7" w:rsidDel="00B35BD9">
        <w:delText>. Permission is granted to use and modify this document.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02302" w14:textId="77777777" w:rsidR="00C608CB" w:rsidRPr="005F23D7" w:rsidRDefault="00C608CB" w:rsidP="004C3303">
      <w:pPr>
        <w:spacing w:line="240" w:lineRule="auto"/>
      </w:pPr>
      <w:r w:rsidRPr="005F23D7">
        <w:separator/>
      </w:r>
    </w:p>
    <w:p w14:paraId="187C01E9" w14:textId="77777777" w:rsidR="00C608CB" w:rsidRPr="005F23D7" w:rsidRDefault="00C608CB"/>
  </w:footnote>
  <w:footnote w:type="continuationSeparator" w:id="0">
    <w:p w14:paraId="113F2DB2" w14:textId="77777777" w:rsidR="00C608CB" w:rsidRPr="005F23D7" w:rsidRDefault="00C608CB" w:rsidP="004C3303">
      <w:pPr>
        <w:spacing w:line="240" w:lineRule="auto"/>
      </w:pPr>
      <w:r w:rsidRPr="005F23D7">
        <w:continuationSeparator/>
      </w:r>
    </w:p>
    <w:p w14:paraId="3FC8C9C6" w14:textId="77777777" w:rsidR="00C608CB" w:rsidRPr="005F23D7" w:rsidRDefault="00C608C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47397" w14:textId="7AAF8981" w:rsidR="00310C4B" w:rsidRPr="005F23D7" w:rsidRDefault="00310C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FD7CE" w14:textId="77777777" w:rsidR="00550949" w:rsidRPr="00B35BD9" w:rsidRDefault="00550949" w:rsidP="004D7F3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71C044A2"/>
    <w:lvl w:ilvl="0">
      <w:start w:val="1"/>
      <w:numFmt w:val="decimal"/>
      <w:pStyle w:val="1"/>
      <w:lvlText w:val="%1."/>
      <w:legacy w:legacy="1" w:legacySpace="144" w:legacyIndent="0"/>
      <w:lvlJc w:val="left"/>
      <w:rPr>
        <w:lang w:val="ru-RU"/>
      </w:rPr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  <w:rPr>
        <w:b w:val="0"/>
        <w:bCs/>
        <w:i w:val="0"/>
        <w:iCs w:val="0"/>
      </w:rPr>
    </w:lvl>
    <w:lvl w:ilvl="3">
      <w:start w:val="1"/>
      <w:numFmt w:val="decimal"/>
      <w:pStyle w:val="4"/>
      <w:lvlText w:val="%1.%2.%3.%4"/>
      <w:legacy w:legacy="1" w:legacySpace="144" w:legacyIndent="0"/>
      <w:lvlJc w:val="left"/>
      <w:rPr>
        <w:b w:val="0"/>
        <w:bCs/>
        <w:i w:val="0"/>
        <w:iCs/>
      </w:rPr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682699E"/>
    <w:multiLevelType w:val="hybridMultilevel"/>
    <w:tmpl w:val="BDF02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9359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35C677D"/>
    <w:multiLevelType w:val="multilevel"/>
    <w:tmpl w:val="E8DC05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3C039AE"/>
    <w:multiLevelType w:val="hybridMultilevel"/>
    <w:tmpl w:val="F74474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157D82"/>
    <w:multiLevelType w:val="hybridMultilevel"/>
    <w:tmpl w:val="6B1439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314CFE"/>
    <w:multiLevelType w:val="hybridMultilevel"/>
    <w:tmpl w:val="DD188DB4"/>
    <w:lvl w:ilvl="0" w:tplc="E85C952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084073"/>
    <w:multiLevelType w:val="hybridMultilevel"/>
    <w:tmpl w:val="7DB4E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D667C"/>
    <w:multiLevelType w:val="hybridMultilevel"/>
    <w:tmpl w:val="DCC62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172C60"/>
    <w:multiLevelType w:val="multilevel"/>
    <w:tmpl w:val="0FA2344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CAF3A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49F57F1"/>
    <w:multiLevelType w:val="hybridMultilevel"/>
    <w:tmpl w:val="16E82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BD7819"/>
    <w:multiLevelType w:val="hybridMultilevel"/>
    <w:tmpl w:val="DEEECB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F0682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A6019C6"/>
    <w:multiLevelType w:val="hybridMultilevel"/>
    <w:tmpl w:val="05C0FA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082BD2"/>
    <w:multiLevelType w:val="multilevel"/>
    <w:tmpl w:val="D156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C0364"/>
    <w:multiLevelType w:val="hybridMultilevel"/>
    <w:tmpl w:val="991654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FE219C6"/>
    <w:multiLevelType w:val="hybridMultilevel"/>
    <w:tmpl w:val="1054B6A0"/>
    <w:lvl w:ilvl="0" w:tplc="A3D4733A">
      <w:start w:val="1"/>
      <w:numFmt w:val="bullet"/>
      <w:pStyle w:val="BullLis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8" w15:restartNumberingAfterBreak="0">
    <w:nsid w:val="62CA1D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3D816B4"/>
    <w:multiLevelType w:val="hybridMultilevel"/>
    <w:tmpl w:val="32507A8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F161C3"/>
    <w:multiLevelType w:val="hybridMultilevel"/>
    <w:tmpl w:val="787CAA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A736F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43C7EE9"/>
    <w:multiLevelType w:val="hybridMultilevel"/>
    <w:tmpl w:val="291444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7433CD"/>
    <w:multiLevelType w:val="multilevel"/>
    <w:tmpl w:val="1C6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608389">
    <w:abstractNumId w:val="0"/>
  </w:num>
  <w:num w:numId="2" w16cid:durableId="742869575">
    <w:abstractNumId w:val="17"/>
  </w:num>
  <w:num w:numId="3" w16cid:durableId="1464957820">
    <w:abstractNumId w:val="6"/>
  </w:num>
  <w:num w:numId="4" w16cid:durableId="802776034">
    <w:abstractNumId w:val="19"/>
  </w:num>
  <w:num w:numId="5" w16cid:durableId="425929090">
    <w:abstractNumId w:val="9"/>
  </w:num>
  <w:num w:numId="6" w16cid:durableId="1680429242">
    <w:abstractNumId w:val="13"/>
  </w:num>
  <w:num w:numId="7" w16cid:durableId="771167552">
    <w:abstractNumId w:val="22"/>
  </w:num>
  <w:num w:numId="8" w16cid:durableId="2009943570">
    <w:abstractNumId w:val="11"/>
  </w:num>
  <w:num w:numId="9" w16cid:durableId="372845286">
    <w:abstractNumId w:val="15"/>
  </w:num>
  <w:num w:numId="10" w16cid:durableId="1035275732">
    <w:abstractNumId w:val="23"/>
  </w:num>
  <w:num w:numId="11" w16cid:durableId="1680540481">
    <w:abstractNumId w:val="1"/>
  </w:num>
  <w:num w:numId="12" w16cid:durableId="913011176">
    <w:abstractNumId w:val="3"/>
  </w:num>
  <w:num w:numId="13" w16cid:durableId="1862277256">
    <w:abstractNumId w:val="10"/>
  </w:num>
  <w:num w:numId="14" w16cid:durableId="634261270">
    <w:abstractNumId w:val="18"/>
  </w:num>
  <w:num w:numId="15" w16cid:durableId="18371816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93469427">
    <w:abstractNumId w:val="21"/>
  </w:num>
  <w:num w:numId="17" w16cid:durableId="1683897981">
    <w:abstractNumId w:val="2"/>
  </w:num>
  <w:num w:numId="18" w16cid:durableId="1353534112">
    <w:abstractNumId w:val="7"/>
  </w:num>
  <w:num w:numId="19" w16cid:durableId="1106383293">
    <w:abstractNumId w:val="4"/>
  </w:num>
  <w:num w:numId="20" w16cid:durableId="1899435592">
    <w:abstractNumId w:val="20"/>
  </w:num>
  <w:num w:numId="21" w16cid:durableId="774401706">
    <w:abstractNumId w:val="14"/>
  </w:num>
  <w:num w:numId="22" w16cid:durableId="362096960">
    <w:abstractNumId w:val="5"/>
  </w:num>
  <w:num w:numId="23" w16cid:durableId="947394075">
    <w:abstractNumId w:val="8"/>
  </w:num>
  <w:num w:numId="24" w16cid:durableId="1390298648">
    <w:abstractNumId w:val="16"/>
  </w:num>
  <w:num w:numId="25" w16cid:durableId="1451584975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asy Medov">
    <w15:presenceInfo w15:providerId="Windows Live" w15:userId="191c402eba1bd9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A9730EFD-13EF-48A7-93FC-AA355A47A7FF}"/>
    <w:docVar w:name="dgnword-eventsink" w:val="68562464"/>
  </w:docVars>
  <w:rsids>
    <w:rsidRoot w:val="00772247"/>
    <w:rsid w:val="00005920"/>
    <w:rsid w:val="00006036"/>
    <w:rsid w:val="000076F9"/>
    <w:rsid w:val="00024D1A"/>
    <w:rsid w:val="0003681F"/>
    <w:rsid w:val="00042202"/>
    <w:rsid w:val="00042B44"/>
    <w:rsid w:val="00052274"/>
    <w:rsid w:val="0005520D"/>
    <w:rsid w:val="000743CF"/>
    <w:rsid w:val="000864AB"/>
    <w:rsid w:val="00086F5F"/>
    <w:rsid w:val="000A1A7D"/>
    <w:rsid w:val="000A2302"/>
    <w:rsid w:val="000A2994"/>
    <w:rsid w:val="000B25C7"/>
    <w:rsid w:val="000B6437"/>
    <w:rsid w:val="000C0BF5"/>
    <w:rsid w:val="000D0DBF"/>
    <w:rsid w:val="000E51D3"/>
    <w:rsid w:val="000E780A"/>
    <w:rsid w:val="000E7C56"/>
    <w:rsid w:val="000F030A"/>
    <w:rsid w:val="000F061D"/>
    <w:rsid w:val="001060A1"/>
    <w:rsid w:val="00110140"/>
    <w:rsid w:val="00111DF0"/>
    <w:rsid w:val="00116D4F"/>
    <w:rsid w:val="001206A3"/>
    <w:rsid w:val="00120CD3"/>
    <w:rsid w:val="00125A23"/>
    <w:rsid w:val="00126A4C"/>
    <w:rsid w:val="00141C37"/>
    <w:rsid w:val="00144BAD"/>
    <w:rsid w:val="00157A51"/>
    <w:rsid w:val="0016122A"/>
    <w:rsid w:val="001616C4"/>
    <w:rsid w:val="00166750"/>
    <w:rsid w:val="0017696A"/>
    <w:rsid w:val="00182A54"/>
    <w:rsid w:val="00190C5C"/>
    <w:rsid w:val="001A491F"/>
    <w:rsid w:val="001B096C"/>
    <w:rsid w:val="001B138B"/>
    <w:rsid w:val="001B1F6C"/>
    <w:rsid w:val="001B6F42"/>
    <w:rsid w:val="001C7C21"/>
    <w:rsid w:val="001F33D1"/>
    <w:rsid w:val="00203EAC"/>
    <w:rsid w:val="002050A4"/>
    <w:rsid w:val="00211BB3"/>
    <w:rsid w:val="00215D92"/>
    <w:rsid w:val="00217DEF"/>
    <w:rsid w:val="00225E1F"/>
    <w:rsid w:val="00232F80"/>
    <w:rsid w:val="00245620"/>
    <w:rsid w:val="00246045"/>
    <w:rsid w:val="00256496"/>
    <w:rsid w:val="00261530"/>
    <w:rsid w:val="00261C72"/>
    <w:rsid w:val="0026483C"/>
    <w:rsid w:val="002667C5"/>
    <w:rsid w:val="002906CC"/>
    <w:rsid w:val="00290FCE"/>
    <w:rsid w:val="002A2C25"/>
    <w:rsid w:val="002A58BC"/>
    <w:rsid w:val="002A79FC"/>
    <w:rsid w:val="002B1B71"/>
    <w:rsid w:val="002B525C"/>
    <w:rsid w:val="002C688B"/>
    <w:rsid w:val="002D34DB"/>
    <w:rsid w:val="002D51B8"/>
    <w:rsid w:val="00302FDE"/>
    <w:rsid w:val="00305FD0"/>
    <w:rsid w:val="00310C4B"/>
    <w:rsid w:val="00321F2B"/>
    <w:rsid w:val="003278FA"/>
    <w:rsid w:val="00330471"/>
    <w:rsid w:val="00361A81"/>
    <w:rsid w:val="00371564"/>
    <w:rsid w:val="003879FF"/>
    <w:rsid w:val="0039096B"/>
    <w:rsid w:val="00391832"/>
    <w:rsid w:val="003919A3"/>
    <w:rsid w:val="003964C0"/>
    <w:rsid w:val="003B07AD"/>
    <w:rsid w:val="003B0CD9"/>
    <w:rsid w:val="003C2B43"/>
    <w:rsid w:val="003C3E64"/>
    <w:rsid w:val="003D3E1E"/>
    <w:rsid w:val="003D4375"/>
    <w:rsid w:val="003D50EE"/>
    <w:rsid w:val="003E54FD"/>
    <w:rsid w:val="003F0CAD"/>
    <w:rsid w:val="003F1001"/>
    <w:rsid w:val="003F144A"/>
    <w:rsid w:val="003F7778"/>
    <w:rsid w:val="00400C19"/>
    <w:rsid w:val="00403CCB"/>
    <w:rsid w:val="0041478C"/>
    <w:rsid w:val="0042736D"/>
    <w:rsid w:val="00452D9D"/>
    <w:rsid w:val="0045561A"/>
    <w:rsid w:val="004761AD"/>
    <w:rsid w:val="00483705"/>
    <w:rsid w:val="00497904"/>
    <w:rsid w:val="004A4054"/>
    <w:rsid w:val="004C1673"/>
    <w:rsid w:val="004C3303"/>
    <w:rsid w:val="004D7F33"/>
    <w:rsid w:val="004F30EB"/>
    <w:rsid w:val="004F407B"/>
    <w:rsid w:val="00500997"/>
    <w:rsid w:val="00502E16"/>
    <w:rsid w:val="005049C9"/>
    <w:rsid w:val="005141F5"/>
    <w:rsid w:val="005226C4"/>
    <w:rsid w:val="005301DF"/>
    <w:rsid w:val="005354A0"/>
    <w:rsid w:val="00540858"/>
    <w:rsid w:val="00550425"/>
    <w:rsid w:val="00550949"/>
    <w:rsid w:val="00552F94"/>
    <w:rsid w:val="00560612"/>
    <w:rsid w:val="00564DAC"/>
    <w:rsid w:val="00582027"/>
    <w:rsid w:val="00584CA9"/>
    <w:rsid w:val="00597780"/>
    <w:rsid w:val="005B1FB9"/>
    <w:rsid w:val="005B6456"/>
    <w:rsid w:val="005D4144"/>
    <w:rsid w:val="005D5794"/>
    <w:rsid w:val="005E27BD"/>
    <w:rsid w:val="005F0CE0"/>
    <w:rsid w:val="005F23D7"/>
    <w:rsid w:val="0060464C"/>
    <w:rsid w:val="006059E7"/>
    <w:rsid w:val="0061446D"/>
    <w:rsid w:val="006151EE"/>
    <w:rsid w:val="0062100F"/>
    <w:rsid w:val="00625B06"/>
    <w:rsid w:val="00626646"/>
    <w:rsid w:val="00627AEA"/>
    <w:rsid w:val="006310D1"/>
    <w:rsid w:val="006351F8"/>
    <w:rsid w:val="00636060"/>
    <w:rsid w:val="006374FB"/>
    <w:rsid w:val="00641C29"/>
    <w:rsid w:val="00644D63"/>
    <w:rsid w:val="00646361"/>
    <w:rsid w:val="0065350A"/>
    <w:rsid w:val="00664698"/>
    <w:rsid w:val="00672184"/>
    <w:rsid w:val="00675696"/>
    <w:rsid w:val="00680BDD"/>
    <w:rsid w:val="00682EE1"/>
    <w:rsid w:val="006A5D97"/>
    <w:rsid w:val="006B4C67"/>
    <w:rsid w:val="006B7702"/>
    <w:rsid w:val="006B7781"/>
    <w:rsid w:val="006C1A32"/>
    <w:rsid w:val="006C48CA"/>
    <w:rsid w:val="006C76CE"/>
    <w:rsid w:val="006E6E60"/>
    <w:rsid w:val="0070059D"/>
    <w:rsid w:val="00702439"/>
    <w:rsid w:val="00704177"/>
    <w:rsid w:val="00707966"/>
    <w:rsid w:val="00723BA9"/>
    <w:rsid w:val="0072664A"/>
    <w:rsid w:val="0074357D"/>
    <w:rsid w:val="00753A41"/>
    <w:rsid w:val="00757E14"/>
    <w:rsid w:val="00763146"/>
    <w:rsid w:val="007713C6"/>
    <w:rsid w:val="00772247"/>
    <w:rsid w:val="00774C4A"/>
    <w:rsid w:val="00780F25"/>
    <w:rsid w:val="00795D5F"/>
    <w:rsid w:val="00797B34"/>
    <w:rsid w:val="007C64F1"/>
    <w:rsid w:val="007E6D6D"/>
    <w:rsid w:val="00805145"/>
    <w:rsid w:val="008062B4"/>
    <w:rsid w:val="00812CFC"/>
    <w:rsid w:val="00815310"/>
    <w:rsid w:val="00820F20"/>
    <w:rsid w:val="00822D50"/>
    <w:rsid w:val="00835C04"/>
    <w:rsid w:val="00855107"/>
    <w:rsid w:val="008554A5"/>
    <w:rsid w:val="00857B60"/>
    <w:rsid w:val="008641B1"/>
    <w:rsid w:val="00867904"/>
    <w:rsid w:val="00877DD7"/>
    <w:rsid w:val="00883C55"/>
    <w:rsid w:val="008A1AAB"/>
    <w:rsid w:val="008A5B3E"/>
    <w:rsid w:val="008A6007"/>
    <w:rsid w:val="008B0CE5"/>
    <w:rsid w:val="008B3322"/>
    <w:rsid w:val="008C7147"/>
    <w:rsid w:val="00900461"/>
    <w:rsid w:val="00907D6A"/>
    <w:rsid w:val="00910944"/>
    <w:rsid w:val="00911180"/>
    <w:rsid w:val="00930735"/>
    <w:rsid w:val="009409A9"/>
    <w:rsid w:val="00942225"/>
    <w:rsid w:val="0096321C"/>
    <w:rsid w:val="00965B94"/>
    <w:rsid w:val="009753A7"/>
    <w:rsid w:val="00990EA2"/>
    <w:rsid w:val="00991071"/>
    <w:rsid w:val="009A5460"/>
    <w:rsid w:val="009B367E"/>
    <w:rsid w:val="009C10AD"/>
    <w:rsid w:val="009C117A"/>
    <w:rsid w:val="009C6D44"/>
    <w:rsid w:val="009E703B"/>
    <w:rsid w:val="00A10DED"/>
    <w:rsid w:val="00A1176F"/>
    <w:rsid w:val="00A14B7D"/>
    <w:rsid w:val="00A200BF"/>
    <w:rsid w:val="00A23E21"/>
    <w:rsid w:val="00A26493"/>
    <w:rsid w:val="00A3159A"/>
    <w:rsid w:val="00A33C21"/>
    <w:rsid w:val="00A43E16"/>
    <w:rsid w:val="00A454BD"/>
    <w:rsid w:val="00A46FF4"/>
    <w:rsid w:val="00A51382"/>
    <w:rsid w:val="00A5268A"/>
    <w:rsid w:val="00A52B3F"/>
    <w:rsid w:val="00A62102"/>
    <w:rsid w:val="00A730AF"/>
    <w:rsid w:val="00A76170"/>
    <w:rsid w:val="00A76E70"/>
    <w:rsid w:val="00A85724"/>
    <w:rsid w:val="00A93881"/>
    <w:rsid w:val="00A943A9"/>
    <w:rsid w:val="00AA2FEA"/>
    <w:rsid w:val="00AA3E09"/>
    <w:rsid w:val="00AA5171"/>
    <w:rsid w:val="00AB4447"/>
    <w:rsid w:val="00AC7059"/>
    <w:rsid w:val="00AD71A8"/>
    <w:rsid w:val="00AE17C0"/>
    <w:rsid w:val="00AE1ACC"/>
    <w:rsid w:val="00B0053E"/>
    <w:rsid w:val="00B021AF"/>
    <w:rsid w:val="00B1448D"/>
    <w:rsid w:val="00B21804"/>
    <w:rsid w:val="00B21C11"/>
    <w:rsid w:val="00B30BB4"/>
    <w:rsid w:val="00B34D81"/>
    <w:rsid w:val="00B35BD9"/>
    <w:rsid w:val="00B37C91"/>
    <w:rsid w:val="00B459A8"/>
    <w:rsid w:val="00B460B2"/>
    <w:rsid w:val="00B522D1"/>
    <w:rsid w:val="00B60E70"/>
    <w:rsid w:val="00B61429"/>
    <w:rsid w:val="00B66AF7"/>
    <w:rsid w:val="00B66E75"/>
    <w:rsid w:val="00B739B7"/>
    <w:rsid w:val="00B747ED"/>
    <w:rsid w:val="00B82D0C"/>
    <w:rsid w:val="00B844D5"/>
    <w:rsid w:val="00BA2002"/>
    <w:rsid w:val="00BB48C2"/>
    <w:rsid w:val="00BC2175"/>
    <w:rsid w:val="00BD27F6"/>
    <w:rsid w:val="00BD3CCA"/>
    <w:rsid w:val="00BD5B7C"/>
    <w:rsid w:val="00BD6E25"/>
    <w:rsid w:val="00BD7702"/>
    <w:rsid w:val="00BE0694"/>
    <w:rsid w:val="00BE594A"/>
    <w:rsid w:val="00BE5A89"/>
    <w:rsid w:val="00BE6C61"/>
    <w:rsid w:val="00BE74AC"/>
    <w:rsid w:val="00C001DD"/>
    <w:rsid w:val="00C0103F"/>
    <w:rsid w:val="00C21C44"/>
    <w:rsid w:val="00C35AE1"/>
    <w:rsid w:val="00C41437"/>
    <w:rsid w:val="00C41D6F"/>
    <w:rsid w:val="00C44E3E"/>
    <w:rsid w:val="00C6014A"/>
    <w:rsid w:val="00C608CB"/>
    <w:rsid w:val="00C742AE"/>
    <w:rsid w:val="00C75D11"/>
    <w:rsid w:val="00C939DE"/>
    <w:rsid w:val="00CA09C4"/>
    <w:rsid w:val="00CA2467"/>
    <w:rsid w:val="00CB1133"/>
    <w:rsid w:val="00CB1737"/>
    <w:rsid w:val="00CB1CAE"/>
    <w:rsid w:val="00CB57A4"/>
    <w:rsid w:val="00CC3C2E"/>
    <w:rsid w:val="00CC3FAE"/>
    <w:rsid w:val="00CD02E6"/>
    <w:rsid w:val="00CD18D1"/>
    <w:rsid w:val="00CE39ED"/>
    <w:rsid w:val="00CE7413"/>
    <w:rsid w:val="00CF079E"/>
    <w:rsid w:val="00CF5B5A"/>
    <w:rsid w:val="00D00DC2"/>
    <w:rsid w:val="00D01300"/>
    <w:rsid w:val="00D03717"/>
    <w:rsid w:val="00D05661"/>
    <w:rsid w:val="00D05BA9"/>
    <w:rsid w:val="00D076AA"/>
    <w:rsid w:val="00D153CF"/>
    <w:rsid w:val="00D17504"/>
    <w:rsid w:val="00D258E9"/>
    <w:rsid w:val="00D25EE2"/>
    <w:rsid w:val="00D30FC9"/>
    <w:rsid w:val="00D712B4"/>
    <w:rsid w:val="00D76EA7"/>
    <w:rsid w:val="00D7759A"/>
    <w:rsid w:val="00D77869"/>
    <w:rsid w:val="00D92DCB"/>
    <w:rsid w:val="00D95FD3"/>
    <w:rsid w:val="00DA3F3C"/>
    <w:rsid w:val="00DB78B8"/>
    <w:rsid w:val="00DC5015"/>
    <w:rsid w:val="00DD2E92"/>
    <w:rsid w:val="00DD6075"/>
    <w:rsid w:val="00DD63BF"/>
    <w:rsid w:val="00DE75FA"/>
    <w:rsid w:val="00DF61E3"/>
    <w:rsid w:val="00DF7D58"/>
    <w:rsid w:val="00E254FA"/>
    <w:rsid w:val="00E25D7D"/>
    <w:rsid w:val="00E325A9"/>
    <w:rsid w:val="00E3300C"/>
    <w:rsid w:val="00E33678"/>
    <w:rsid w:val="00E34127"/>
    <w:rsid w:val="00E37D11"/>
    <w:rsid w:val="00E41AC7"/>
    <w:rsid w:val="00E42D70"/>
    <w:rsid w:val="00E5068C"/>
    <w:rsid w:val="00E53E1A"/>
    <w:rsid w:val="00E548DE"/>
    <w:rsid w:val="00E57D06"/>
    <w:rsid w:val="00E73A93"/>
    <w:rsid w:val="00E81B3B"/>
    <w:rsid w:val="00E876A9"/>
    <w:rsid w:val="00E935D0"/>
    <w:rsid w:val="00E97EE6"/>
    <w:rsid w:val="00EA7F6F"/>
    <w:rsid w:val="00EC5A19"/>
    <w:rsid w:val="00ED0A80"/>
    <w:rsid w:val="00ED24E0"/>
    <w:rsid w:val="00ED50CB"/>
    <w:rsid w:val="00EE677F"/>
    <w:rsid w:val="00EF13F7"/>
    <w:rsid w:val="00EF2212"/>
    <w:rsid w:val="00F02549"/>
    <w:rsid w:val="00F03C94"/>
    <w:rsid w:val="00F06136"/>
    <w:rsid w:val="00F0678A"/>
    <w:rsid w:val="00F1045C"/>
    <w:rsid w:val="00F11CFD"/>
    <w:rsid w:val="00F17966"/>
    <w:rsid w:val="00F31351"/>
    <w:rsid w:val="00F31C93"/>
    <w:rsid w:val="00F33D2A"/>
    <w:rsid w:val="00F37008"/>
    <w:rsid w:val="00F37746"/>
    <w:rsid w:val="00F43653"/>
    <w:rsid w:val="00F472E7"/>
    <w:rsid w:val="00F50393"/>
    <w:rsid w:val="00F515A6"/>
    <w:rsid w:val="00F524AC"/>
    <w:rsid w:val="00F66730"/>
    <w:rsid w:val="00F67446"/>
    <w:rsid w:val="00F7666E"/>
    <w:rsid w:val="00F915D4"/>
    <w:rsid w:val="00F952D3"/>
    <w:rsid w:val="00FB17A0"/>
    <w:rsid w:val="00FB463B"/>
    <w:rsid w:val="00FC175F"/>
    <w:rsid w:val="00FC4F3A"/>
    <w:rsid w:val="00FD3C85"/>
    <w:rsid w:val="00FF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BE7B90"/>
  <w15:docId w15:val="{CCF897F7-3DA1-4629-AF3B-21904D693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CFC"/>
    <w:pPr>
      <w:spacing w:line="240" w:lineRule="exact"/>
    </w:pPr>
    <w:rPr>
      <w:sz w:val="24"/>
    </w:rPr>
  </w:style>
  <w:style w:type="paragraph" w:styleId="1">
    <w:name w:val="heading 1"/>
    <w:basedOn w:val="a"/>
    <w:next w:val="a"/>
    <w:link w:val="10"/>
    <w:qFormat/>
    <w:rsid w:val="00C939DE"/>
    <w:pPr>
      <w:keepNext/>
      <w:keepLines/>
      <w:numPr>
        <w:numId w:val="1"/>
      </w:numPr>
      <w:spacing w:before="480" w:after="240" w:line="240" w:lineRule="atLeast"/>
      <w:jc w:val="center"/>
      <w:outlineLvl w:val="0"/>
    </w:pPr>
    <w:rPr>
      <w:b/>
      <w:kern w:val="28"/>
      <w:sz w:val="36"/>
    </w:rPr>
  </w:style>
  <w:style w:type="paragraph" w:styleId="2">
    <w:name w:val="heading 2"/>
    <w:basedOn w:val="a"/>
    <w:next w:val="a"/>
    <w:link w:val="20"/>
    <w:qFormat/>
    <w:rsid w:val="00005920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rsid w:val="00B37C91"/>
    <w:pPr>
      <w:numPr>
        <w:ilvl w:val="2"/>
        <w:numId w:val="1"/>
      </w:numPr>
      <w:spacing w:before="240" w:after="240" w:line="276" w:lineRule="auto"/>
      <w:outlineLvl w:val="2"/>
    </w:pPr>
    <w:rPr>
      <w:bCs/>
      <w:lang w:val="ru-RU"/>
    </w:rPr>
  </w:style>
  <w:style w:type="paragraph" w:styleId="4">
    <w:name w:val="heading 4"/>
    <w:basedOn w:val="a"/>
    <w:next w:val="a"/>
    <w:link w:val="40"/>
    <w:qFormat/>
    <w:rsid w:val="00005920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b/>
      <w:i/>
      <w:sz w:val="22"/>
    </w:rPr>
  </w:style>
  <w:style w:type="paragraph" w:styleId="5">
    <w:name w:val="heading 5"/>
    <w:basedOn w:val="a"/>
    <w:next w:val="a"/>
    <w:qFormat/>
    <w:rsid w:val="00005920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6">
    <w:name w:val="heading 6"/>
    <w:basedOn w:val="a"/>
    <w:next w:val="a"/>
    <w:qFormat/>
    <w:rsid w:val="00005920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7">
    <w:name w:val="heading 7"/>
    <w:basedOn w:val="a"/>
    <w:next w:val="a"/>
    <w:qFormat/>
    <w:rsid w:val="00005920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8">
    <w:name w:val="heading 8"/>
    <w:basedOn w:val="a"/>
    <w:next w:val="a"/>
    <w:qFormat/>
    <w:rsid w:val="00005920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9">
    <w:name w:val="heading 9"/>
    <w:basedOn w:val="a"/>
    <w:next w:val="a"/>
    <w:qFormat/>
    <w:rsid w:val="00005920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005920"/>
    <w:pPr>
      <w:tabs>
        <w:tab w:val="center" w:pos="4680"/>
        <w:tab w:val="right" w:pos="9360"/>
      </w:tabs>
    </w:pPr>
    <w:rPr>
      <w:b/>
      <w:i/>
      <w:sz w:val="20"/>
    </w:rPr>
  </w:style>
  <w:style w:type="paragraph" w:styleId="a5">
    <w:name w:val="header"/>
    <w:basedOn w:val="a"/>
    <w:link w:val="a6"/>
    <w:rsid w:val="00005920"/>
    <w:pPr>
      <w:tabs>
        <w:tab w:val="center" w:pos="4680"/>
        <w:tab w:val="right" w:pos="9360"/>
      </w:tabs>
    </w:pPr>
    <w:rPr>
      <w:b/>
      <w:i/>
      <w:sz w:val="20"/>
    </w:rPr>
  </w:style>
  <w:style w:type="paragraph" w:styleId="11">
    <w:name w:val="toc 1"/>
    <w:basedOn w:val="a"/>
    <w:next w:val="a"/>
    <w:uiPriority w:val="39"/>
    <w:rsid w:val="00005920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21">
    <w:name w:val="toc 2"/>
    <w:basedOn w:val="a"/>
    <w:next w:val="a"/>
    <w:uiPriority w:val="39"/>
    <w:rsid w:val="00005920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styleId="a7">
    <w:name w:val="Title"/>
    <w:basedOn w:val="a"/>
    <w:qFormat/>
    <w:rsid w:val="00005920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TOCEntry">
    <w:name w:val="TOCEntry"/>
    <w:basedOn w:val="a"/>
    <w:rsid w:val="00005920"/>
    <w:pPr>
      <w:keepNext/>
      <w:keepLines/>
      <w:spacing w:before="120" w:after="240" w:line="240" w:lineRule="atLeast"/>
    </w:pPr>
    <w:rPr>
      <w:b/>
      <w:sz w:val="36"/>
    </w:rPr>
  </w:style>
  <w:style w:type="paragraph" w:styleId="31">
    <w:name w:val="toc 3"/>
    <w:basedOn w:val="a"/>
    <w:next w:val="a"/>
    <w:uiPriority w:val="39"/>
    <w:rsid w:val="00005920"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41">
    <w:name w:val="toc 4"/>
    <w:basedOn w:val="a"/>
    <w:next w:val="a"/>
    <w:uiPriority w:val="39"/>
    <w:rsid w:val="00005920"/>
    <w:pPr>
      <w:tabs>
        <w:tab w:val="right" w:leader="dot" w:pos="9360"/>
      </w:tabs>
      <w:ind w:left="720"/>
    </w:pPr>
  </w:style>
  <w:style w:type="paragraph" w:styleId="50">
    <w:name w:val="toc 5"/>
    <w:basedOn w:val="a"/>
    <w:next w:val="a"/>
    <w:uiPriority w:val="39"/>
    <w:rsid w:val="00005920"/>
    <w:pPr>
      <w:tabs>
        <w:tab w:val="right" w:leader="dot" w:pos="9360"/>
      </w:tabs>
      <w:ind w:left="960"/>
    </w:pPr>
  </w:style>
  <w:style w:type="paragraph" w:styleId="60">
    <w:name w:val="toc 6"/>
    <w:basedOn w:val="a"/>
    <w:next w:val="a"/>
    <w:uiPriority w:val="39"/>
    <w:rsid w:val="00005920"/>
    <w:pPr>
      <w:tabs>
        <w:tab w:val="right" w:leader="dot" w:pos="9360"/>
      </w:tabs>
      <w:ind w:left="1200"/>
    </w:pPr>
  </w:style>
  <w:style w:type="paragraph" w:styleId="70">
    <w:name w:val="toc 7"/>
    <w:basedOn w:val="a"/>
    <w:next w:val="a"/>
    <w:uiPriority w:val="39"/>
    <w:rsid w:val="00005920"/>
    <w:pPr>
      <w:tabs>
        <w:tab w:val="right" w:leader="dot" w:pos="9360"/>
      </w:tabs>
      <w:ind w:left="1440"/>
    </w:pPr>
  </w:style>
  <w:style w:type="paragraph" w:styleId="80">
    <w:name w:val="toc 8"/>
    <w:basedOn w:val="a"/>
    <w:next w:val="a"/>
    <w:uiPriority w:val="39"/>
    <w:rsid w:val="00005920"/>
    <w:pPr>
      <w:tabs>
        <w:tab w:val="right" w:leader="dot" w:pos="9360"/>
      </w:tabs>
      <w:ind w:left="1680"/>
    </w:pPr>
  </w:style>
  <w:style w:type="paragraph" w:styleId="90">
    <w:name w:val="toc 9"/>
    <w:basedOn w:val="a"/>
    <w:next w:val="a"/>
    <w:uiPriority w:val="39"/>
    <w:rsid w:val="00005920"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a"/>
    <w:rsid w:val="00005920"/>
    <w:rPr>
      <w:rFonts w:ascii="Arial" w:hAnsi="Arial"/>
      <w:i/>
      <w:sz w:val="22"/>
    </w:rPr>
  </w:style>
  <w:style w:type="paragraph" w:customStyle="1" w:styleId="level3text">
    <w:name w:val="level 3 text"/>
    <w:basedOn w:val="3"/>
    <w:rsid w:val="00BC2175"/>
    <w:pPr>
      <w:numPr>
        <w:ilvl w:val="0"/>
        <w:numId w:val="0"/>
      </w:numPr>
      <w:ind w:left="720"/>
    </w:pPr>
    <w:rPr>
      <w:rFonts w:ascii="Arial" w:hAnsi="Arial" w:cs="Arial"/>
      <w:b/>
      <w:i/>
      <w:sz w:val="22"/>
      <w:szCs w:val="22"/>
    </w:rPr>
  </w:style>
  <w:style w:type="paragraph" w:customStyle="1" w:styleId="ByLine">
    <w:name w:val="ByLine"/>
    <w:basedOn w:val="a7"/>
    <w:rsid w:val="00005920"/>
    <w:rPr>
      <w:sz w:val="28"/>
    </w:rPr>
  </w:style>
  <w:style w:type="paragraph" w:customStyle="1" w:styleId="ChangeHistoryTitle">
    <w:name w:val="ChangeHistory Title"/>
    <w:basedOn w:val="a"/>
    <w:rsid w:val="00005920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line">
    <w:name w:val="line"/>
    <w:basedOn w:val="a7"/>
    <w:rsid w:val="0000592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Normalunindented">
    <w:name w:val="Normal (unindented)"/>
    <w:basedOn w:val="template"/>
    <w:qFormat/>
    <w:rsid w:val="00321F2B"/>
    <w:pPr>
      <w:spacing w:before="120" w:after="120" w:line="276" w:lineRule="auto"/>
      <w:jc w:val="both"/>
    </w:pPr>
    <w:rPr>
      <w:i w:val="0"/>
      <w:iCs/>
      <w:color w:val="000000" w:themeColor="text1"/>
      <w:lang w:val="ru-RU"/>
    </w:rPr>
  </w:style>
  <w:style w:type="paragraph" w:customStyle="1" w:styleId="BullList">
    <w:name w:val="Bull List"/>
    <w:basedOn w:val="a"/>
    <w:qFormat/>
    <w:rsid w:val="00052274"/>
    <w:pPr>
      <w:widowControl w:val="0"/>
      <w:numPr>
        <w:numId w:val="2"/>
      </w:numPr>
      <w:autoSpaceDE w:val="0"/>
      <w:autoSpaceDN w:val="0"/>
      <w:adjustRightInd w:val="0"/>
      <w:spacing w:after="140" w:line="260" w:lineRule="exact"/>
      <w:ind w:left="1051"/>
      <w:textAlignment w:val="baseline"/>
    </w:pPr>
    <w:rPr>
      <w:rFonts w:ascii="Segoe" w:eastAsia="Z@RB77C.tmp" w:hAnsi="Segoe" w:cs="Segoe"/>
      <w:color w:val="000000"/>
      <w:sz w:val="18"/>
      <w:szCs w:val="19"/>
    </w:rPr>
  </w:style>
  <w:style w:type="paragraph" w:styleId="a8">
    <w:name w:val="Revision"/>
    <w:hidden/>
    <w:uiPriority w:val="99"/>
    <w:semiHidden/>
    <w:rsid w:val="0062100F"/>
    <w:rPr>
      <w:sz w:val="24"/>
    </w:rPr>
  </w:style>
  <w:style w:type="character" w:customStyle="1" w:styleId="a4">
    <w:name w:val="Нижний колонтитул Знак"/>
    <w:basedOn w:val="a0"/>
    <w:link w:val="a3"/>
    <w:uiPriority w:val="99"/>
    <w:rsid w:val="00B35BD9"/>
    <w:rPr>
      <w:b/>
      <w:i/>
    </w:rPr>
  </w:style>
  <w:style w:type="character" w:customStyle="1" w:styleId="a6">
    <w:name w:val="Верхний колонтитул Знак"/>
    <w:basedOn w:val="a0"/>
    <w:link w:val="a5"/>
    <w:rsid w:val="00B35BD9"/>
    <w:rPr>
      <w:b/>
      <w:i/>
    </w:rPr>
  </w:style>
  <w:style w:type="paragraph" w:styleId="a9">
    <w:name w:val="TOC Heading"/>
    <w:basedOn w:val="1"/>
    <w:next w:val="a"/>
    <w:uiPriority w:val="39"/>
    <w:unhideWhenUsed/>
    <w:qFormat/>
    <w:rsid w:val="00B35BD9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ru-RU" w:eastAsia="ru-RU"/>
    </w:rPr>
  </w:style>
  <w:style w:type="character" w:styleId="aa">
    <w:name w:val="Hyperlink"/>
    <w:basedOn w:val="a0"/>
    <w:uiPriority w:val="99"/>
    <w:unhideWhenUsed/>
    <w:rsid w:val="00B35BD9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06036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65350A"/>
    <w:pPr>
      <w:ind w:left="720"/>
      <w:contextualSpacing/>
    </w:pPr>
  </w:style>
  <w:style w:type="character" w:customStyle="1" w:styleId="30">
    <w:name w:val="Заголовок 3 Знак"/>
    <w:basedOn w:val="a0"/>
    <w:link w:val="3"/>
    <w:rsid w:val="00B37C91"/>
    <w:rPr>
      <w:bCs/>
      <w:sz w:val="24"/>
      <w:lang w:val="ru-RU"/>
    </w:rPr>
  </w:style>
  <w:style w:type="character" w:customStyle="1" w:styleId="20">
    <w:name w:val="Заголовок 2 Знак"/>
    <w:basedOn w:val="a0"/>
    <w:link w:val="2"/>
    <w:rsid w:val="000C0BF5"/>
    <w:rPr>
      <w:b/>
      <w:sz w:val="28"/>
    </w:rPr>
  </w:style>
  <w:style w:type="character" w:customStyle="1" w:styleId="40">
    <w:name w:val="Заголовок 4 Знак"/>
    <w:basedOn w:val="a0"/>
    <w:link w:val="4"/>
    <w:rsid w:val="00F67446"/>
    <w:rPr>
      <w:b/>
      <w:i/>
      <w:sz w:val="22"/>
    </w:rPr>
  </w:style>
  <w:style w:type="paragraph" w:customStyle="1" w:styleId="p1">
    <w:name w:val="p1"/>
    <w:basedOn w:val="a"/>
    <w:rsid w:val="00B37C91"/>
    <w:pPr>
      <w:spacing w:line="240" w:lineRule="auto"/>
    </w:pPr>
    <w:rPr>
      <w:color w:val="000000"/>
      <w:sz w:val="18"/>
      <w:szCs w:val="18"/>
      <w:lang w:val="ru-RU" w:eastAsia="ru-RU"/>
    </w:rPr>
  </w:style>
  <w:style w:type="character" w:customStyle="1" w:styleId="10">
    <w:name w:val="Заголовок 1 Знак"/>
    <w:basedOn w:val="a0"/>
    <w:link w:val="1"/>
    <w:rsid w:val="0003681F"/>
    <w:rPr>
      <w:b/>
      <w:kern w:val="28"/>
      <w:sz w:val="36"/>
    </w:rPr>
  </w:style>
  <w:style w:type="table" w:styleId="ad">
    <w:name w:val="Table Grid"/>
    <w:basedOn w:val="a1"/>
    <w:uiPriority w:val="59"/>
    <w:rsid w:val="00A264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llowedHyperlink"/>
    <w:basedOn w:val="a0"/>
    <w:uiPriority w:val="99"/>
    <w:semiHidden/>
    <w:unhideWhenUsed/>
    <w:rsid w:val="00E25D7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46808">
          <w:marLeft w:val="0"/>
          <w:marRight w:val="0"/>
          <w:marTop w:val="0"/>
          <w:marBottom w:val="0"/>
          <w:divBdr>
            <w:top w:val="single" w:sz="2" w:space="0" w:color="D8D8C4"/>
            <w:left w:val="single" w:sz="2" w:space="0" w:color="D8D8C4"/>
            <w:bottom w:val="single" w:sz="2" w:space="0" w:color="D8D8C4"/>
            <w:right w:val="single" w:sz="2" w:space="0" w:color="D8D8C4"/>
          </w:divBdr>
        </w:div>
      </w:divsChild>
    </w:div>
    <w:div w:id="1178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5503">
          <w:marLeft w:val="0"/>
          <w:marRight w:val="0"/>
          <w:marTop w:val="0"/>
          <w:marBottom w:val="0"/>
          <w:divBdr>
            <w:top w:val="single" w:sz="2" w:space="0" w:color="D8D8C4"/>
            <w:left w:val="single" w:sz="2" w:space="0" w:color="D8D8C4"/>
            <w:bottom w:val="single" w:sz="2" w:space="0" w:color="D8D8C4"/>
            <w:right w:val="single" w:sz="2" w:space="0" w:color="D8D8C4"/>
          </w:divBdr>
        </w:div>
      </w:divsChild>
    </w:div>
    <w:div w:id="15882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3E21AB-927B-4F66-880F-9E16C974A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26</Pages>
  <Words>5399</Words>
  <Characters>30776</Characters>
  <Application>Microsoft Office Word</Application>
  <DocSecurity>0</DocSecurity>
  <Lines>256</Lines>
  <Paragraphs>72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Software Requirements Specification Template</vt:lpstr>
      <vt:lpstr>Software Requirements Specification Template</vt:lpstr>
    </vt:vector>
  </TitlesOfParts>
  <Company>Process Impact</Company>
  <LinksUpToDate>false</LinksUpToDate>
  <CharactersWithSpaces>36103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Template</dc:title>
  <dc:subject/>
  <dc:creator>Karl Wiegers</dc:creator>
  <cp:keywords/>
  <dc:description/>
  <cp:lastModifiedBy>Vasy Medov</cp:lastModifiedBy>
  <cp:revision>2</cp:revision>
  <cp:lastPrinted>2026-03-18T07:25:00Z</cp:lastPrinted>
  <dcterms:created xsi:type="dcterms:W3CDTF">2026-03-17T22:08:00Z</dcterms:created>
  <dcterms:modified xsi:type="dcterms:W3CDTF">2026-03-18T13:17:00Z</dcterms:modified>
</cp:coreProperties>
</file>