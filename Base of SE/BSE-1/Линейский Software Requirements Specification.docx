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44CC2" w14:textId="150C4814" w:rsidR="00310C4B" w:rsidRPr="00626646" w:rsidRDefault="0062100F" w:rsidP="0062100F">
      <w:pPr>
        <w:pStyle w:val="line"/>
        <w:pBdr>
          <w:top w:val="single" w:sz="36" w:space="31" w:color="auto"/>
        </w:pBdr>
        <w:jc w:val="center"/>
        <w:rPr>
          <w:color w:val="000000" w:themeColor="text1"/>
          <w:lang w:val="ru-RU"/>
          <w:rPrChange w:id="0" w:author="Vasy Medov" w:date="2026-02-26T17:30:00Z">
            <w:rPr>
              <w:lang w:val="ru-RU"/>
            </w:rPr>
          </w:rPrChange>
        </w:rPr>
      </w:pPr>
      <w:r w:rsidRPr="00626646">
        <w:rPr>
          <w:color w:val="000000" w:themeColor="text1"/>
          <w:lang w:val="ru-RU"/>
          <w:rPrChange w:id="1" w:author="Vasy Medov" w:date="2026-02-26T17:30:00Z">
            <w:rPr>
              <w:lang w:val="ru-RU"/>
            </w:rPr>
          </w:rPrChange>
        </w:rPr>
        <w:t>НИУ ИТМО</w:t>
      </w:r>
    </w:p>
    <w:p w14:paraId="182BCDA0" w14:textId="2BEDD2C8" w:rsidR="0062100F" w:rsidRPr="00626646" w:rsidRDefault="0062100F" w:rsidP="0062100F">
      <w:pPr>
        <w:pStyle w:val="line"/>
        <w:pBdr>
          <w:top w:val="single" w:sz="36" w:space="31" w:color="auto"/>
        </w:pBdr>
        <w:jc w:val="center"/>
        <w:rPr>
          <w:color w:val="000000" w:themeColor="text1"/>
          <w:lang w:val="ru-RU"/>
          <w:rPrChange w:id="2" w:author="Vasy Medov" w:date="2026-02-26T17:30:00Z">
            <w:rPr/>
          </w:rPrChange>
        </w:rPr>
      </w:pPr>
      <w:r w:rsidRPr="00626646">
        <w:rPr>
          <w:color w:val="000000" w:themeColor="text1"/>
          <w:lang w:val="ru-RU"/>
          <w:rPrChange w:id="3" w:author="Vasy Medov" w:date="2026-02-26T17:30:00Z">
            <w:rPr>
              <w:lang w:val="ru-RU"/>
            </w:rPr>
          </w:rPrChange>
        </w:rPr>
        <w:t>Дисциплина</w:t>
      </w:r>
      <w:r w:rsidRPr="00626646">
        <w:rPr>
          <w:color w:val="000000" w:themeColor="text1"/>
          <w:lang w:val="ru-RU"/>
          <w:rPrChange w:id="4" w:author="Vasy Medov" w:date="2026-02-26T17:30:00Z">
            <w:rPr/>
          </w:rPrChange>
        </w:rPr>
        <w:t xml:space="preserve"> «</w:t>
      </w:r>
      <w:r w:rsidRPr="00626646">
        <w:rPr>
          <w:color w:val="000000" w:themeColor="text1"/>
          <w:lang w:val="ru-RU"/>
          <w:rPrChange w:id="5" w:author="Vasy Medov" w:date="2026-02-26T17:30:00Z">
            <w:rPr>
              <w:lang w:val="ru-RU"/>
            </w:rPr>
          </w:rPrChange>
        </w:rPr>
        <w:t>Основы программной инженерии»</w:t>
      </w:r>
    </w:p>
    <w:p w14:paraId="48816EC4" w14:textId="77777777" w:rsidR="00310C4B" w:rsidRPr="00626646" w:rsidRDefault="00310C4B" w:rsidP="0062100F">
      <w:pPr>
        <w:pStyle w:val="a7"/>
        <w:jc w:val="center"/>
        <w:rPr>
          <w:color w:val="000000" w:themeColor="text1"/>
          <w:rPrChange w:id="6" w:author="Vasy Medov" w:date="2026-02-26T17:30:00Z">
            <w:rPr/>
          </w:rPrChange>
        </w:rPr>
      </w:pPr>
      <w:r w:rsidRPr="00626646">
        <w:rPr>
          <w:color w:val="000000" w:themeColor="text1"/>
          <w:rPrChange w:id="7" w:author="Vasy Medov" w:date="2026-02-26T17:30:00Z">
            <w:rPr/>
          </w:rPrChange>
        </w:rPr>
        <w:t>Software Requirements Specification</w:t>
      </w:r>
    </w:p>
    <w:p w14:paraId="28832933" w14:textId="77777777" w:rsidR="00310C4B" w:rsidRPr="00626646" w:rsidRDefault="00310C4B">
      <w:pPr>
        <w:pStyle w:val="a7"/>
        <w:spacing w:before="0" w:after="400"/>
        <w:jc w:val="center"/>
        <w:rPr>
          <w:color w:val="000000" w:themeColor="text1"/>
          <w:sz w:val="40"/>
          <w:rPrChange w:id="8" w:author="Vasy Medov" w:date="2026-02-26T17:30:00Z">
            <w:rPr>
              <w:sz w:val="40"/>
              <w:lang w:val="ru-RU"/>
            </w:rPr>
          </w:rPrChange>
        </w:rPr>
        <w:pPrChange w:id="9" w:author="Vasy Medov" w:date="2026-02-24T19:43:00Z">
          <w:pPr>
            <w:pStyle w:val="a7"/>
            <w:spacing w:before="0" w:after="400"/>
            <w:jc w:val="left"/>
          </w:pPr>
        </w:pPrChange>
      </w:pPr>
      <w:r w:rsidRPr="00626646">
        <w:rPr>
          <w:color w:val="000000" w:themeColor="text1"/>
          <w:sz w:val="40"/>
          <w:rPrChange w:id="10" w:author="Vasy Medov" w:date="2026-02-26T17:30:00Z">
            <w:rPr>
              <w:sz w:val="40"/>
            </w:rPr>
          </w:rPrChange>
        </w:rPr>
        <w:t>for</w:t>
      </w:r>
    </w:p>
    <w:p w14:paraId="12AD9F7C" w14:textId="2646519B" w:rsidR="00C939DE" w:rsidRPr="00626646" w:rsidRDefault="0062100F" w:rsidP="00C939DE">
      <w:pPr>
        <w:pStyle w:val="a7"/>
        <w:jc w:val="center"/>
        <w:rPr>
          <w:color w:val="000000" w:themeColor="text1"/>
          <w:rPrChange w:id="11" w:author="Vasy Medov" w:date="2026-02-26T17:30:00Z">
            <w:rPr>
              <w:lang w:val="ru-RU"/>
            </w:rPr>
          </w:rPrChange>
        </w:rPr>
      </w:pPr>
      <w:r w:rsidRPr="00626646">
        <w:rPr>
          <w:color w:val="000000" w:themeColor="text1"/>
          <w:rPrChange w:id="12" w:author="Vasy Medov" w:date="2026-02-26T17:30:00Z">
            <w:rPr/>
          </w:rPrChange>
        </w:rPr>
        <w:t>Fanfics.me</w:t>
      </w:r>
    </w:p>
    <w:p w14:paraId="4E74BCB6" w14:textId="77777777" w:rsidR="00C939DE" w:rsidRPr="00626646" w:rsidRDefault="00C939DE" w:rsidP="00C939DE">
      <w:pPr>
        <w:pStyle w:val="a7"/>
        <w:jc w:val="center"/>
        <w:rPr>
          <w:color w:val="000000" w:themeColor="text1"/>
          <w:rPrChange w:id="13" w:author="Vasy Medov" w:date="2026-02-26T17:30:00Z">
            <w:rPr>
              <w:lang w:val="ru-RU"/>
            </w:rPr>
          </w:rPrChange>
        </w:rPr>
      </w:pPr>
    </w:p>
    <w:p w14:paraId="3550580A" w14:textId="00E5761F" w:rsidR="00310C4B" w:rsidRPr="00626646" w:rsidDel="0062100F" w:rsidRDefault="00310C4B" w:rsidP="00C939DE">
      <w:pPr>
        <w:pStyle w:val="ByLine"/>
        <w:spacing w:after="240"/>
        <w:rPr>
          <w:del w:id="14" w:author="Vasy Medov" w:date="2026-02-24T19:43:00Z"/>
          <w:color w:val="000000" w:themeColor="text1"/>
          <w:rPrChange w:id="15" w:author="Vasy Medov" w:date="2026-02-26T17:30:00Z">
            <w:rPr>
              <w:del w:id="16" w:author="Vasy Medov" w:date="2026-02-24T19:43:00Z"/>
              <w:lang w:val="ru-RU"/>
            </w:rPr>
          </w:rPrChange>
        </w:rPr>
      </w:pPr>
      <w:del w:id="17" w:author="Vasy Medov" w:date="2026-02-24T19:43:00Z">
        <w:r w:rsidRPr="00626646" w:rsidDel="0062100F">
          <w:rPr>
            <w:color w:val="000000" w:themeColor="text1"/>
            <w:rPrChange w:id="18" w:author="Vasy Medov" w:date="2026-02-26T17:30:00Z">
              <w:rPr/>
            </w:rPrChange>
          </w:rPr>
          <w:delText>Version 1.0 approved</w:delText>
        </w:r>
      </w:del>
    </w:p>
    <w:p w14:paraId="54AF2C4E" w14:textId="77777777" w:rsidR="00C939DE" w:rsidRPr="00626646" w:rsidRDefault="0062100F" w:rsidP="00C939DE">
      <w:pPr>
        <w:pStyle w:val="ByLine"/>
        <w:spacing w:after="240"/>
        <w:rPr>
          <w:color w:val="000000" w:themeColor="text1"/>
          <w:lang w:val="ru-RU"/>
          <w:rPrChange w:id="19" w:author="Vasy Medov" w:date="2026-02-26T17:30:00Z">
            <w:rPr>
              <w:lang w:val="ru-RU"/>
            </w:rPr>
          </w:rPrChange>
        </w:rPr>
      </w:pPr>
      <w:r w:rsidRPr="00626646">
        <w:rPr>
          <w:color w:val="000000" w:themeColor="text1"/>
          <w:rPrChange w:id="20" w:author="Vasy Medov" w:date="2026-02-26T17:30:00Z">
            <w:rPr>
              <w:lang w:val="ru-RU"/>
            </w:rPr>
          </w:rPrChange>
        </w:rPr>
        <w:t xml:space="preserve"> </w:t>
      </w:r>
      <w:r w:rsidRPr="00626646">
        <w:rPr>
          <w:color w:val="000000" w:themeColor="text1"/>
          <w:lang w:val="ru-RU"/>
          <w:rPrChange w:id="21" w:author="Vasy Medov" w:date="2026-02-26T17:30:00Z">
            <w:rPr>
              <w:lang w:val="ru-RU"/>
            </w:rPr>
          </w:rPrChange>
        </w:rPr>
        <w:t xml:space="preserve">Подготовил </w:t>
      </w:r>
    </w:p>
    <w:p w14:paraId="664E4EFF" w14:textId="0EA0DFF5" w:rsidR="00310C4B" w:rsidRPr="00626646" w:rsidRDefault="0062100F" w:rsidP="00C939DE">
      <w:pPr>
        <w:pStyle w:val="ByLine"/>
        <w:spacing w:after="240"/>
        <w:rPr>
          <w:ins w:id="22" w:author="Vasy Medov" w:date="2026-02-24T19:57:00Z"/>
          <w:color w:val="000000" w:themeColor="text1"/>
          <w:lang w:val="ru-RU"/>
          <w:rPrChange w:id="23" w:author="Vasy Medov" w:date="2026-02-26T17:30:00Z">
            <w:rPr>
              <w:ins w:id="24" w:author="Vasy Medov" w:date="2026-02-24T19:57:00Z"/>
              <w:lang w:val="ru-RU"/>
            </w:rPr>
          </w:rPrChange>
        </w:rPr>
      </w:pPr>
      <w:r w:rsidRPr="00626646">
        <w:rPr>
          <w:color w:val="000000" w:themeColor="text1"/>
          <w:lang w:val="ru-RU"/>
          <w:rPrChange w:id="25" w:author="Vasy Medov" w:date="2026-02-26T17:30:00Z">
            <w:rPr>
              <w:lang w:val="ru-RU"/>
            </w:rPr>
          </w:rPrChange>
        </w:rPr>
        <w:t>Линейский</w:t>
      </w:r>
      <w:r w:rsidRPr="00626646">
        <w:rPr>
          <w:color w:val="000000" w:themeColor="text1"/>
          <w:lang w:val="ru-RU"/>
          <w:rPrChange w:id="26" w:author="Vasy Medov" w:date="2026-02-26T17:30:00Z">
            <w:rPr/>
          </w:rPrChange>
        </w:rPr>
        <w:t xml:space="preserve"> </w:t>
      </w:r>
      <w:r w:rsidRPr="00626646">
        <w:rPr>
          <w:color w:val="000000" w:themeColor="text1"/>
          <w:lang w:val="ru-RU"/>
          <w:rPrChange w:id="27" w:author="Vasy Medov" w:date="2026-02-26T17:30:00Z">
            <w:rPr>
              <w:lang w:val="ru-RU"/>
            </w:rPr>
          </w:rPrChange>
        </w:rPr>
        <w:t>А</w:t>
      </w:r>
      <w:r w:rsidR="00C939DE" w:rsidRPr="00626646">
        <w:rPr>
          <w:color w:val="000000" w:themeColor="text1"/>
          <w:lang w:val="ru-RU"/>
          <w:rPrChange w:id="28" w:author="Vasy Medov" w:date="2026-02-26T17:30:00Z">
            <w:rPr>
              <w:lang w:val="ru-RU"/>
            </w:rPr>
          </w:rPrChange>
        </w:rPr>
        <w:t>ким Евгеньевич</w:t>
      </w:r>
    </w:p>
    <w:p w14:paraId="59BD80E8" w14:textId="7F6D685B" w:rsidR="00A51382" w:rsidRPr="00626646" w:rsidRDefault="00A51382" w:rsidP="00C939DE">
      <w:pPr>
        <w:pStyle w:val="ByLine"/>
        <w:spacing w:after="240"/>
        <w:rPr>
          <w:color w:val="000000" w:themeColor="text1"/>
          <w:lang w:val="ru-RU"/>
          <w:rPrChange w:id="29" w:author="Vasy Medov" w:date="2026-02-26T17:30:00Z">
            <w:rPr/>
          </w:rPrChange>
        </w:rPr>
      </w:pPr>
      <w:ins w:id="30" w:author="Vasy Medov" w:date="2026-02-24T19:57:00Z">
        <w:r w:rsidRPr="00626646">
          <w:rPr>
            <w:color w:val="000000" w:themeColor="text1"/>
            <w:lang w:val="ru-RU"/>
            <w:rPrChange w:id="31" w:author="Vasy Medov" w:date="2026-02-26T17:30:00Z">
              <w:rPr>
                <w:lang w:val="ru-RU"/>
              </w:rPr>
            </w:rPrChange>
          </w:rPr>
          <w:t>Вариант 466513</w:t>
        </w:r>
      </w:ins>
    </w:p>
    <w:p w14:paraId="653984E5" w14:textId="78E5C6AD" w:rsidR="00310C4B" w:rsidRPr="00626646" w:rsidRDefault="0062100F" w:rsidP="00C939DE">
      <w:pPr>
        <w:pStyle w:val="ByLine"/>
        <w:spacing w:after="240"/>
        <w:rPr>
          <w:color w:val="000000" w:themeColor="text1"/>
          <w:lang w:val="ru-RU"/>
          <w:rPrChange w:id="32" w:author="Vasy Medov" w:date="2026-02-26T17:30:00Z">
            <w:rPr>
              <w:lang w:val="ru-RU"/>
            </w:rPr>
          </w:rPrChange>
        </w:rPr>
      </w:pPr>
      <w:r w:rsidRPr="00626646">
        <w:rPr>
          <w:color w:val="000000" w:themeColor="text1"/>
          <w:lang w:val="ru-RU"/>
          <w:rPrChange w:id="33" w:author="Vasy Medov" w:date="2026-02-26T17:30:00Z">
            <w:rPr>
              <w:lang w:val="ru-RU"/>
            </w:rPr>
          </w:rPrChange>
        </w:rPr>
        <w:t xml:space="preserve">Группа </w:t>
      </w:r>
      <w:r w:rsidRPr="00626646">
        <w:rPr>
          <w:color w:val="000000" w:themeColor="text1"/>
          <w:rPrChange w:id="34" w:author="Vasy Medov" w:date="2026-02-26T17:30:00Z">
            <w:rPr/>
          </w:rPrChange>
        </w:rPr>
        <w:t>P</w:t>
      </w:r>
      <w:r w:rsidRPr="00626646">
        <w:rPr>
          <w:color w:val="000000" w:themeColor="text1"/>
          <w:lang w:val="ru-RU"/>
          <w:rPrChange w:id="35" w:author="Vasy Medov" w:date="2026-02-26T17:30:00Z">
            <w:rPr>
              <w:lang w:val="ru-RU"/>
            </w:rPr>
          </w:rPrChange>
        </w:rPr>
        <w:t>3215</w:t>
      </w:r>
    </w:p>
    <w:p w14:paraId="5D5785A9" w14:textId="77777777" w:rsidR="00C939DE" w:rsidRPr="00626646" w:rsidRDefault="00C939DE" w:rsidP="00C939DE">
      <w:pPr>
        <w:pStyle w:val="ByLine"/>
        <w:spacing w:after="240"/>
        <w:rPr>
          <w:color w:val="000000" w:themeColor="text1"/>
          <w:lang w:val="ru-RU"/>
          <w:rPrChange w:id="36" w:author="Vasy Medov" w:date="2026-02-26T17:30:00Z">
            <w:rPr>
              <w:lang w:val="ru-RU"/>
            </w:rPr>
          </w:rPrChange>
        </w:rPr>
      </w:pPr>
    </w:p>
    <w:p w14:paraId="5C61256C" w14:textId="77777777" w:rsidR="00C939DE" w:rsidRPr="00626646" w:rsidRDefault="0062100F" w:rsidP="00C939DE">
      <w:pPr>
        <w:pStyle w:val="ByLine"/>
        <w:spacing w:after="240"/>
        <w:rPr>
          <w:color w:val="000000" w:themeColor="text1"/>
          <w:lang w:val="ru-RU"/>
          <w:rPrChange w:id="37" w:author="Vasy Medov" w:date="2026-02-26T17:30:00Z">
            <w:rPr>
              <w:lang w:val="ru-RU"/>
            </w:rPr>
          </w:rPrChange>
        </w:rPr>
      </w:pPr>
      <w:r w:rsidRPr="00626646">
        <w:rPr>
          <w:color w:val="000000" w:themeColor="text1"/>
          <w:lang w:val="ru-RU"/>
          <w:rPrChange w:id="38" w:author="Vasy Medov" w:date="2026-02-26T17:30:00Z">
            <w:rPr>
              <w:lang w:val="ru-RU"/>
            </w:rPr>
          </w:rPrChange>
        </w:rPr>
        <w:t xml:space="preserve">Проверил </w:t>
      </w:r>
    </w:p>
    <w:p w14:paraId="6AAC337C" w14:textId="77C86B83" w:rsidR="00310C4B" w:rsidRPr="00626646" w:rsidRDefault="0062100F" w:rsidP="00C939DE">
      <w:pPr>
        <w:pStyle w:val="ByLine"/>
        <w:spacing w:after="240"/>
        <w:rPr>
          <w:color w:val="000000" w:themeColor="text1"/>
          <w:lang w:val="ru-RU"/>
          <w:rPrChange w:id="39" w:author="Vasy Medov" w:date="2026-02-26T17:30:00Z">
            <w:rPr>
              <w:lang w:val="ru-RU"/>
            </w:rPr>
          </w:rPrChange>
        </w:rPr>
      </w:pPr>
      <w:r w:rsidRPr="00626646">
        <w:rPr>
          <w:color w:val="000000" w:themeColor="text1"/>
          <w:lang w:val="ru-RU"/>
          <w:rPrChange w:id="40" w:author="Vasy Medov" w:date="2026-02-26T17:30:00Z">
            <w:rPr>
              <w:lang w:val="ru-RU"/>
            </w:rPr>
          </w:rPrChange>
        </w:rPr>
        <w:t xml:space="preserve">Егошин </w:t>
      </w:r>
      <w:r w:rsidR="00C939DE" w:rsidRPr="00626646">
        <w:rPr>
          <w:color w:val="000000" w:themeColor="text1"/>
          <w:lang w:val="ru-RU"/>
          <w:rPrChange w:id="41" w:author="Vasy Medov" w:date="2026-02-26T17:30:00Z">
            <w:rPr>
              <w:lang w:val="ru-RU"/>
            </w:rPr>
          </w:rPrChange>
        </w:rPr>
        <w:t>Алексей Васильевич</w:t>
      </w:r>
    </w:p>
    <w:p w14:paraId="6B400445" w14:textId="77777777" w:rsidR="00000000" w:rsidRDefault="00000000">
      <w:pPr>
        <w:pStyle w:val="ChangeHistoryTitle"/>
        <w:jc w:val="left"/>
        <w:rPr>
          <w:color w:val="000000" w:themeColor="text1"/>
          <w:lang w:val="ru-RU"/>
          <w:rPrChange w:id="42" w:author="Vasy Medov" w:date="2026-02-26T17:30:00Z">
            <w:rPr>
              <w:lang w:val="ru-RU"/>
            </w:rPr>
          </w:rPrChange>
        </w:rPr>
        <w:sectPr w:rsidR="00000000">
          <w:footerReference w:type="default" r:id="rId8"/>
          <w:pgSz w:w="12240" w:h="15840" w:code="1"/>
          <w:pgMar w:top="1440" w:right="1440" w:bottom="1440" w:left="1440" w:header="720" w:footer="720" w:gutter="0"/>
          <w:pgNumType w:fmt="lowerRoman" w:start="1"/>
          <w:cols w:space="720"/>
        </w:sectPr>
        <w:pPrChange w:id="43" w:author="Vasy Medov" w:date="2026-02-24T19:55:00Z">
          <w:pPr>
            <w:pStyle w:val="ChangeHistoryTitle"/>
          </w:pPr>
        </w:pPrChange>
      </w:pPr>
    </w:p>
    <w:p w14:paraId="7BFCDFCD" w14:textId="31BE5CD7" w:rsidR="00B35BD9" w:rsidRPr="00626646" w:rsidDel="00B35BD9" w:rsidRDefault="00310C4B">
      <w:pPr>
        <w:pStyle w:val="1"/>
        <w:numPr>
          <w:ilvl w:val="0"/>
          <w:numId w:val="0"/>
        </w:numPr>
        <w:rPr>
          <w:del w:id="44" w:author="Vasy Medov" w:date="2026-02-24T19:55:00Z"/>
          <w:color w:val="000000" w:themeColor="text1"/>
          <w:rPrChange w:id="45" w:author="Vasy Medov" w:date="2026-02-26T17:30:00Z">
            <w:rPr>
              <w:del w:id="46" w:author="Vasy Medov" w:date="2026-02-24T19:55:00Z"/>
            </w:rPr>
          </w:rPrChange>
        </w:rPr>
        <w:pPrChange w:id="47" w:author="Vasy Medov" w:date="2026-02-25T19:06:00Z">
          <w:pPr>
            <w:pStyle w:val="a9"/>
          </w:pPr>
        </w:pPrChange>
      </w:pPr>
      <w:bookmarkStart w:id="48" w:name="_Toc344877432"/>
      <w:bookmarkStart w:id="49" w:name="_Toc344879822"/>
      <w:bookmarkStart w:id="50" w:name="_Toc346508722"/>
      <w:bookmarkStart w:id="51" w:name="_Toc346508952"/>
      <w:bookmarkStart w:id="52" w:name="_Toc346509227"/>
      <w:bookmarkStart w:id="53" w:name="_Toc352609379"/>
      <w:bookmarkEnd w:id="48"/>
      <w:bookmarkEnd w:id="49"/>
      <w:bookmarkEnd w:id="50"/>
      <w:bookmarkEnd w:id="51"/>
      <w:bookmarkEnd w:id="52"/>
      <w:del w:id="54" w:author="Vasy Medov" w:date="2026-02-24T19:55:00Z">
        <w:r w:rsidRPr="00626646" w:rsidDel="00B35BD9">
          <w:rPr>
            <w:color w:val="000000" w:themeColor="text1"/>
            <w:rPrChange w:id="55" w:author="Vasy Medov" w:date="2026-02-26T17:30:00Z">
              <w:rPr/>
            </w:rPrChange>
          </w:rPr>
          <w:lastRenderedPageBreak/>
          <w:delText>Table of Contents</w:delText>
        </w:r>
        <w:bookmarkEnd w:id="53"/>
      </w:del>
    </w:p>
    <w:customXmlInsRangeStart w:id="56" w:author="Vasy Medov" w:date="2026-02-24T19:53:00Z"/>
    <w:bookmarkStart w:id="57" w:name="_Toc223482756" w:displacedByCustomXml="next"/>
    <w:sdt>
      <w:sdtPr>
        <w:rPr>
          <w:b w:val="0"/>
          <w:color w:val="000000" w:themeColor="text1"/>
          <w:kern w:val="0"/>
          <w:sz w:val="24"/>
        </w:rPr>
        <w:id w:val="1122266551"/>
        <w:docPartObj>
          <w:docPartGallery w:val="Table of Contents"/>
          <w:docPartUnique/>
        </w:docPartObj>
      </w:sdtPr>
      <w:sdtEndPr>
        <w:rPr>
          <w:bCs/>
        </w:rPr>
      </w:sdtEndPr>
      <w:sdtContent>
        <w:customXmlInsRangeEnd w:id="56"/>
        <w:p w14:paraId="388DF265" w14:textId="0B7F22B2" w:rsidR="00B35BD9" w:rsidRPr="00626646" w:rsidRDefault="00C939DE">
          <w:pPr>
            <w:pStyle w:val="1"/>
            <w:numPr>
              <w:ilvl w:val="0"/>
              <w:numId w:val="0"/>
            </w:numPr>
            <w:rPr>
              <w:ins w:id="58" w:author="Vasy Medov" w:date="2026-02-24T19:53:00Z"/>
              <w:color w:val="000000" w:themeColor="text1"/>
              <w:rPrChange w:id="59" w:author="Vasy Medov" w:date="2026-02-26T17:30:00Z">
                <w:rPr>
                  <w:ins w:id="60" w:author="Vasy Medov" w:date="2026-02-24T19:53:00Z"/>
                </w:rPr>
              </w:rPrChange>
            </w:rPr>
            <w:pPrChange w:id="61" w:author="Vasy Medov" w:date="2026-02-25T19:07:00Z">
              <w:pPr>
                <w:pStyle w:val="a9"/>
              </w:pPr>
            </w:pPrChange>
          </w:pPr>
          <w:ins w:id="62" w:author="Vasy Medov" w:date="2026-02-25T19:07:00Z">
            <w:r w:rsidRPr="00626646">
              <w:rPr>
                <w:color w:val="000000" w:themeColor="text1"/>
                <w:lang w:val="ru-RU"/>
                <w:rPrChange w:id="63" w:author="Vasy Medov" w:date="2026-02-26T17:30:00Z">
                  <w:rPr/>
                </w:rPrChange>
              </w:rPr>
              <w:t>Оглавление</w:t>
            </w:r>
          </w:ins>
          <w:bookmarkEnd w:id="57"/>
        </w:p>
        <w:p w14:paraId="41B0FB12" w14:textId="5C22B276" w:rsidR="000A2994" w:rsidRDefault="00B35BD9">
          <w:pPr>
            <w:pStyle w:val="11"/>
            <w:rPr>
              <w:rFonts w:asciiTheme="minorHAnsi" w:eastAsiaTheme="minorEastAsia" w:hAnsiTheme="minorHAnsi" w:cstheme="minorBidi"/>
              <w:b w:val="0"/>
              <w:kern w:val="2"/>
              <w:szCs w:val="24"/>
              <w:lang w:val="ru-RU" w:eastAsia="ru-RU"/>
              <w14:ligatures w14:val="standardContextual"/>
            </w:rPr>
          </w:pPr>
          <w:ins w:id="64" w:author="Vasy Medov" w:date="2026-02-24T19:53:00Z">
            <w:r w:rsidRPr="00626646">
              <w:rPr>
                <w:color w:val="000000" w:themeColor="text1"/>
                <w:rPrChange w:id="65" w:author="Vasy Medov" w:date="2026-02-26T17:30:00Z">
                  <w:rPr/>
                </w:rPrChange>
              </w:rPr>
              <w:fldChar w:fldCharType="begin"/>
            </w:r>
            <w:r w:rsidRPr="00626646">
              <w:rPr>
                <w:color w:val="000000" w:themeColor="text1"/>
                <w:rPrChange w:id="66" w:author="Vasy Medov" w:date="2026-02-26T17:30:00Z">
                  <w:rPr/>
                </w:rPrChange>
              </w:rPr>
              <w:instrText xml:space="preserve"> TOC \o "1-3" \h \z \u </w:instrText>
            </w:r>
            <w:r w:rsidRPr="00626646">
              <w:rPr>
                <w:color w:val="000000" w:themeColor="text1"/>
                <w:rPrChange w:id="67" w:author="Vasy Medov" w:date="2026-02-26T17:30:00Z">
                  <w:rPr>
                    <w:bCs/>
                    <w:noProof w:val="0"/>
                  </w:rPr>
                </w:rPrChange>
              </w:rPr>
              <w:fldChar w:fldCharType="separate"/>
            </w:r>
          </w:ins>
          <w:r w:rsidR="000A2994" w:rsidRPr="00906E27">
            <w:rPr>
              <w:rStyle w:val="aa"/>
            </w:rPr>
            <w:fldChar w:fldCharType="begin"/>
          </w:r>
          <w:r w:rsidR="000A2994" w:rsidRPr="00906E27">
            <w:rPr>
              <w:rStyle w:val="aa"/>
            </w:rPr>
            <w:instrText xml:space="preserve"> </w:instrText>
          </w:r>
          <w:r w:rsidR="000A2994">
            <w:instrText>HYPERLINK \l "_Toc223482756"</w:instrText>
          </w:r>
          <w:r w:rsidR="000A2994" w:rsidRPr="00906E27">
            <w:rPr>
              <w:rStyle w:val="aa"/>
            </w:rPr>
            <w:instrText xml:space="preserve"> </w:instrText>
          </w:r>
          <w:r w:rsidR="000A2994" w:rsidRPr="00906E27">
            <w:rPr>
              <w:rStyle w:val="aa"/>
            </w:rPr>
          </w:r>
          <w:r w:rsidR="000A2994" w:rsidRPr="00906E27">
            <w:rPr>
              <w:rStyle w:val="aa"/>
            </w:rPr>
            <w:fldChar w:fldCharType="separate"/>
          </w:r>
          <w:r w:rsidR="000A2994" w:rsidRPr="00906E27">
            <w:rPr>
              <w:rStyle w:val="aa"/>
              <w:lang w:val="ru-RU"/>
            </w:rPr>
            <w:t>Оглавление</w:t>
          </w:r>
          <w:r w:rsidR="000A2994">
            <w:rPr>
              <w:webHidden/>
            </w:rPr>
            <w:tab/>
          </w:r>
          <w:r w:rsidR="000A2994">
            <w:rPr>
              <w:webHidden/>
            </w:rPr>
            <w:fldChar w:fldCharType="begin"/>
          </w:r>
          <w:r w:rsidR="000A2994">
            <w:rPr>
              <w:webHidden/>
            </w:rPr>
            <w:instrText xml:space="preserve"> PAGEREF _Toc223482756 \h </w:instrText>
          </w:r>
          <w:r w:rsidR="000A2994">
            <w:rPr>
              <w:webHidden/>
            </w:rPr>
          </w:r>
          <w:r w:rsidR="000A2994">
            <w:rPr>
              <w:webHidden/>
            </w:rPr>
            <w:fldChar w:fldCharType="separate"/>
          </w:r>
          <w:r w:rsidR="000A2994">
            <w:rPr>
              <w:webHidden/>
            </w:rPr>
            <w:t>ii</w:t>
          </w:r>
          <w:r w:rsidR="000A2994">
            <w:rPr>
              <w:webHidden/>
            </w:rPr>
            <w:fldChar w:fldCharType="end"/>
          </w:r>
          <w:r w:rsidR="000A2994" w:rsidRPr="00906E27">
            <w:rPr>
              <w:rStyle w:val="aa"/>
            </w:rPr>
            <w:fldChar w:fldCharType="end"/>
          </w:r>
        </w:p>
        <w:p w14:paraId="3D9CA966" w14:textId="706EB36F"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"_Toc223482757"</w:instrText>
          </w:r>
          <w:r w:rsidRPr="00906E27">
            <w:rPr>
              <w:rStyle w:val="aa"/>
            </w:rPr>
            <w:instrText xml:space="preserve"> </w:instrText>
          </w:r>
          <w:r w:rsidRPr="00906E27">
            <w:rPr>
              <w:rStyle w:val="aa"/>
            </w:rPr>
          </w:r>
          <w:r w:rsidRPr="00906E27">
            <w:rPr>
              <w:rStyle w:val="aa"/>
            </w:rPr>
            <w:fldChar w:fldCharType="separate"/>
          </w:r>
          <w:r w:rsidRPr="00906E27">
            <w:rPr>
              <w:rStyle w:val="aa"/>
              <w:lang w:val="ru-RU"/>
            </w:rPr>
            <w:t>Задание</w:t>
          </w:r>
          <w:r>
            <w:rPr>
              <w:webHidden/>
            </w:rPr>
            <w:tab/>
          </w:r>
          <w:r>
            <w:rPr>
              <w:webHidden/>
            </w:rPr>
            <w:fldChar w:fldCharType="begin"/>
          </w:r>
          <w:r>
            <w:rPr>
              <w:webHidden/>
            </w:rPr>
            <w:instrText xml:space="preserve"> PAGEREF _Toc223482757 \h </w:instrText>
          </w:r>
          <w:r>
            <w:rPr>
              <w:webHidden/>
            </w:rPr>
          </w:r>
          <w:r>
            <w:rPr>
              <w:webHidden/>
            </w:rPr>
            <w:fldChar w:fldCharType="separate"/>
          </w:r>
          <w:r>
            <w:rPr>
              <w:webHidden/>
            </w:rPr>
            <w:t>vi</w:t>
          </w:r>
          <w:r>
            <w:rPr>
              <w:webHidden/>
            </w:rPr>
            <w:fldChar w:fldCharType="end"/>
          </w:r>
          <w:r w:rsidRPr="00906E27">
            <w:rPr>
              <w:rStyle w:val="aa"/>
            </w:rPr>
            <w:fldChar w:fldCharType="end"/>
          </w:r>
        </w:p>
        <w:p w14:paraId="3E1B7FF4" w14:textId="4D496901"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"_Toc223482758"</w:instrText>
          </w:r>
          <w:r w:rsidRPr="00906E27">
            <w:rPr>
              <w:rStyle w:val="aa"/>
            </w:rPr>
            <w:instrText xml:space="preserve"> </w:instrText>
          </w:r>
          <w:r w:rsidRPr="00906E27">
            <w:rPr>
              <w:rStyle w:val="aa"/>
            </w:rPr>
          </w:r>
          <w:r w:rsidRPr="00906E27">
            <w:rPr>
              <w:rStyle w:val="aa"/>
            </w:rPr>
            <w:fldChar w:fldCharType="separate"/>
          </w:r>
          <w:r>
            <w:rPr>
              <w:rFonts w:asciiTheme="minorHAnsi" w:eastAsiaTheme="minorEastAsia" w:hAnsiTheme="minorHAnsi" w:cstheme="minorBidi"/>
              <w:b w:val="0"/>
              <w:kern w:val="2"/>
              <w:szCs w:val="24"/>
              <w:lang w:val="ru-RU" w:eastAsia="ru-RU"/>
              <w14:ligatures w14:val="standardContextual"/>
            </w:rPr>
            <w:tab/>
          </w:r>
          <w:r w:rsidRPr="00906E27">
            <w:rPr>
              <w:rStyle w:val="aa"/>
            </w:rPr>
            <w:t>Introduction</w:t>
          </w:r>
          <w:r>
            <w:rPr>
              <w:webHidden/>
            </w:rPr>
            <w:tab/>
          </w:r>
          <w:r>
            <w:rPr>
              <w:webHidden/>
            </w:rPr>
            <w:fldChar w:fldCharType="begin"/>
          </w:r>
          <w:r>
            <w:rPr>
              <w:webHidden/>
            </w:rPr>
            <w:instrText xml:space="preserve"> PAGEREF _Toc223482758 \h </w:instrText>
          </w:r>
          <w:r>
            <w:rPr>
              <w:webHidden/>
            </w:rPr>
          </w:r>
          <w:r>
            <w:rPr>
              <w:webHidden/>
            </w:rPr>
            <w:fldChar w:fldCharType="separate"/>
          </w:r>
          <w:r>
            <w:rPr>
              <w:webHidden/>
            </w:rPr>
            <w:t>1</w:t>
          </w:r>
          <w:r>
            <w:rPr>
              <w:webHidden/>
            </w:rPr>
            <w:fldChar w:fldCharType="end"/>
          </w:r>
          <w:r w:rsidRPr="00906E27">
            <w:rPr>
              <w:rStyle w:val="aa"/>
            </w:rPr>
            <w:fldChar w:fldCharType="end"/>
          </w:r>
        </w:p>
        <w:p w14:paraId="40087B92" w14:textId="00D10860"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"_Toc223482759"</w:instrText>
          </w:r>
          <w:r w:rsidRPr="00906E27">
            <w:rPr>
              <w:rStyle w:val="aa"/>
            </w:rPr>
            <w:instrText xml:space="preserve"> </w:instrText>
          </w:r>
          <w:r w:rsidRPr="00906E27">
            <w:rPr>
              <w:rStyle w:val="aa"/>
            </w:rPr>
          </w:r>
          <w:r w:rsidRPr="00906E27">
            <w:rPr>
              <w:rStyle w:val="aa"/>
            </w:rPr>
            <w:fldChar w:fldCharType="separate"/>
          </w:r>
          <w:r w:rsidRPr="00906E27">
            <w:rPr>
              <w:rStyle w:val="aa"/>
              <w:lang w:val="ru-RU"/>
            </w:rPr>
            <w:t>1.</w:t>
          </w:r>
          <w:r>
            <w:rPr>
              <w:webHidden/>
            </w:rPr>
            <w:tab/>
          </w:r>
          <w:r>
            <w:rPr>
              <w:webHidden/>
            </w:rPr>
            <w:fldChar w:fldCharType="begin"/>
          </w:r>
          <w:r>
            <w:rPr>
              <w:webHidden/>
            </w:rPr>
            <w:instrText xml:space="preserve"> PAGEREF _Toc223482759 \h </w:instrText>
          </w:r>
          <w:r>
            <w:rPr>
              <w:webHidden/>
            </w:rPr>
          </w:r>
          <w:r>
            <w:rPr>
              <w:webHidden/>
            </w:rPr>
            <w:fldChar w:fldCharType="separate"/>
          </w:r>
          <w:r>
            <w:rPr>
              <w:webHidden/>
            </w:rPr>
            <w:t>1</w:t>
          </w:r>
          <w:r>
            <w:rPr>
              <w:webHidden/>
            </w:rPr>
            <w:fldChar w:fldCharType="end"/>
          </w:r>
          <w:r w:rsidRPr="00906E27">
            <w:rPr>
              <w:rStyle w:val="aa"/>
            </w:rPr>
            <w:fldChar w:fldCharType="end"/>
          </w:r>
        </w:p>
        <w:p w14:paraId="20797844" w14:textId="57CCB261"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"_Toc223482760"</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1.1</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Purpose</w:t>
          </w:r>
          <w:r>
            <w:rPr>
              <w:noProof/>
              <w:webHidden/>
            </w:rPr>
            <w:tab/>
          </w:r>
          <w:r>
            <w:rPr>
              <w:noProof/>
              <w:webHidden/>
            </w:rPr>
            <w:fldChar w:fldCharType="begin"/>
          </w:r>
          <w:r>
            <w:rPr>
              <w:noProof/>
              <w:webHidden/>
            </w:rPr>
            <w:instrText xml:space="preserve"> PAGEREF _Toc223482760 \h </w:instrText>
          </w:r>
          <w:r>
            <w:rPr>
              <w:noProof/>
              <w:webHidden/>
            </w:rPr>
          </w:r>
          <w:r>
            <w:rPr>
              <w:noProof/>
              <w:webHidden/>
            </w:rPr>
            <w:fldChar w:fldCharType="separate"/>
          </w:r>
          <w:r>
            <w:rPr>
              <w:noProof/>
              <w:webHidden/>
            </w:rPr>
            <w:t>1</w:t>
          </w:r>
          <w:r>
            <w:rPr>
              <w:noProof/>
              <w:webHidden/>
            </w:rPr>
            <w:fldChar w:fldCharType="end"/>
          </w:r>
          <w:r w:rsidRPr="00906E27">
            <w:rPr>
              <w:rStyle w:val="aa"/>
              <w:noProof/>
            </w:rPr>
            <w:fldChar w:fldCharType="end"/>
          </w:r>
        </w:p>
        <w:p w14:paraId="6F079594" w14:textId="3ECE7613"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"_Toc223482762"</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1.2</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Document Conventions</w:t>
          </w:r>
          <w:r>
            <w:rPr>
              <w:noProof/>
              <w:webHidden/>
            </w:rPr>
            <w:tab/>
          </w:r>
          <w:r>
            <w:rPr>
              <w:noProof/>
              <w:webHidden/>
            </w:rPr>
            <w:fldChar w:fldCharType="begin"/>
          </w:r>
          <w:r>
            <w:rPr>
              <w:noProof/>
              <w:webHidden/>
            </w:rPr>
            <w:instrText xml:space="preserve"> PAGEREF _Toc223482762 \h </w:instrText>
          </w:r>
          <w:r>
            <w:rPr>
              <w:noProof/>
              <w:webHidden/>
            </w:rPr>
          </w:r>
          <w:r>
            <w:rPr>
              <w:noProof/>
              <w:webHidden/>
            </w:rPr>
            <w:fldChar w:fldCharType="separate"/>
          </w:r>
          <w:r>
            <w:rPr>
              <w:noProof/>
              <w:webHidden/>
            </w:rPr>
            <w:t>1</w:t>
          </w:r>
          <w:r>
            <w:rPr>
              <w:noProof/>
              <w:webHidden/>
            </w:rPr>
            <w:fldChar w:fldCharType="end"/>
          </w:r>
          <w:r w:rsidRPr="00906E27">
            <w:rPr>
              <w:rStyle w:val="aa"/>
              <w:noProof/>
            </w:rPr>
            <w:fldChar w:fldCharType="end"/>
          </w:r>
        </w:p>
        <w:p w14:paraId="1102368B" w14:textId="5CB2656E"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"_Toc223482763"</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1.3</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Project Scope</w:t>
          </w:r>
          <w:r>
            <w:rPr>
              <w:noProof/>
              <w:webHidden/>
            </w:rPr>
            <w:tab/>
          </w:r>
          <w:r>
            <w:rPr>
              <w:noProof/>
              <w:webHidden/>
            </w:rPr>
            <w:fldChar w:fldCharType="begin"/>
          </w:r>
          <w:r>
            <w:rPr>
              <w:noProof/>
              <w:webHidden/>
            </w:rPr>
            <w:instrText xml:space="preserve"> PAGEREF _Toc223482763 \h </w:instrText>
          </w:r>
          <w:r>
            <w:rPr>
              <w:noProof/>
              <w:webHidden/>
            </w:rPr>
          </w:r>
          <w:r>
            <w:rPr>
              <w:noProof/>
              <w:webHidden/>
            </w:rPr>
            <w:fldChar w:fldCharType="separate"/>
          </w:r>
          <w:r>
            <w:rPr>
              <w:noProof/>
              <w:webHidden/>
            </w:rPr>
            <w:t>2</w:t>
          </w:r>
          <w:r>
            <w:rPr>
              <w:noProof/>
              <w:webHidden/>
            </w:rPr>
            <w:fldChar w:fldCharType="end"/>
          </w:r>
          <w:r w:rsidRPr="00906E27">
            <w:rPr>
              <w:rStyle w:val="aa"/>
              <w:noProof/>
            </w:rPr>
            <w:fldChar w:fldCharType="end"/>
          </w:r>
        </w:p>
        <w:p w14:paraId="1CF33C01" w14:textId="26EBC2A9"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"_Toc223482764"</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1.4</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References</w:t>
          </w:r>
          <w:r>
            <w:rPr>
              <w:noProof/>
              <w:webHidden/>
            </w:rPr>
            <w:tab/>
          </w:r>
          <w:r>
            <w:rPr>
              <w:noProof/>
              <w:webHidden/>
            </w:rPr>
            <w:fldChar w:fldCharType="begin"/>
          </w:r>
          <w:r>
            <w:rPr>
              <w:noProof/>
              <w:webHidden/>
            </w:rPr>
            <w:instrText xml:space="preserve"> PAGEREF _Toc223482764 \h </w:instrText>
          </w:r>
          <w:r>
            <w:rPr>
              <w:noProof/>
              <w:webHidden/>
            </w:rPr>
          </w:r>
          <w:r>
            <w:rPr>
              <w:noProof/>
              <w:webHidden/>
            </w:rPr>
            <w:fldChar w:fldCharType="separate"/>
          </w:r>
          <w:r>
            <w:rPr>
              <w:noProof/>
              <w:webHidden/>
            </w:rPr>
            <w:t>3</w:t>
          </w:r>
          <w:r>
            <w:rPr>
              <w:noProof/>
              <w:webHidden/>
            </w:rPr>
            <w:fldChar w:fldCharType="end"/>
          </w:r>
          <w:r w:rsidRPr="00906E27">
            <w:rPr>
              <w:rStyle w:val="aa"/>
              <w:noProof/>
            </w:rPr>
            <w:fldChar w:fldCharType="end"/>
          </w:r>
        </w:p>
        <w:p w14:paraId="3A51AD1C" w14:textId="735DA710"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"_Toc223482765"</w:instrText>
          </w:r>
          <w:r w:rsidRPr="00906E27">
            <w:rPr>
              <w:rStyle w:val="aa"/>
            </w:rPr>
            <w:instrText xml:space="preserve"> </w:instrText>
          </w:r>
          <w:r w:rsidRPr="00906E27">
            <w:rPr>
              <w:rStyle w:val="aa"/>
            </w:rPr>
          </w:r>
          <w:r w:rsidRPr="00906E27">
            <w:rPr>
              <w:rStyle w:val="aa"/>
            </w:rPr>
            <w:fldChar w:fldCharType="separate"/>
          </w:r>
          <w:r w:rsidRPr="00906E27">
            <w:rPr>
              <w:rStyle w:val="aa"/>
              <w:lang w:val="ru-RU"/>
            </w:rPr>
            <w:t>2.</w:t>
          </w:r>
          <w:r>
            <w:rPr>
              <w:rFonts w:asciiTheme="minorHAnsi" w:eastAsiaTheme="minorEastAsia" w:hAnsiTheme="minorHAnsi" w:cstheme="minorBidi"/>
              <w:b w:val="0"/>
              <w:kern w:val="2"/>
              <w:szCs w:val="24"/>
              <w:lang w:val="ru-RU" w:eastAsia="ru-RU"/>
              <w14:ligatures w14:val="standardContextual"/>
            </w:rPr>
            <w:tab/>
          </w:r>
          <w:r w:rsidRPr="00906E27">
            <w:rPr>
              <w:rStyle w:val="aa"/>
            </w:rPr>
            <w:t>Overall Description</w:t>
          </w:r>
          <w:r>
            <w:rPr>
              <w:webHidden/>
            </w:rPr>
            <w:tab/>
          </w:r>
          <w:r>
            <w:rPr>
              <w:webHidden/>
            </w:rPr>
            <w:fldChar w:fldCharType="begin"/>
          </w:r>
          <w:r>
            <w:rPr>
              <w:webHidden/>
            </w:rPr>
            <w:instrText xml:space="preserve"> PAGEREF _Toc223482765 \h </w:instrText>
          </w:r>
          <w:r>
            <w:rPr>
              <w:webHidden/>
            </w:rPr>
          </w:r>
          <w:r>
            <w:rPr>
              <w:webHidden/>
            </w:rPr>
            <w:fldChar w:fldCharType="separate"/>
          </w:r>
          <w:r>
            <w:rPr>
              <w:webHidden/>
            </w:rPr>
            <w:t>3</w:t>
          </w:r>
          <w:r>
            <w:rPr>
              <w:webHidden/>
            </w:rPr>
            <w:fldChar w:fldCharType="end"/>
          </w:r>
          <w:r w:rsidRPr="00906E27">
            <w:rPr>
              <w:rStyle w:val="aa"/>
            </w:rPr>
            <w:fldChar w:fldCharType="end"/>
          </w:r>
        </w:p>
        <w:p w14:paraId="6A6ACE3B" w14:textId="42D0E243"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"_Toc223482766"</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2.1</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Product Perspective</w:t>
          </w:r>
          <w:r>
            <w:rPr>
              <w:noProof/>
              <w:webHidden/>
            </w:rPr>
            <w:tab/>
          </w:r>
          <w:r>
            <w:rPr>
              <w:noProof/>
              <w:webHidden/>
            </w:rPr>
            <w:fldChar w:fldCharType="begin"/>
          </w:r>
          <w:r>
            <w:rPr>
              <w:noProof/>
              <w:webHidden/>
            </w:rPr>
            <w:instrText xml:space="preserve"> PAGEREF _Toc223482766 \h </w:instrText>
          </w:r>
          <w:r>
            <w:rPr>
              <w:noProof/>
              <w:webHidden/>
            </w:rPr>
          </w:r>
          <w:r>
            <w:rPr>
              <w:noProof/>
              <w:webHidden/>
            </w:rPr>
            <w:fldChar w:fldCharType="separate"/>
          </w:r>
          <w:r>
            <w:rPr>
              <w:noProof/>
              <w:webHidden/>
            </w:rPr>
            <w:t>3</w:t>
          </w:r>
          <w:r>
            <w:rPr>
              <w:noProof/>
              <w:webHidden/>
            </w:rPr>
            <w:fldChar w:fldCharType="end"/>
          </w:r>
          <w:r w:rsidRPr="00906E27">
            <w:rPr>
              <w:rStyle w:val="aa"/>
              <w:noProof/>
            </w:rPr>
            <w:fldChar w:fldCharType="end"/>
          </w:r>
        </w:p>
        <w:p w14:paraId="1E769D14" w14:textId="71F4C25A"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"_Toc223482767"</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2.2</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User Classes and Characteristics</w:t>
          </w:r>
          <w:r>
            <w:rPr>
              <w:noProof/>
              <w:webHidden/>
            </w:rPr>
            <w:tab/>
          </w:r>
          <w:r>
            <w:rPr>
              <w:noProof/>
              <w:webHidden/>
            </w:rPr>
            <w:fldChar w:fldCharType="begin"/>
          </w:r>
          <w:r>
            <w:rPr>
              <w:noProof/>
              <w:webHidden/>
            </w:rPr>
            <w:instrText xml:space="preserve"> PAGEREF _Toc223482767 \h </w:instrText>
          </w:r>
          <w:r>
            <w:rPr>
              <w:noProof/>
              <w:webHidden/>
            </w:rPr>
          </w:r>
          <w:r>
            <w:rPr>
              <w:noProof/>
              <w:webHidden/>
            </w:rPr>
            <w:fldChar w:fldCharType="separate"/>
          </w:r>
          <w:r>
            <w:rPr>
              <w:noProof/>
              <w:webHidden/>
            </w:rPr>
            <w:t>3</w:t>
          </w:r>
          <w:r>
            <w:rPr>
              <w:noProof/>
              <w:webHidden/>
            </w:rPr>
            <w:fldChar w:fldCharType="end"/>
          </w:r>
          <w:r w:rsidRPr="00906E27">
            <w:rPr>
              <w:rStyle w:val="aa"/>
              <w:noProof/>
            </w:rPr>
            <w:fldChar w:fldCharType="end"/>
          </w:r>
        </w:p>
        <w:p w14:paraId="4774D478" w14:textId="05FA9313"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"_Toc223482768"</w:instrText>
          </w:r>
          <w:r w:rsidRPr="00906E27">
            <w:rPr>
              <w:rStyle w:val="aa"/>
            </w:rPr>
            <w:instrText xml:space="preserve"> </w:instrText>
          </w:r>
          <w:r w:rsidRPr="00906E27">
            <w:rPr>
              <w:rStyle w:val="aa"/>
            </w:rPr>
          </w:r>
          <w:r w:rsidRPr="00906E27">
            <w:rPr>
              <w:rStyle w:val="aa"/>
            </w:rPr>
            <w:fldChar w:fldCharType="separate"/>
          </w:r>
          <w:r w:rsidRPr="00906E27">
            <w:rPr>
              <w:rStyle w:val="aa"/>
            </w:rPr>
            <w:t>2.2.1</w:t>
          </w:r>
          <w:r>
            <w:rPr>
              <w:rFonts w:asciiTheme="minorHAnsi" w:eastAsiaTheme="minorEastAsia" w:hAnsiTheme="minorHAnsi" w:cstheme="minorBidi"/>
              <w:kern w:val="2"/>
              <w:sz w:val="24"/>
              <w:szCs w:val="24"/>
              <w:lang w:val="ru-RU" w:eastAsia="ru-RU"/>
              <w14:ligatures w14:val="standardContextual"/>
            </w:rPr>
            <w:tab/>
          </w:r>
          <w:r w:rsidRPr="00906E27">
            <w:rPr>
              <w:rStyle w:val="aa"/>
            </w:rPr>
            <w:t>Гость</w:t>
          </w:r>
          <w:r>
            <w:rPr>
              <w:webHidden/>
            </w:rPr>
            <w:tab/>
          </w:r>
          <w:r>
            <w:rPr>
              <w:webHidden/>
            </w:rPr>
            <w:fldChar w:fldCharType="begin"/>
          </w:r>
          <w:r>
            <w:rPr>
              <w:webHidden/>
            </w:rPr>
            <w:instrText xml:space="preserve"> PAGEREF _Toc223482768 \h </w:instrText>
          </w:r>
          <w:r>
            <w:rPr>
              <w:webHidden/>
            </w:rPr>
          </w:r>
          <w:r>
            <w:rPr>
              <w:webHidden/>
            </w:rPr>
            <w:fldChar w:fldCharType="separate"/>
          </w:r>
          <w:r>
            <w:rPr>
              <w:webHidden/>
            </w:rPr>
            <w:t>3</w:t>
          </w:r>
          <w:r>
            <w:rPr>
              <w:webHidden/>
            </w:rPr>
            <w:fldChar w:fldCharType="end"/>
          </w:r>
          <w:r w:rsidRPr="00906E27">
            <w:rPr>
              <w:rStyle w:val="aa"/>
            </w:rPr>
            <w:fldChar w:fldCharType="end"/>
          </w:r>
        </w:p>
        <w:p w14:paraId="6807CF04" w14:textId="156F30C1"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"_Toc223482769"</w:instrText>
          </w:r>
          <w:r w:rsidRPr="00906E27">
            <w:rPr>
              <w:rStyle w:val="aa"/>
            </w:rPr>
            <w:instrText xml:space="preserve"> </w:instrText>
          </w:r>
          <w:r w:rsidRPr="00906E27">
            <w:rPr>
              <w:rStyle w:val="aa"/>
            </w:rPr>
          </w:r>
          <w:r w:rsidRPr="00906E27">
            <w:rPr>
              <w:rStyle w:val="aa"/>
            </w:rPr>
            <w:fldChar w:fldCharType="separate"/>
          </w:r>
          <w:r w:rsidRPr="00906E27">
            <w:rPr>
              <w:rStyle w:val="aa"/>
            </w:rPr>
            <w:t>2.2.2</w:t>
          </w:r>
          <w:r>
            <w:rPr>
              <w:rFonts w:asciiTheme="minorHAnsi" w:eastAsiaTheme="minorEastAsia" w:hAnsiTheme="minorHAnsi" w:cstheme="minorBidi"/>
              <w:kern w:val="2"/>
              <w:sz w:val="24"/>
              <w:szCs w:val="24"/>
              <w:lang w:val="ru-RU" w:eastAsia="ru-RU"/>
              <w14:ligatures w14:val="standardContextual"/>
            </w:rPr>
            <w:tab/>
          </w:r>
          <w:r w:rsidRPr="00906E27">
            <w:rPr>
              <w:rStyle w:val="aa"/>
            </w:rPr>
            <w:t>Читатель</w:t>
          </w:r>
          <w:r>
            <w:rPr>
              <w:webHidden/>
            </w:rPr>
            <w:tab/>
          </w:r>
          <w:r>
            <w:rPr>
              <w:webHidden/>
            </w:rPr>
            <w:fldChar w:fldCharType="begin"/>
          </w:r>
          <w:r>
            <w:rPr>
              <w:webHidden/>
            </w:rPr>
            <w:instrText xml:space="preserve"> PAGEREF _Toc223482769 \h </w:instrText>
          </w:r>
          <w:r>
            <w:rPr>
              <w:webHidden/>
            </w:rPr>
          </w:r>
          <w:r>
            <w:rPr>
              <w:webHidden/>
            </w:rPr>
            <w:fldChar w:fldCharType="separate"/>
          </w:r>
          <w:r>
            <w:rPr>
              <w:webHidden/>
            </w:rPr>
            <w:t>3</w:t>
          </w:r>
          <w:r>
            <w:rPr>
              <w:webHidden/>
            </w:rPr>
            <w:fldChar w:fldCharType="end"/>
          </w:r>
          <w:r w:rsidRPr="00906E27">
            <w:rPr>
              <w:rStyle w:val="aa"/>
            </w:rPr>
            <w:fldChar w:fldCharType="end"/>
          </w:r>
        </w:p>
        <w:p w14:paraId="0E9DBAFA" w14:textId="4F199EFC"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"_Toc223482770"</w:instrText>
          </w:r>
          <w:r w:rsidRPr="00906E27">
            <w:rPr>
              <w:rStyle w:val="aa"/>
            </w:rPr>
            <w:instrText xml:space="preserve"> </w:instrText>
          </w:r>
          <w:r w:rsidRPr="00906E27">
            <w:rPr>
              <w:rStyle w:val="aa"/>
            </w:rPr>
          </w:r>
          <w:r w:rsidRPr="00906E27">
            <w:rPr>
              <w:rStyle w:val="aa"/>
            </w:rPr>
            <w:fldChar w:fldCharType="separate"/>
          </w:r>
          <w:r w:rsidRPr="00906E27">
            <w:rPr>
              <w:rStyle w:val="aa"/>
            </w:rPr>
            <w:t>2.2.3</w:t>
          </w:r>
          <w:r>
            <w:rPr>
              <w:rFonts w:asciiTheme="minorHAnsi" w:eastAsiaTheme="minorEastAsia" w:hAnsiTheme="minorHAnsi" w:cstheme="minorBidi"/>
              <w:kern w:val="2"/>
              <w:sz w:val="24"/>
              <w:szCs w:val="24"/>
              <w:lang w:val="ru-RU" w:eastAsia="ru-RU"/>
              <w14:ligatures w14:val="standardContextual"/>
            </w:rPr>
            <w:tab/>
          </w:r>
          <w:r w:rsidRPr="00906E27">
            <w:rPr>
              <w:rStyle w:val="aa"/>
            </w:rPr>
            <w:t>Автор</w:t>
          </w:r>
          <w:r>
            <w:rPr>
              <w:webHidden/>
            </w:rPr>
            <w:tab/>
          </w:r>
          <w:r>
            <w:rPr>
              <w:webHidden/>
            </w:rPr>
            <w:fldChar w:fldCharType="begin"/>
          </w:r>
          <w:r>
            <w:rPr>
              <w:webHidden/>
            </w:rPr>
            <w:instrText xml:space="preserve"> PAGEREF _Toc223482770 \h </w:instrText>
          </w:r>
          <w:r>
            <w:rPr>
              <w:webHidden/>
            </w:rPr>
          </w:r>
          <w:r>
            <w:rPr>
              <w:webHidden/>
            </w:rPr>
            <w:fldChar w:fldCharType="separate"/>
          </w:r>
          <w:r>
            <w:rPr>
              <w:webHidden/>
            </w:rPr>
            <w:t>4</w:t>
          </w:r>
          <w:r>
            <w:rPr>
              <w:webHidden/>
            </w:rPr>
            <w:fldChar w:fldCharType="end"/>
          </w:r>
          <w:r w:rsidRPr="00906E27">
            <w:rPr>
              <w:rStyle w:val="aa"/>
            </w:rPr>
            <w:fldChar w:fldCharType="end"/>
          </w:r>
        </w:p>
        <w:p w14:paraId="541AB939" w14:textId="2548274E"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"_Toc223482771"</w:instrText>
          </w:r>
          <w:r w:rsidRPr="00906E27">
            <w:rPr>
              <w:rStyle w:val="aa"/>
            </w:rPr>
            <w:instrText xml:space="preserve"> </w:instrText>
          </w:r>
          <w:r w:rsidRPr="00906E27">
            <w:rPr>
              <w:rStyle w:val="aa"/>
            </w:rPr>
          </w:r>
          <w:r w:rsidRPr="00906E27">
            <w:rPr>
              <w:rStyle w:val="aa"/>
            </w:rPr>
            <w:fldChar w:fldCharType="separate"/>
          </w:r>
          <w:r w:rsidRPr="00906E27">
            <w:rPr>
              <w:rStyle w:val="aa"/>
            </w:rPr>
            <w:t>2.2.4</w:t>
          </w:r>
          <w:r>
            <w:rPr>
              <w:rFonts w:asciiTheme="minorHAnsi" w:eastAsiaTheme="minorEastAsia" w:hAnsiTheme="minorHAnsi" w:cstheme="minorBidi"/>
              <w:kern w:val="2"/>
              <w:sz w:val="24"/>
              <w:szCs w:val="24"/>
              <w:lang w:val="ru-RU" w:eastAsia="ru-RU"/>
              <w14:ligatures w14:val="standardContextual"/>
            </w:rPr>
            <w:tab/>
          </w:r>
          <w:r w:rsidRPr="00906E27">
            <w:rPr>
              <w:rStyle w:val="aa"/>
            </w:rPr>
            <w:t>Бета</w:t>
          </w:r>
          <w:r>
            <w:rPr>
              <w:webHidden/>
            </w:rPr>
            <w:tab/>
          </w:r>
          <w:r>
            <w:rPr>
              <w:webHidden/>
            </w:rPr>
            <w:fldChar w:fldCharType="begin"/>
          </w:r>
          <w:r>
            <w:rPr>
              <w:webHidden/>
            </w:rPr>
            <w:instrText xml:space="preserve"> PAGEREF _Toc223482771 \h </w:instrText>
          </w:r>
          <w:r>
            <w:rPr>
              <w:webHidden/>
            </w:rPr>
          </w:r>
          <w:r>
            <w:rPr>
              <w:webHidden/>
            </w:rPr>
            <w:fldChar w:fldCharType="separate"/>
          </w:r>
          <w:r>
            <w:rPr>
              <w:webHidden/>
            </w:rPr>
            <w:t>4</w:t>
          </w:r>
          <w:r>
            <w:rPr>
              <w:webHidden/>
            </w:rPr>
            <w:fldChar w:fldCharType="end"/>
          </w:r>
          <w:r w:rsidRPr="00906E27">
            <w:rPr>
              <w:rStyle w:val="aa"/>
            </w:rPr>
            <w:fldChar w:fldCharType="end"/>
          </w:r>
        </w:p>
        <w:p w14:paraId="2040A696" w14:textId="3E04D695"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"_Toc223482772"</w:instrText>
          </w:r>
          <w:r w:rsidRPr="00906E27">
            <w:rPr>
              <w:rStyle w:val="aa"/>
            </w:rPr>
            <w:instrText xml:space="preserve"> </w:instrText>
          </w:r>
          <w:r w:rsidRPr="00906E27">
            <w:rPr>
              <w:rStyle w:val="aa"/>
            </w:rPr>
          </w:r>
          <w:r w:rsidRPr="00906E27">
            <w:rPr>
              <w:rStyle w:val="aa"/>
            </w:rPr>
            <w:fldChar w:fldCharType="separate"/>
          </w:r>
          <w:r w:rsidRPr="00906E27">
            <w:rPr>
              <w:rStyle w:val="aa"/>
            </w:rPr>
            <w:t>2.2.5</w:t>
          </w:r>
          <w:r>
            <w:rPr>
              <w:rFonts w:asciiTheme="minorHAnsi" w:eastAsiaTheme="minorEastAsia" w:hAnsiTheme="minorHAnsi" w:cstheme="minorBidi"/>
              <w:kern w:val="2"/>
              <w:sz w:val="24"/>
              <w:szCs w:val="24"/>
              <w:lang w:val="ru-RU" w:eastAsia="ru-RU"/>
              <w14:ligatures w14:val="standardContextual"/>
            </w:rPr>
            <w:tab/>
          </w:r>
          <w:r w:rsidRPr="00906E27">
            <w:rPr>
              <w:rStyle w:val="aa"/>
            </w:rPr>
            <w:t>Модератор</w:t>
          </w:r>
          <w:r>
            <w:rPr>
              <w:webHidden/>
            </w:rPr>
            <w:tab/>
          </w:r>
          <w:r>
            <w:rPr>
              <w:webHidden/>
            </w:rPr>
            <w:fldChar w:fldCharType="begin"/>
          </w:r>
          <w:r>
            <w:rPr>
              <w:webHidden/>
            </w:rPr>
            <w:instrText xml:space="preserve"> PAGEREF _Toc223482772 \h </w:instrText>
          </w:r>
          <w:r>
            <w:rPr>
              <w:webHidden/>
            </w:rPr>
          </w:r>
          <w:r>
            <w:rPr>
              <w:webHidden/>
            </w:rPr>
            <w:fldChar w:fldCharType="separate"/>
          </w:r>
          <w:r>
            <w:rPr>
              <w:webHidden/>
            </w:rPr>
            <w:t>4</w:t>
          </w:r>
          <w:r>
            <w:rPr>
              <w:webHidden/>
            </w:rPr>
            <w:fldChar w:fldCharType="end"/>
          </w:r>
          <w:r w:rsidRPr="00906E27">
            <w:rPr>
              <w:rStyle w:val="aa"/>
            </w:rPr>
            <w:fldChar w:fldCharType="end"/>
          </w:r>
        </w:p>
        <w:p w14:paraId="6B438B07" w14:textId="12A8FF82"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"_Toc223482773"</w:instrText>
          </w:r>
          <w:r w:rsidRPr="00906E27">
            <w:rPr>
              <w:rStyle w:val="aa"/>
            </w:rPr>
            <w:instrText xml:space="preserve"> </w:instrText>
          </w:r>
          <w:r w:rsidRPr="00906E27">
            <w:rPr>
              <w:rStyle w:val="aa"/>
            </w:rPr>
          </w:r>
          <w:r w:rsidRPr="00906E27">
            <w:rPr>
              <w:rStyle w:val="aa"/>
            </w:rPr>
            <w:fldChar w:fldCharType="separate"/>
          </w:r>
          <w:r w:rsidRPr="00906E27">
            <w:rPr>
              <w:rStyle w:val="aa"/>
            </w:rPr>
            <w:t>2.2.6</w:t>
          </w:r>
          <w:r>
            <w:rPr>
              <w:rFonts w:asciiTheme="minorHAnsi" w:eastAsiaTheme="minorEastAsia" w:hAnsiTheme="minorHAnsi" w:cstheme="minorBidi"/>
              <w:kern w:val="2"/>
              <w:sz w:val="24"/>
              <w:szCs w:val="24"/>
              <w:lang w:val="ru-RU" w:eastAsia="ru-RU"/>
              <w14:ligatures w14:val="standardContextual"/>
            </w:rPr>
            <w:tab/>
          </w:r>
          <w:r w:rsidRPr="00906E27">
            <w:rPr>
              <w:rStyle w:val="aa"/>
            </w:rPr>
            <w:t>Администратор системы</w:t>
          </w:r>
          <w:r>
            <w:rPr>
              <w:webHidden/>
            </w:rPr>
            <w:tab/>
          </w:r>
          <w:r>
            <w:rPr>
              <w:webHidden/>
            </w:rPr>
            <w:fldChar w:fldCharType="begin"/>
          </w:r>
          <w:r>
            <w:rPr>
              <w:webHidden/>
            </w:rPr>
            <w:instrText xml:space="preserve"> PAGEREF _Toc223482773 \h </w:instrText>
          </w:r>
          <w:r>
            <w:rPr>
              <w:webHidden/>
            </w:rPr>
          </w:r>
          <w:r>
            <w:rPr>
              <w:webHidden/>
            </w:rPr>
            <w:fldChar w:fldCharType="separate"/>
          </w:r>
          <w:r>
            <w:rPr>
              <w:webHidden/>
            </w:rPr>
            <w:t>5</w:t>
          </w:r>
          <w:r>
            <w:rPr>
              <w:webHidden/>
            </w:rPr>
            <w:fldChar w:fldCharType="end"/>
          </w:r>
          <w:r w:rsidRPr="00906E27">
            <w:rPr>
              <w:rStyle w:val="aa"/>
            </w:rPr>
            <w:fldChar w:fldCharType="end"/>
          </w:r>
        </w:p>
        <w:p w14:paraId="193970C6" w14:textId="3AB89AC3"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"_Toc223482774"</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2.3</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Operating Environment</w:t>
          </w:r>
          <w:r>
            <w:rPr>
              <w:noProof/>
              <w:webHidden/>
            </w:rPr>
            <w:tab/>
          </w:r>
          <w:r>
            <w:rPr>
              <w:noProof/>
              <w:webHidden/>
            </w:rPr>
            <w:fldChar w:fldCharType="begin"/>
          </w:r>
          <w:r>
            <w:rPr>
              <w:noProof/>
              <w:webHidden/>
            </w:rPr>
            <w:instrText xml:space="preserve"> PAGEREF _Toc223482774 \h </w:instrText>
          </w:r>
          <w:r>
            <w:rPr>
              <w:noProof/>
              <w:webHidden/>
            </w:rPr>
          </w:r>
          <w:r>
            <w:rPr>
              <w:noProof/>
              <w:webHidden/>
            </w:rPr>
            <w:fldChar w:fldCharType="separate"/>
          </w:r>
          <w:r>
            <w:rPr>
              <w:noProof/>
              <w:webHidden/>
            </w:rPr>
            <w:t>5</w:t>
          </w:r>
          <w:r>
            <w:rPr>
              <w:noProof/>
              <w:webHidden/>
            </w:rPr>
            <w:fldChar w:fldCharType="end"/>
          </w:r>
          <w:r w:rsidRPr="00906E27">
            <w:rPr>
              <w:rStyle w:val="aa"/>
              <w:noProof/>
            </w:rPr>
            <w:fldChar w:fldCharType="end"/>
          </w:r>
        </w:p>
        <w:p w14:paraId="4BA81EB1" w14:textId="2FF89BB3"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"_Toc223482775"</w:instrText>
          </w:r>
          <w:r w:rsidRPr="00906E27">
            <w:rPr>
              <w:rStyle w:val="aa"/>
            </w:rPr>
            <w:instrText xml:space="preserve"> </w:instrText>
          </w:r>
          <w:r w:rsidRPr="00906E27">
            <w:rPr>
              <w:rStyle w:val="aa"/>
            </w:rPr>
          </w:r>
          <w:r w:rsidRPr="00906E27">
            <w:rPr>
              <w:rStyle w:val="aa"/>
            </w:rPr>
            <w:fldChar w:fldCharType="separate"/>
          </w:r>
          <w:r w:rsidRPr="00906E27">
            <w:rPr>
              <w:rStyle w:val="aa"/>
            </w:rPr>
            <w:t>2.3.1</w:t>
          </w:r>
          <w:r>
            <w:rPr>
              <w:rFonts w:asciiTheme="minorHAnsi" w:eastAsiaTheme="minorEastAsia" w:hAnsiTheme="minorHAnsi" w:cstheme="minorBidi"/>
              <w:kern w:val="2"/>
              <w:sz w:val="24"/>
              <w:szCs w:val="24"/>
              <w:lang w:val="ru-RU" w:eastAsia="ru-RU"/>
              <w14:ligatures w14:val="standardContextual"/>
            </w:rPr>
            <w:tab/>
          </w:r>
          <w:r w:rsidRPr="00906E27">
            <w:rPr>
              <w:rStyle w:val="aa"/>
            </w:rPr>
            <w:t>Веб-сервер</w:t>
          </w:r>
          <w:r>
            <w:rPr>
              <w:webHidden/>
            </w:rPr>
            <w:tab/>
          </w:r>
          <w:r>
            <w:rPr>
              <w:webHidden/>
            </w:rPr>
            <w:fldChar w:fldCharType="begin"/>
          </w:r>
          <w:r>
            <w:rPr>
              <w:webHidden/>
            </w:rPr>
            <w:instrText xml:space="preserve"> PAGEREF _Toc223482775 \h </w:instrText>
          </w:r>
          <w:r>
            <w:rPr>
              <w:webHidden/>
            </w:rPr>
          </w:r>
          <w:r>
            <w:rPr>
              <w:webHidden/>
            </w:rPr>
            <w:fldChar w:fldCharType="separate"/>
          </w:r>
          <w:r>
            <w:rPr>
              <w:webHidden/>
            </w:rPr>
            <w:t>5</w:t>
          </w:r>
          <w:r>
            <w:rPr>
              <w:webHidden/>
            </w:rPr>
            <w:fldChar w:fldCharType="end"/>
          </w:r>
          <w:r w:rsidRPr="00906E27">
            <w:rPr>
              <w:rStyle w:val="aa"/>
            </w:rPr>
            <w:fldChar w:fldCharType="end"/>
          </w:r>
        </w:p>
        <w:p w14:paraId="0BAE4013" w14:textId="019DEC23"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"_Toc223482776"</w:instrText>
          </w:r>
          <w:r w:rsidRPr="00906E27">
            <w:rPr>
              <w:rStyle w:val="aa"/>
            </w:rPr>
            <w:instrText xml:space="preserve"> </w:instrText>
          </w:r>
          <w:r w:rsidRPr="00906E27">
            <w:rPr>
              <w:rStyle w:val="aa"/>
            </w:rPr>
          </w:r>
          <w:r w:rsidRPr="00906E27">
            <w:rPr>
              <w:rStyle w:val="aa"/>
            </w:rPr>
            <w:fldChar w:fldCharType="separate"/>
          </w:r>
          <w:r w:rsidRPr="00906E27">
            <w:rPr>
              <w:rStyle w:val="aa"/>
            </w:rPr>
            <w:t>2.3.2</w:t>
          </w:r>
          <w:r>
            <w:rPr>
              <w:rFonts w:asciiTheme="minorHAnsi" w:eastAsiaTheme="minorEastAsia" w:hAnsiTheme="minorHAnsi" w:cstheme="minorBidi"/>
              <w:kern w:val="2"/>
              <w:sz w:val="24"/>
              <w:szCs w:val="24"/>
              <w:lang w:val="ru-RU" w:eastAsia="ru-RU"/>
              <w14:ligatures w14:val="standardContextual"/>
            </w:rPr>
            <w:tab/>
          </w:r>
          <w:r w:rsidRPr="00906E27">
            <w:rPr>
              <w:rStyle w:val="aa"/>
            </w:rPr>
            <w:t>Язык программирования front-end</w:t>
          </w:r>
          <w:r>
            <w:rPr>
              <w:webHidden/>
            </w:rPr>
            <w:tab/>
          </w:r>
          <w:r>
            <w:rPr>
              <w:webHidden/>
            </w:rPr>
            <w:fldChar w:fldCharType="begin"/>
          </w:r>
          <w:r>
            <w:rPr>
              <w:webHidden/>
            </w:rPr>
            <w:instrText xml:space="preserve"> PAGEREF _Toc223482776 \h </w:instrText>
          </w:r>
          <w:r>
            <w:rPr>
              <w:webHidden/>
            </w:rPr>
          </w:r>
          <w:r>
            <w:rPr>
              <w:webHidden/>
            </w:rPr>
            <w:fldChar w:fldCharType="separate"/>
          </w:r>
          <w:r>
            <w:rPr>
              <w:webHidden/>
            </w:rPr>
            <w:t>5</w:t>
          </w:r>
          <w:r>
            <w:rPr>
              <w:webHidden/>
            </w:rPr>
            <w:fldChar w:fldCharType="end"/>
          </w:r>
          <w:r w:rsidRPr="00906E27">
            <w:rPr>
              <w:rStyle w:val="aa"/>
            </w:rPr>
            <w:fldChar w:fldCharType="end"/>
          </w:r>
        </w:p>
        <w:p w14:paraId="36DCCF3A" w14:textId="049024A5"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"_Toc223482777"</w:instrText>
          </w:r>
          <w:r w:rsidRPr="00906E27">
            <w:rPr>
              <w:rStyle w:val="aa"/>
            </w:rPr>
            <w:instrText xml:space="preserve"> </w:instrText>
          </w:r>
          <w:r w:rsidRPr="00906E27">
            <w:rPr>
              <w:rStyle w:val="aa"/>
            </w:rPr>
          </w:r>
          <w:r w:rsidRPr="00906E27">
            <w:rPr>
              <w:rStyle w:val="aa"/>
            </w:rPr>
            <w:fldChar w:fldCharType="separate"/>
          </w:r>
          <w:r w:rsidRPr="00906E27">
            <w:rPr>
              <w:rStyle w:val="aa"/>
            </w:rPr>
            <w:t>2.3.3</w:t>
          </w:r>
          <w:r>
            <w:rPr>
              <w:rFonts w:asciiTheme="minorHAnsi" w:eastAsiaTheme="minorEastAsia" w:hAnsiTheme="minorHAnsi" w:cstheme="minorBidi"/>
              <w:kern w:val="2"/>
              <w:sz w:val="24"/>
              <w:szCs w:val="24"/>
              <w:lang w:val="ru-RU" w:eastAsia="ru-RU"/>
              <w14:ligatures w14:val="standardContextual"/>
            </w:rPr>
            <w:tab/>
          </w:r>
          <w:r w:rsidRPr="00906E27">
            <w:rPr>
              <w:rStyle w:val="aa"/>
            </w:rPr>
            <w:t>JS библиотеки</w:t>
          </w:r>
          <w:r>
            <w:rPr>
              <w:webHidden/>
            </w:rPr>
            <w:tab/>
          </w:r>
          <w:r>
            <w:rPr>
              <w:webHidden/>
            </w:rPr>
            <w:fldChar w:fldCharType="begin"/>
          </w:r>
          <w:r>
            <w:rPr>
              <w:webHidden/>
            </w:rPr>
            <w:instrText xml:space="preserve"> PAGEREF _Toc223482777 \h </w:instrText>
          </w:r>
          <w:r>
            <w:rPr>
              <w:webHidden/>
            </w:rPr>
          </w:r>
          <w:r>
            <w:rPr>
              <w:webHidden/>
            </w:rPr>
            <w:fldChar w:fldCharType="separate"/>
          </w:r>
          <w:r>
            <w:rPr>
              <w:webHidden/>
            </w:rPr>
            <w:t>5</w:t>
          </w:r>
          <w:r>
            <w:rPr>
              <w:webHidden/>
            </w:rPr>
            <w:fldChar w:fldCharType="end"/>
          </w:r>
          <w:r w:rsidRPr="00906E27">
            <w:rPr>
              <w:rStyle w:val="aa"/>
            </w:rPr>
            <w:fldChar w:fldCharType="end"/>
          </w:r>
        </w:p>
        <w:p w14:paraId="5006B1FF" w14:textId="60D4B770"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"_Toc223482778"</w:instrText>
          </w:r>
          <w:r w:rsidRPr="00906E27">
            <w:rPr>
              <w:rStyle w:val="aa"/>
            </w:rPr>
            <w:instrText xml:space="preserve"> </w:instrText>
          </w:r>
          <w:r w:rsidRPr="00906E27">
            <w:rPr>
              <w:rStyle w:val="aa"/>
            </w:rPr>
          </w:r>
          <w:r w:rsidRPr="00906E27">
            <w:rPr>
              <w:rStyle w:val="aa"/>
            </w:rPr>
            <w:fldChar w:fldCharType="separate"/>
          </w:r>
          <w:r w:rsidRPr="00906E27">
            <w:rPr>
              <w:rStyle w:val="aa"/>
            </w:rPr>
            <w:t>2.3.4</w:t>
          </w:r>
          <w:r>
            <w:rPr>
              <w:rFonts w:asciiTheme="minorHAnsi" w:eastAsiaTheme="minorEastAsia" w:hAnsiTheme="minorHAnsi" w:cstheme="minorBidi"/>
              <w:kern w:val="2"/>
              <w:sz w:val="24"/>
              <w:szCs w:val="24"/>
              <w:lang w:val="ru-RU" w:eastAsia="ru-RU"/>
              <w14:ligatures w14:val="standardContextual"/>
            </w:rPr>
            <w:tab/>
          </w:r>
          <w:r w:rsidRPr="00906E27">
            <w:rPr>
              <w:rStyle w:val="aa"/>
            </w:rPr>
            <w:t>Прокси-сервер</w:t>
          </w:r>
          <w:r>
            <w:rPr>
              <w:webHidden/>
            </w:rPr>
            <w:tab/>
          </w:r>
          <w:r>
            <w:rPr>
              <w:webHidden/>
            </w:rPr>
            <w:fldChar w:fldCharType="begin"/>
          </w:r>
          <w:r>
            <w:rPr>
              <w:webHidden/>
            </w:rPr>
            <w:instrText xml:space="preserve"> PAGEREF _Toc223482778 \h </w:instrText>
          </w:r>
          <w:r>
            <w:rPr>
              <w:webHidden/>
            </w:rPr>
          </w:r>
          <w:r>
            <w:rPr>
              <w:webHidden/>
            </w:rPr>
            <w:fldChar w:fldCharType="separate"/>
          </w:r>
          <w:r>
            <w:rPr>
              <w:webHidden/>
            </w:rPr>
            <w:t>5</w:t>
          </w:r>
          <w:r>
            <w:rPr>
              <w:webHidden/>
            </w:rPr>
            <w:fldChar w:fldCharType="end"/>
          </w:r>
          <w:r w:rsidRPr="00906E27">
            <w:rPr>
              <w:rStyle w:val="aa"/>
            </w:rPr>
            <w:fldChar w:fldCharType="end"/>
          </w:r>
        </w:p>
        <w:p w14:paraId="2BE759E1" w14:textId="4E920F8C"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"_Toc223482779"</w:instrText>
          </w:r>
          <w:r w:rsidRPr="00906E27">
            <w:rPr>
              <w:rStyle w:val="aa"/>
            </w:rPr>
            <w:instrText xml:space="preserve"> </w:instrText>
          </w:r>
          <w:r w:rsidRPr="00906E27">
            <w:rPr>
              <w:rStyle w:val="aa"/>
            </w:rPr>
          </w:r>
          <w:r w:rsidRPr="00906E27">
            <w:rPr>
              <w:rStyle w:val="aa"/>
            </w:rPr>
            <w:fldChar w:fldCharType="separate"/>
          </w:r>
          <w:r w:rsidRPr="00906E27">
            <w:rPr>
              <w:rStyle w:val="aa"/>
            </w:rPr>
            <w:t>2.3.5</w:t>
          </w:r>
          <w:r>
            <w:rPr>
              <w:rFonts w:asciiTheme="minorHAnsi" w:eastAsiaTheme="minorEastAsia" w:hAnsiTheme="minorHAnsi" w:cstheme="minorBidi"/>
              <w:kern w:val="2"/>
              <w:sz w:val="24"/>
              <w:szCs w:val="24"/>
              <w:lang w:val="ru-RU" w:eastAsia="ru-RU"/>
              <w14:ligatures w14:val="standardContextual"/>
            </w:rPr>
            <w:tab/>
          </w:r>
          <w:r w:rsidRPr="00906E27">
            <w:rPr>
              <w:rStyle w:val="aa"/>
            </w:rPr>
            <w:t>Безопасность</w:t>
          </w:r>
          <w:r>
            <w:rPr>
              <w:webHidden/>
            </w:rPr>
            <w:tab/>
          </w:r>
          <w:r>
            <w:rPr>
              <w:webHidden/>
            </w:rPr>
            <w:fldChar w:fldCharType="begin"/>
          </w:r>
          <w:r>
            <w:rPr>
              <w:webHidden/>
            </w:rPr>
            <w:instrText xml:space="preserve"> PAGEREF _Toc223482779 \h </w:instrText>
          </w:r>
          <w:r>
            <w:rPr>
              <w:webHidden/>
            </w:rPr>
          </w:r>
          <w:r>
            <w:rPr>
              <w:webHidden/>
            </w:rPr>
            <w:fldChar w:fldCharType="separate"/>
          </w:r>
          <w:r>
            <w:rPr>
              <w:webHidden/>
            </w:rPr>
            <w:t>5</w:t>
          </w:r>
          <w:r>
            <w:rPr>
              <w:webHidden/>
            </w:rPr>
            <w:fldChar w:fldCharType="end"/>
          </w:r>
          <w:r w:rsidRPr="00906E27">
            <w:rPr>
              <w:rStyle w:val="aa"/>
            </w:rPr>
            <w:fldChar w:fldCharType="end"/>
          </w:r>
        </w:p>
        <w:p w14:paraId="656FE933" w14:textId="7C4365BD"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"_Toc223482780"</w:instrText>
          </w:r>
          <w:r w:rsidRPr="00906E27">
            <w:rPr>
              <w:rStyle w:val="aa"/>
            </w:rPr>
            <w:instrText xml:space="preserve"> </w:instrText>
          </w:r>
          <w:r w:rsidRPr="00906E27">
            <w:rPr>
              <w:rStyle w:val="aa"/>
            </w:rPr>
          </w:r>
          <w:r w:rsidRPr="00906E27">
            <w:rPr>
              <w:rStyle w:val="aa"/>
            </w:rPr>
            <w:fldChar w:fldCharType="separate"/>
          </w:r>
          <w:r w:rsidRPr="00906E27">
            <w:rPr>
              <w:rStyle w:val="aa"/>
            </w:rPr>
            <w:t>2.3.6</w:t>
          </w:r>
          <w:r>
            <w:rPr>
              <w:rFonts w:asciiTheme="minorHAnsi" w:eastAsiaTheme="minorEastAsia" w:hAnsiTheme="minorHAnsi" w:cstheme="minorBidi"/>
              <w:kern w:val="2"/>
              <w:sz w:val="24"/>
              <w:szCs w:val="24"/>
              <w:lang w:val="ru-RU" w:eastAsia="ru-RU"/>
              <w14:ligatures w14:val="standardContextual"/>
            </w:rPr>
            <w:tab/>
          </w:r>
          <w:r w:rsidRPr="00906E27">
            <w:rPr>
              <w:rStyle w:val="aa"/>
            </w:rPr>
            <w:t>Система управления базами данных</w:t>
          </w:r>
          <w:r>
            <w:rPr>
              <w:webHidden/>
            </w:rPr>
            <w:tab/>
          </w:r>
          <w:r>
            <w:rPr>
              <w:webHidden/>
            </w:rPr>
            <w:fldChar w:fldCharType="begin"/>
          </w:r>
          <w:r>
            <w:rPr>
              <w:webHidden/>
            </w:rPr>
            <w:instrText xml:space="preserve"> PAGEREF _Toc223482780 \h </w:instrText>
          </w:r>
          <w:r>
            <w:rPr>
              <w:webHidden/>
            </w:rPr>
          </w:r>
          <w:r>
            <w:rPr>
              <w:webHidden/>
            </w:rPr>
            <w:fldChar w:fldCharType="separate"/>
          </w:r>
          <w:r>
            <w:rPr>
              <w:webHidden/>
            </w:rPr>
            <w:t>5</w:t>
          </w:r>
          <w:r>
            <w:rPr>
              <w:webHidden/>
            </w:rPr>
            <w:fldChar w:fldCharType="end"/>
          </w:r>
          <w:r w:rsidRPr="00906E27">
            <w:rPr>
              <w:rStyle w:val="aa"/>
            </w:rPr>
            <w:fldChar w:fldCharType="end"/>
          </w:r>
        </w:p>
        <w:p w14:paraId="115228EA" w14:textId="170748E8"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"_Toc223482781"</w:instrText>
          </w:r>
          <w:r w:rsidRPr="00906E27">
            <w:rPr>
              <w:rStyle w:val="aa"/>
            </w:rPr>
            <w:instrText xml:space="preserve"> </w:instrText>
          </w:r>
          <w:r w:rsidRPr="00906E27">
            <w:rPr>
              <w:rStyle w:val="aa"/>
            </w:rPr>
          </w:r>
          <w:r w:rsidRPr="00906E27">
            <w:rPr>
              <w:rStyle w:val="aa"/>
            </w:rPr>
            <w:fldChar w:fldCharType="separate"/>
          </w:r>
          <w:r w:rsidRPr="00906E27">
            <w:rPr>
              <w:rStyle w:val="aa"/>
            </w:rPr>
            <w:t>2.3.7</w:t>
          </w:r>
          <w:r>
            <w:rPr>
              <w:rFonts w:asciiTheme="minorHAnsi" w:eastAsiaTheme="minorEastAsia" w:hAnsiTheme="minorHAnsi" w:cstheme="minorBidi"/>
              <w:kern w:val="2"/>
              <w:sz w:val="24"/>
              <w:szCs w:val="24"/>
              <w:lang w:val="ru-RU" w:eastAsia="ru-RU"/>
              <w14:ligatures w14:val="standardContextual"/>
            </w:rPr>
            <w:tab/>
          </w:r>
          <w:r w:rsidRPr="00906E27">
            <w:rPr>
              <w:rStyle w:val="aa"/>
            </w:rPr>
            <w:t>Система кеширования</w:t>
          </w:r>
          <w:r>
            <w:rPr>
              <w:webHidden/>
            </w:rPr>
            <w:tab/>
          </w:r>
          <w:r>
            <w:rPr>
              <w:webHidden/>
            </w:rPr>
            <w:fldChar w:fldCharType="begin"/>
          </w:r>
          <w:r>
            <w:rPr>
              <w:webHidden/>
            </w:rPr>
            <w:instrText xml:space="preserve"> PAGEREF _Toc223482781 \h </w:instrText>
          </w:r>
          <w:r>
            <w:rPr>
              <w:webHidden/>
            </w:rPr>
          </w:r>
          <w:r>
            <w:rPr>
              <w:webHidden/>
            </w:rPr>
            <w:fldChar w:fldCharType="separate"/>
          </w:r>
          <w:r>
            <w:rPr>
              <w:webHidden/>
            </w:rPr>
            <w:t>6</w:t>
          </w:r>
          <w:r>
            <w:rPr>
              <w:webHidden/>
            </w:rPr>
            <w:fldChar w:fldCharType="end"/>
          </w:r>
          <w:r w:rsidRPr="00906E27">
            <w:rPr>
              <w:rStyle w:val="aa"/>
            </w:rPr>
            <w:fldChar w:fldCharType="end"/>
          </w:r>
        </w:p>
        <w:p w14:paraId="17F85541" w14:textId="74015DBA"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"_Toc223482782"</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2.4</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Design and Implementation Constraints</w:t>
          </w:r>
          <w:r>
            <w:rPr>
              <w:noProof/>
              <w:webHidden/>
            </w:rPr>
            <w:tab/>
          </w:r>
          <w:r>
            <w:rPr>
              <w:noProof/>
              <w:webHidden/>
            </w:rPr>
            <w:fldChar w:fldCharType="begin"/>
          </w:r>
          <w:r>
            <w:rPr>
              <w:noProof/>
              <w:webHidden/>
            </w:rPr>
            <w:instrText xml:space="preserve"> PAGEREF _Toc223482782 \h </w:instrText>
          </w:r>
          <w:r>
            <w:rPr>
              <w:noProof/>
              <w:webHidden/>
            </w:rPr>
          </w:r>
          <w:r>
            <w:rPr>
              <w:noProof/>
              <w:webHidden/>
            </w:rPr>
            <w:fldChar w:fldCharType="separate"/>
          </w:r>
          <w:r>
            <w:rPr>
              <w:noProof/>
              <w:webHidden/>
            </w:rPr>
            <w:t>6</w:t>
          </w:r>
          <w:r>
            <w:rPr>
              <w:noProof/>
              <w:webHidden/>
            </w:rPr>
            <w:fldChar w:fldCharType="end"/>
          </w:r>
          <w:r w:rsidRPr="00906E27">
            <w:rPr>
              <w:rStyle w:val="aa"/>
              <w:noProof/>
            </w:rPr>
            <w:fldChar w:fldCharType="end"/>
          </w:r>
        </w:p>
        <w:p w14:paraId="2CEB5397" w14:textId="5BE1DEC1"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"_Toc223482783"</w:instrText>
          </w:r>
          <w:r w:rsidRPr="00906E27">
            <w:rPr>
              <w:rStyle w:val="aa"/>
            </w:rPr>
            <w:instrText xml:space="preserve"> </w:instrText>
          </w:r>
          <w:r w:rsidRPr="00906E27">
            <w:rPr>
              <w:rStyle w:val="aa"/>
            </w:rPr>
          </w:r>
          <w:r w:rsidRPr="00906E27">
            <w:rPr>
              <w:rStyle w:val="aa"/>
            </w:rPr>
            <w:fldChar w:fldCharType="separate"/>
          </w:r>
          <w:r w:rsidRPr="00906E27">
            <w:rPr>
              <w:rStyle w:val="aa"/>
            </w:rPr>
            <w:t>2.4.1</w:t>
          </w:r>
          <w:r>
            <w:rPr>
              <w:rFonts w:asciiTheme="minorHAnsi" w:eastAsiaTheme="minorEastAsia" w:hAnsiTheme="minorHAnsi" w:cstheme="minorBidi"/>
              <w:kern w:val="2"/>
              <w:sz w:val="24"/>
              <w:szCs w:val="24"/>
              <w:lang w:val="ru-RU" w:eastAsia="ru-RU"/>
              <w14:ligatures w14:val="standardContextual"/>
            </w:rPr>
            <w:tab/>
          </w:r>
          <w:r w:rsidRPr="00906E27">
            <w:rPr>
              <w:rStyle w:val="aa"/>
            </w:rPr>
            <w:t>Законодательство РФ</w:t>
          </w:r>
          <w:r>
            <w:rPr>
              <w:webHidden/>
            </w:rPr>
            <w:tab/>
          </w:r>
          <w:r>
            <w:rPr>
              <w:webHidden/>
            </w:rPr>
            <w:fldChar w:fldCharType="begin"/>
          </w:r>
          <w:r>
            <w:rPr>
              <w:webHidden/>
            </w:rPr>
            <w:instrText xml:space="preserve"> PAGEREF _Toc223482783 \h </w:instrText>
          </w:r>
          <w:r>
            <w:rPr>
              <w:webHidden/>
            </w:rPr>
          </w:r>
          <w:r>
            <w:rPr>
              <w:webHidden/>
            </w:rPr>
            <w:fldChar w:fldCharType="separate"/>
          </w:r>
          <w:r>
            <w:rPr>
              <w:webHidden/>
            </w:rPr>
            <w:t>6</w:t>
          </w:r>
          <w:r>
            <w:rPr>
              <w:webHidden/>
            </w:rPr>
            <w:fldChar w:fldCharType="end"/>
          </w:r>
          <w:r w:rsidRPr="00906E27">
            <w:rPr>
              <w:rStyle w:val="aa"/>
            </w:rPr>
            <w:fldChar w:fldCharType="end"/>
          </w:r>
        </w:p>
        <w:p w14:paraId="5AF28B71" w14:textId="4B0FB9A0"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"_Toc223482784"</w:instrText>
          </w:r>
          <w:r w:rsidRPr="00906E27">
            <w:rPr>
              <w:rStyle w:val="aa"/>
            </w:rPr>
            <w:instrText xml:space="preserve"> </w:instrText>
          </w:r>
          <w:r w:rsidRPr="00906E27">
            <w:rPr>
              <w:rStyle w:val="aa"/>
            </w:rPr>
          </w:r>
          <w:r w:rsidRPr="00906E27">
            <w:rPr>
              <w:rStyle w:val="aa"/>
            </w:rPr>
            <w:fldChar w:fldCharType="separate"/>
          </w:r>
          <w:r w:rsidRPr="00906E27">
            <w:rPr>
              <w:rStyle w:val="aa"/>
            </w:rPr>
            <w:t>2.4.2</w:t>
          </w:r>
          <w:r>
            <w:rPr>
              <w:rFonts w:asciiTheme="minorHAnsi" w:eastAsiaTheme="minorEastAsia" w:hAnsiTheme="minorHAnsi" w:cstheme="minorBidi"/>
              <w:kern w:val="2"/>
              <w:sz w:val="24"/>
              <w:szCs w:val="24"/>
              <w:lang w:val="ru-RU" w:eastAsia="ru-RU"/>
              <w14:ligatures w14:val="standardContextual"/>
            </w:rPr>
            <w:tab/>
          </w:r>
          <w:r w:rsidRPr="00906E27">
            <w:rPr>
              <w:rStyle w:val="aa"/>
            </w:rPr>
            <w:t>Интеграция с родительским порталом</w:t>
          </w:r>
          <w:r>
            <w:rPr>
              <w:webHidden/>
            </w:rPr>
            <w:tab/>
          </w:r>
          <w:r>
            <w:rPr>
              <w:webHidden/>
            </w:rPr>
            <w:fldChar w:fldCharType="begin"/>
          </w:r>
          <w:r>
            <w:rPr>
              <w:webHidden/>
            </w:rPr>
            <w:instrText xml:space="preserve"> PAGEREF _Toc223482784 \h </w:instrText>
          </w:r>
          <w:r>
            <w:rPr>
              <w:webHidden/>
            </w:rPr>
          </w:r>
          <w:r>
            <w:rPr>
              <w:webHidden/>
            </w:rPr>
            <w:fldChar w:fldCharType="separate"/>
          </w:r>
          <w:r>
            <w:rPr>
              <w:webHidden/>
            </w:rPr>
            <w:t>6</w:t>
          </w:r>
          <w:r>
            <w:rPr>
              <w:webHidden/>
            </w:rPr>
            <w:fldChar w:fldCharType="end"/>
          </w:r>
          <w:r w:rsidRPr="00906E27">
            <w:rPr>
              <w:rStyle w:val="aa"/>
            </w:rPr>
            <w:fldChar w:fldCharType="end"/>
          </w:r>
        </w:p>
        <w:p w14:paraId="25DC41BF" w14:textId="7F9B4345"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"_Toc223482785"</w:instrText>
          </w:r>
          <w:r w:rsidRPr="00906E27">
            <w:rPr>
              <w:rStyle w:val="aa"/>
            </w:rPr>
            <w:instrText xml:space="preserve"> </w:instrText>
          </w:r>
          <w:r w:rsidRPr="00906E27">
            <w:rPr>
              <w:rStyle w:val="aa"/>
            </w:rPr>
          </w:r>
          <w:r w:rsidRPr="00906E27">
            <w:rPr>
              <w:rStyle w:val="aa"/>
            </w:rPr>
            <w:fldChar w:fldCharType="separate"/>
          </w:r>
          <w:r w:rsidRPr="00906E27">
            <w:rPr>
              <w:rStyle w:val="aa"/>
            </w:rPr>
            <w:t>2.4.3</w:t>
          </w:r>
          <w:r>
            <w:rPr>
              <w:rFonts w:asciiTheme="minorHAnsi" w:eastAsiaTheme="minorEastAsia" w:hAnsiTheme="minorHAnsi" w:cstheme="minorBidi"/>
              <w:kern w:val="2"/>
              <w:sz w:val="24"/>
              <w:szCs w:val="24"/>
              <w:lang w:val="ru-RU" w:eastAsia="ru-RU"/>
              <w14:ligatures w14:val="standardContextual"/>
            </w:rPr>
            <w:tab/>
          </w:r>
          <w:r w:rsidRPr="00906E27">
            <w:rPr>
              <w:rStyle w:val="aa"/>
            </w:rPr>
            <w:t>Обратная совместимость</w:t>
          </w:r>
          <w:r>
            <w:rPr>
              <w:webHidden/>
            </w:rPr>
            <w:tab/>
          </w:r>
          <w:r>
            <w:rPr>
              <w:webHidden/>
            </w:rPr>
            <w:fldChar w:fldCharType="begin"/>
          </w:r>
          <w:r>
            <w:rPr>
              <w:webHidden/>
            </w:rPr>
            <w:instrText xml:space="preserve"> PAGEREF _Toc223482785 \h </w:instrText>
          </w:r>
          <w:r>
            <w:rPr>
              <w:webHidden/>
            </w:rPr>
          </w:r>
          <w:r>
            <w:rPr>
              <w:webHidden/>
            </w:rPr>
            <w:fldChar w:fldCharType="separate"/>
          </w:r>
          <w:r>
            <w:rPr>
              <w:webHidden/>
            </w:rPr>
            <w:t>6</w:t>
          </w:r>
          <w:r>
            <w:rPr>
              <w:webHidden/>
            </w:rPr>
            <w:fldChar w:fldCharType="end"/>
          </w:r>
          <w:r w:rsidRPr="00906E27">
            <w:rPr>
              <w:rStyle w:val="aa"/>
            </w:rPr>
            <w:fldChar w:fldCharType="end"/>
          </w:r>
        </w:p>
        <w:p w14:paraId="0DD3121C" w14:textId="69077B85"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"_Toc223482786"</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2.5</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Assumptions and Dependencies</w:t>
          </w:r>
          <w:r>
            <w:rPr>
              <w:noProof/>
              <w:webHidden/>
            </w:rPr>
            <w:tab/>
          </w:r>
          <w:r>
            <w:rPr>
              <w:noProof/>
              <w:webHidden/>
            </w:rPr>
            <w:fldChar w:fldCharType="begin"/>
          </w:r>
          <w:r>
            <w:rPr>
              <w:noProof/>
              <w:webHidden/>
            </w:rPr>
            <w:instrText xml:space="preserve"> PAGEREF _Toc223482786 \h </w:instrText>
          </w:r>
          <w:r>
            <w:rPr>
              <w:noProof/>
              <w:webHidden/>
            </w:rPr>
          </w:r>
          <w:r>
            <w:rPr>
              <w:noProof/>
              <w:webHidden/>
            </w:rPr>
            <w:fldChar w:fldCharType="separate"/>
          </w:r>
          <w:r>
            <w:rPr>
              <w:noProof/>
              <w:webHidden/>
            </w:rPr>
            <w:t>6</w:t>
          </w:r>
          <w:r>
            <w:rPr>
              <w:noProof/>
              <w:webHidden/>
            </w:rPr>
            <w:fldChar w:fldCharType="end"/>
          </w:r>
          <w:r w:rsidRPr="00906E27">
            <w:rPr>
              <w:rStyle w:val="aa"/>
              <w:noProof/>
            </w:rPr>
            <w:fldChar w:fldCharType="end"/>
          </w:r>
        </w:p>
        <w:p w14:paraId="756A67DA" w14:textId="515E7127"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"_Toc223482787"</w:instrText>
          </w:r>
          <w:r w:rsidRPr="00906E27">
            <w:rPr>
              <w:rStyle w:val="aa"/>
            </w:rPr>
            <w:instrText xml:space="preserve"> </w:instrText>
          </w:r>
          <w:r w:rsidRPr="00906E27">
            <w:rPr>
              <w:rStyle w:val="aa"/>
            </w:rPr>
          </w:r>
          <w:r w:rsidRPr="00906E27">
            <w:rPr>
              <w:rStyle w:val="aa"/>
            </w:rPr>
            <w:fldChar w:fldCharType="separate"/>
          </w:r>
          <w:r w:rsidRPr="00906E27">
            <w:rPr>
              <w:rStyle w:val="aa"/>
            </w:rPr>
            <w:t>2.5.1</w:t>
          </w:r>
          <w:r>
            <w:rPr>
              <w:rFonts w:asciiTheme="minorHAnsi" w:eastAsiaTheme="minorEastAsia" w:hAnsiTheme="minorHAnsi" w:cstheme="minorBidi"/>
              <w:kern w:val="2"/>
              <w:sz w:val="24"/>
              <w:szCs w:val="24"/>
              <w:lang w:val="ru-RU" w:eastAsia="ru-RU"/>
              <w14:ligatures w14:val="standardContextual"/>
            </w:rPr>
            <w:tab/>
          </w:r>
          <w:r w:rsidRPr="00906E27">
            <w:rPr>
              <w:rStyle w:val="aa"/>
            </w:rPr>
            <w:t>Родительский портал</w:t>
          </w:r>
          <w:r>
            <w:rPr>
              <w:webHidden/>
            </w:rPr>
            <w:tab/>
          </w:r>
          <w:r>
            <w:rPr>
              <w:webHidden/>
            </w:rPr>
            <w:fldChar w:fldCharType="begin"/>
          </w:r>
          <w:r>
            <w:rPr>
              <w:webHidden/>
            </w:rPr>
            <w:instrText xml:space="preserve"> PAGEREF _Toc223482787 \h </w:instrText>
          </w:r>
          <w:r>
            <w:rPr>
              <w:webHidden/>
            </w:rPr>
          </w:r>
          <w:r>
            <w:rPr>
              <w:webHidden/>
            </w:rPr>
            <w:fldChar w:fldCharType="separate"/>
          </w:r>
          <w:r>
            <w:rPr>
              <w:webHidden/>
            </w:rPr>
            <w:t>6</w:t>
          </w:r>
          <w:r>
            <w:rPr>
              <w:webHidden/>
            </w:rPr>
            <w:fldChar w:fldCharType="end"/>
          </w:r>
          <w:r w:rsidRPr="00906E27">
            <w:rPr>
              <w:rStyle w:val="aa"/>
            </w:rPr>
            <w:fldChar w:fldCharType="end"/>
          </w:r>
        </w:p>
        <w:p w14:paraId="0E1F126E" w14:textId="48278FB3"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"_Toc223482788"</w:instrText>
          </w:r>
          <w:r w:rsidRPr="00906E27">
            <w:rPr>
              <w:rStyle w:val="aa"/>
            </w:rPr>
            <w:instrText xml:space="preserve"> </w:instrText>
          </w:r>
          <w:r w:rsidRPr="00906E27">
            <w:rPr>
              <w:rStyle w:val="aa"/>
            </w:rPr>
          </w:r>
          <w:r w:rsidRPr="00906E27">
            <w:rPr>
              <w:rStyle w:val="aa"/>
            </w:rPr>
            <w:fldChar w:fldCharType="separate"/>
          </w:r>
          <w:r w:rsidRPr="00906E27">
            <w:rPr>
              <w:rStyle w:val="aa"/>
            </w:rPr>
            <w:t>2.5.2</w:t>
          </w:r>
          <w:r>
            <w:rPr>
              <w:rFonts w:asciiTheme="minorHAnsi" w:eastAsiaTheme="minorEastAsia" w:hAnsiTheme="minorHAnsi" w:cstheme="minorBidi"/>
              <w:kern w:val="2"/>
              <w:sz w:val="24"/>
              <w:szCs w:val="24"/>
              <w:lang w:val="ru-RU" w:eastAsia="ru-RU"/>
              <w14:ligatures w14:val="standardContextual"/>
            </w:rPr>
            <w:tab/>
          </w:r>
          <w:r w:rsidRPr="00906E27">
            <w:rPr>
              <w:rStyle w:val="aa"/>
            </w:rPr>
            <w:t>Актуальность законодательства</w:t>
          </w:r>
          <w:r>
            <w:rPr>
              <w:webHidden/>
            </w:rPr>
            <w:tab/>
          </w:r>
          <w:r>
            <w:rPr>
              <w:webHidden/>
            </w:rPr>
            <w:fldChar w:fldCharType="begin"/>
          </w:r>
          <w:r>
            <w:rPr>
              <w:webHidden/>
            </w:rPr>
            <w:instrText xml:space="preserve"> PAGEREF _Toc223482788 \h </w:instrText>
          </w:r>
          <w:r>
            <w:rPr>
              <w:webHidden/>
            </w:rPr>
          </w:r>
          <w:r>
            <w:rPr>
              <w:webHidden/>
            </w:rPr>
            <w:fldChar w:fldCharType="separate"/>
          </w:r>
          <w:r>
            <w:rPr>
              <w:webHidden/>
            </w:rPr>
            <w:t>6</w:t>
          </w:r>
          <w:r>
            <w:rPr>
              <w:webHidden/>
            </w:rPr>
            <w:fldChar w:fldCharType="end"/>
          </w:r>
          <w:r w:rsidRPr="00906E27">
            <w:rPr>
              <w:rStyle w:val="aa"/>
            </w:rPr>
            <w:fldChar w:fldCharType="end"/>
          </w:r>
        </w:p>
        <w:p w14:paraId="5912BFBB" w14:textId="444EE462"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"_Toc223482789"</w:instrText>
          </w:r>
          <w:r w:rsidRPr="00906E27">
            <w:rPr>
              <w:rStyle w:val="aa"/>
            </w:rPr>
            <w:instrText xml:space="preserve"> </w:instrText>
          </w:r>
          <w:r w:rsidRPr="00906E27">
            <w:rPr>
              <w:rStyle w:val="aa"/>
            </w:rPr>
          </w:r>
          <w:r w:rsidRPr="00906E27">
            <w:rPr>
              <w:rStyle w:val="aa"/>
            </w:rPr>
            <w:fldChar w:fldCharType="separate"/>
          </w:r>
          <w:r w:rsidRPr="00906E27">
            <w:rPr>
              <w:rStyle w:val="aa"/>
            </w:rPr>
            <w:t>2.5.3</w:t>
          </w:r>
          <w:r>
            <w:rPr>
              <w:rFonts w:asciiTheme="minorHAnsi" w:eastAsiaTheme="minorEastAsia" w:hAnsiTheme="minorHAnsi" w:cstheme="minorBidi"/>
              <w:kern w:val="2"/>
              <w:sz w:val="24"/>
              <w:szCs w:val="24"/>
              <w:lang w:val="ru-RU" w:eastAsia="ru-RU"/>
              <w14:ligatures w14:val="standardContextual"/>
            </w:rPr>
            <w:tab/>
          </w:r>
          <w:r w:rsidRPr="00906E27">
            <w:rPr>
              <w:rStyle w:val="aa"/>
            </w:rPr>
            <w:t>Хостинг провайдер</w:t>
          </w:r>
          <w:r>
            <w:rPr>
              <w:webHidden/>
            </w:rPr>
            <w:tab/>
          </w:r>
          <w:r>
            <w:rPr>
              <w:webHidden/>
            </w:rPr>
            <w:fldChar w:fldCharType="begin"/>
          </w:r>
          <w:r>
            <w:rPr>
              <w:webHidden/>
            </w:rPr>
            <w:instrText xml:space="preserve"> PAGEREF _Toc223482789 \h </w:instrText>
          </w:r>
          <w:r>
            <w:rPr>
              <w:webHidden/>
            </w:rPr>
          </w:r>
          <w:r>
            <w:rPr>
              <w:webHidden/>
            </w:rPr>
            <w:fldChar w:fldCharType="separate"/>
          </w:r>
          <w:r>
            <w:rPr>
              <w:webHidden/>
            </w:rPr>
            <w:t>6</w:t>
          </w:r>
          <w:r>
            <w:rPr>
              <w:webHidden/>
            </w:rPr>
            <w:fldChar w:fldCharType="end"/>
          </w:r>
          <w:r w:rsidRPr="00906E27">
            <w:rPr>
              <w:rStyle w:val="aa"/>
            </w:rPr>
            <w:fldChar w:fldCharType="end"/>
          </w:r>
        </w:p>
        <w:p w14:paraId="3F52447F" w14:textId="7926D791"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"_Toc223482790"</w:instrText>
          </w:r>
          <w:r w:rsidRPr="00906E27">
            <w:rPr>
              <w:rStyle w:val="aa"/>
            </w:rPr>
            <w:instrText xml:space="preserve"> </w:instrText>
          </w:r>
          <w:r w:rsidRPr="00906E27">
            <w:rPr>
              <w:rStyle w:val="aa"/>
            </w:rPr>
          </w:r>
          <w:r w:rsidRPr="00906E27">
            <w:rPr>
              <w:rStyle w:val="aa"/>
            </w:rPr>
            <w:fldChar w:fldCharType="separate"/>
          </w:r>
          <w:r w:rsidRPr="00906E27">
            <w:rPr>
              <w:rStyle w:val="aa"/>
            </w:rPr>
            <w:t>2.5.4</w:t>
          </w:r>
          <w:r>
            <w:rPr>
              <w:rFonts w:asciiTheme="minorHAnsi" w:eastAsiaTheme="minorEastAsia" w:hAnsiTheme="minorHAnsi" w:cstheme="minorBidi"/>
              <w:kern w:val="2"/>
              <w:sz w:val="24"/>
              <w:szCs w:val="24"/>
              <w:lang w:val="ru-RU" w:eastAsia="ru-RU"/>
              <w14:ligatures w14:val="standardContextual"/>
            </w:rPr>
            <w:tab/>
          </w:r>
          <w:r w:rsidRPr="00906E27">
            <w:rPr>
              <w:rStyle w:val="aa"/>
            </w:rPr>
            <w:t>Сторонние библиотеки</w:t>
          </w:r>
          <w:r>
            <w:rPr>
              <w:webHidden/>
            </w:rPr>
            <w:tab/>
          </w:r>
          <w:r>
            <w:rPr>
              <w:webHidden/>
            </w:rPr>
            <w:fldChar w:fldCharType="begin"/>
          </w:r>
          <w:r>
            <w:rPr>
              <w:webHidden/>
            </w:rPr>
            <w:instrText xml:space="preserve"> PAGEREF _Toc223482790 \h </w:instrText>
          </w:r>
          <w:r>
            <w:rPr>
              <w:webHidden/>
            </w:rPr>
          </w:r>
          <w:r>
            <w:rPr>
              <w:webHidden/>
            </w:rPr>
            <w:fldChar w:fldCharType="separate"/>
          </w:r>
          <w:r>
            <w:rPr>
              <w:webHidden/>
            </w:rPr>
            <w:t>6</w:t>
          </w:r>
          <w:r>
            <w:rPr>
              <w:webHidden/>
            </w:rPr>
            <w:fldChar w:fldCharType="end"/>
          </w:r>
          <w:r w:rsidRPr="00906E27">
            <w:rPr>
              <w:rStyle w:val="aa"/>
            </w:rPr>
            <w:fldChar w:fldCharType="end"/>
          </w:r>
        </w:p>
        <w:p w14:paraId="521A94A0" w14:textId="1F81F212"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"_Toc223482791"</w:instrText>
          </w:r>
          <w:r w:rsidRPr="00906E27">
            <w:rPr>
              <w:rStyle w:val="aa"/>
            </w:rPr>
            <w:instrText xml:space="preserve"> </w:instrText>
          </w:r>
          <w:r w:rsidRPr="00906E27">
            <w:rPr>
              <w:rStyle w:val="aa"/>
            </w:rPr>
          </w:r>
          <w:r w:rsidRPr="00906E27">
            <w:rPr>
              <w:rStyle w:val="aa"/>
            </w:rPr>
            <w:fldChar w:fldCharType="separate"/>
          </w:r>
          <w:r w:rsidRPr="00906E27">
            <w:rPr>
              <w:rStyle w:val="aa"/>
              <w:lang w:val="ru-RU"/>
            </w:rPr>
            <w:t>3.</w:t>
          </w:r>
          <w:r>
            <w:rPr>
              <w:rFonts w:asciiTheme="minorHAnsi" w:eastAsiaTheme="minorEastAsia" w:hAnsiTheme="minorHAnsi" w:cstheme="minorBidi"/>
              <w:b w:val="0"/>
              <w:kern w:val="2"/>
              <w:szCs w:val="24"/>
              <w:lang w:val="ru-RU" w:eastAsia="ru-RU"/>
              <w14:ligatures w14:val="standardContextual"/>
            </w:rPr>
            <w:tab/>
          </w:r>
          <w:r w:rsidRPr="00906E27">
            <w:rPr>
              <w:rStyle w:val="aa"/>
            </w:rPr>
            <w:t>System Features</w:t>
          </w:r>
          <w:r>
            <w:rPr>
              <w:webHidden/>
            </w:rPr>
            <w:tab/>
          </w:r>
          <w:r>
            <w:rPr>
              <w:webHidden/>
            </w:rPr>
            <w:fldChar w:fldCharType="begin"/>
          </w:r>
          <w:r>
            <w:rPr>
              <w:webHidden/>
            </w:rPr>
            <w:instrText xml:space="preserve"> PAGEREF _Toc223482791 \h </w:instrText>
          </w:r>
          <w:r>
            <w:rPr>
              <w:webHidden/>
            </w:rPr>
          </w:r>
          <w:r>
            <w:rPr>
              <w:webHidden/>
            </w:rPr>
            <w:fldChar w:fldCharType="separate"/>
          </w:r>
          <w:r>
            <w:rPr>
              <w:webHidden/>
            </w:rPr>
            <w:t>7</w:t>
          </w:r>
          <w:r>
            <w:rPr>
              <w:webHidden/>
            </w:rPr>
            <w:fldChar w:fldCharType="end"/>
          </w:r>
          <w:r w:rsidRPr="00906E27">
            <w:rPr>
              <w:rStyle w:val="aa"/>
            </w:rPr>
            <w:fldChar w:fldCharType="end"/>
          </w:r>
        </w:p>
        <w:p w14:paraId="60C4ABD1" w14:textId="30AE4CFE"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"_Toc223482792"</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3.1</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Родительский портал</w:t>
          </w:r>
          <w:r>
            <w:rPr>
              <w:noProof/>
              <w:webHidden/>
            </w:rPr>
            <w:tab/>
          </w:r>
          <w:r>
            <w:rPr>
              <w:noProof/>
              <w:webHidden/>
            </w:rPr>
            <w:fldChar w:fldCharType="begin"/>
          </w:r>
          <w:r>
            <w:rPr>
              <w:noProof/>
              <w:webHidden/>
            </w:rPr>
            <w:instrText xml:space="preserve"> PAGEREF _Toc223482792 \h </w:instrText>
          </w:r>
          <w:r>
            <w:rPr>
              <w:noProof/>
              <w:webHidden/>
            </w:rPr>
          </w:r>
          <w:r>
            <w:rPr>
              <w:noProof/>
              <w:webHidden/>
            </w:rPr>
            <w:fldChar w:fldCharType="separate"/>
          </w:r>
          <w:r>
            <w:rPr>
              <w:noProof/>
              <w:webHidden/>
            </w:rPr>
            <w:t>7</w:t>
          </w:r>
          <w:r>
            <w:rPr>
              <w:noProof/>
              <w:webHidden/>
            </w:rPr>
            <w:fldChar w:fldCharType="end"/>
          </w:r>
          <w:r w:rsidRPr="00906E27">
            <w:rPr>
              <w:rStyle w:val="aa"/>
              <w:noProof/>
            </w:rPr>
            <w:fldChar w:fldCharType="end"/>
          </w:r>
        </w:p>
        <w:p w14:paraId="0F513150" w14:textId="1C241AEF"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"_Toc223482795"</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3.2</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Навигация</w:t>
          </w:r>
          <w:r>
            <w:rPr>
              <w:noProof/>
              <w:webHidden/>
            </w:rPr>
            <w:tab/>
          </w:r>
          <w:r>
            <w:rPr>
              <w:noProof/>
              <w:webHidden/>
            </w:rPr>
            <w:fldChar w:fldCharType="begin"/>
          </w:r>
          <w:r>
            <w:rPr>
              <w:noProof/>
              <w:webHidden/>
            </w:rPr>
            <w:instrText xml:space="preserve"> PAGEREF _Toc223482795 \h </w:instrText>
          </w:r>
          <w:r>
            <w:rPr>
              <w:noProof/>
              <w:webHidden/>
            </w:rPr>
          </w:r>
          <w:r>
            <w:rPr>
              <w:noProof/>
              <w:webHidden/>
            </w:rPr>
            <w:fldChar w:fldCharType="separate"/>
          </w:r>
          <w:r>
            <w:rPr>
              <w:noProof/>
              <w:webHidden/>
            </w:rPr>
            <w:t>7</w:t>
          </w:r>
          <w:r>
            <w:rPr>
              <w:noProof/>
              <w:webHidden/>
            </w:rPr>
            <w:fldChar w:fldCharType="end"/>
          </w:r>
          <w:r w:rsidRPr="00906E27">
            <w:rPr>
              <w:rStyle w:val="aa"/>
              <w:noProof/>
            </w:rPr>
            <w:fldChar w:fldCharType="end"/>
          </w:r>
        </w:p>
        <w:p w14:paraId="3CE45A93" w14:textId="782DD09B"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"_Toc223482801"</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3.3</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Новости</w:t>
          </w:r>
          <w:r>
            <w:rPr>
              <w:noProof/>
              <w:webHidden/>
            </w:rPr>
            <w:tab/>
          </w:r>
          <w:r>
            <w:rPr>
              <w:noProof/>
              <w:webHidden/>
            </w:rPr>
            <w:fldChar w:fldCharType="begin"/>
          </w:r>
          <w:r>
            <w:rPr>
              <w:noProof/>
              <w:webHidden/>
            </w:rPr>
            <w:instrText xml:space="preserve"> PAGEREF _Toc223482801 \h </w:instrText>
          </w:r>
          <w:r>
            <w:rPr>
              <w:noProof/>
              <w:webHidden/>
            </w:rPr>
          </w:r>
          <w:r>
            <w:rPr>
              <w:noProof/>
              <w:webHidden/>
            </w:rPr>
            <w:fldChar w:fldCharType="separate"/>
          </w:r>
          <w:r>
            <w:rPr>
              <w:noProof/>
              <w:webHidden/>
            </w:rPr>
            <w:t>7</w:t>
          </w:r>
          <w:r>
            <w:rPr>
              <w:noProof/>
              <w:webHidden/>
            </w:rPr>
            <w:fldChar w:fldCharType="end"/>
          </w:r>
          <w:r w:rsidRPr="00906E27">
            <w:rPr>
              <w:rStyle w:val="aa"/>
              <w:noProof/>
            </w:rPr>
            <w:fldChar w:fldCharType="end"/>
          </w:r>
        </w:p>
        <w:p w14:paraId="36477885" w14:textId="2A8ECD1A"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"_Toc223482818"</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3.4</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Фанфики</w:t>
          </w:r>
          <w:r>
            <w:rPr>
              <w:noProof/>
              <w:webHidden/>
            </w:rPr>
            <w:tab/>
          </w:r>
          <w:r>
            <w:rPr>
              <w:noProof/>
              <w:webHidden/>
            </w:rPr>
            <w:fldChar w:fldCharType="begin"/>
          </w:r>
          <w:r>
            <w:rPr>
              <w:noProof/>
              <w:webHidden/>
            </w:rPr>
            <w:instrText xml:space="preserve"> PAGEREF _Toc223482818 \h </w:instrText>
          </w:r>
          <w:r>
            <w:rPr>
              <w:noProof/>
              <w:webHidden/>
            </w:rPr>
          </w:r>
          <w:r>
            <w:rPr>
              <w:noProof/>
              <w:webHidden/>
            </w:rPr>
            <w:fldChar w:fldCharType="separate"/>
          </w:r>
          <w:r>
            <w:rPr>
              <w:noProof/>
              <w:webHidden/>
            </w:rPr>
            <w:t>8</w:t>
          </w:r>
          <w:r>
            <w:rPr>
              <w:noProof/>
              <w:webHidden/>
            </w:rPr>
            <w:fldChar w:fldCharType="end"/>
          </w:r>
          <w:r w:rsidRPr="00906E27">
            <w:rPr>
              <w:rStyle w:val="aa"/>
              <w:noProof/>
            </w:rPr>
            <w:fldChar w:fldCharType="end"/>
          </w:r>
        </w:p>
        <w:p w14:paraId="6EE74D61" w14:textId="41117391"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"_Toc223482819"</w:instrText>
          </w:r>
          <w:r w:rsidRPr="00906E27">
            <w:rPr>
              <w:rStyle w:val="aa"/>
            </w:rPr>
            <w:instrText xml:space="preserve"> </w:instrText>
          </w:r>
          <w:r w:rsidRPr="00906E27">
            <w:rPr>
              <w:rStyle w:val="aa"/>
            </w:rPr>
          </w:r>
          <w:r w:rsidRPr="00906E27">
            <w:rPr>
              <w:rStyle w:val="aa"/>
            </w:rPr>
            <w:fldChar w:fldCharType="separate"/>
          </w:r>
          <w:r w:rsidRPr="00906E27">
            <w:rPr>
              <w:rStyle w:val="aa"/>
            </w:rPr>
            <w:t>3.4.1</w:t>
          </w:r>
          <w:r>
            <w:rPr>
              <w:rFonts w:asciiTheme="minorHAnsi" w:eastAsiaTheme="minorEastAsia" w:hAnsiTheme="minorHAnsi" w:cstheme="minorBidi"/>
              <w:kern w:val="2"/>
              <w:sz w:val="24"/>
              <w:szCs w:val="24"/>
              <w:lang w:val="ru-RU" w:eastAsia="ru-RU"/>
              <w14:ligatures w14:val="standardContextual"/>
            </w:rPr>
            <w:tab/>
          </w:r>
          <w:r w:rsidRPr="00906E27">
            <w:rPr>
              <w:rStyle w:val="aa"/>
              <w:b/>
            </w:rPr>
            <w:t>Фанфики</w:t>
          </w:r>
          <w:r>
            <w:rPr>
              <w:webHidden/>
            </w:rPr>
            <w:tab/>
          </w:r>
          <w:r>
            <w:rPr>
              <w:webHidden/>
            </w:rPr>
            <w:fldChar w:fldCharType="begin"/>
          </w:r>
          <w:r>
            <w:rPr>
              <w:webHidden/>
            </w:rPr>
            <w:instrText xml:space="preserve"> PAGEREF _Toc223482819 \h </w:instrText>
          </w:r>
          <w:r>
            <w:rPr>
              <w:webHidden/>
            </w:rPr>
          </w:r>
          <w:r>
            <w:rPr>
              <w:webHidden/>
            </w:rPr>
            <w:fldChar w:fldCharType="separate"/>
          </w:r>
          <w:r>
            <w:rPr>
              <w:webHidden/>
            </w:rPr>
            <w:t>8</w:t>
          </w:r>
          <w:r>
            <w:rPr>
              <w:webHidden/>
            </w:rPr>
            <w:fldChar w:fldCharType="end"/>
          </w:r>
          <w:r w:rsidRPr="00906E27">
            <w:rPr>
              <w:rStyle w:val="aa"/>
            </w:rPr>
            <w:fldChar w:fldCharType="end"/>
          </w:r>
        </w:p>
        <w:p w14:paraId="3A9072A2" w14:textId="3040F06D"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"_Toc223482820"</w:instrText>
          </w:r>
          <w:r w:rsidRPr="00906E27">
            <w:rPr>
              <w:rStyle w:val="aa"/>
            </w:rPr>
            <w:instrText xml:space="preserve"> </w:instrText>
          </w:r>
          <w:r w:rsidRPr="00906E27">
            <w:rPr>
              <w:rStyle w:val="aa"/>
            </w:rPr>
          </w:r>
          <w:r w:rsidRPr="00906E27">
            <w:rPr>
              <w:rStyle w:val="aa"/>
            </w:rPr>
            <w:fldChar w:fldCharType="separate"/>
          </w:r>
          <w:r w:rsidRPr="00906E27">
            <w:rPr>
              <w:rStyle w:val="aa"/>
            </w:rPr>
            <w:t>3.4.2</w:t>
          </w:r>
          <w:r>
            <w:rPr>
              <w:rFonts w:asciiTheme="minorHAnsi" w:eastAsiaTheme="minorEastAsia" w:hAnsiTheme="minorHAnsi" w:cstheme="minorBidi"/>
              <w:kern w:val="2"/>
              <w:sz w:val="24"/>
              <w:szCs w:val="24"/>
              <w:lang w:val="ru-RU" w:eastAsia="ru-RU"/>
              <w14:ligatures w14:val="standardContextual"/>
            </w:rPr>
            <w:tab/>
          </w:r>
          <w:r w:rsidRPr="00906E27">
            <w:rPr>
              <w:rStyle w:val="aa"/>
              <w:b/>
            </w:rPr>
            <w:t>Рекомендации</w:t>
          </w:r>
          <w:r>
            <w:rPr>
              <w:webHidden/>
            </w:rPr>
            <w:tab/>
          </w:r>
          <w:r>
            <w:rPr>
              <w:webHidden/>
            </w:rPr>
            <w:fldChar w:fldCharType="begin"/>
          </w:r>
          <w:r>
            <w:rPr>
              <w:webHidden/>
            </w:rPr>
            <w:instrText xml:space="preserve"> PAGEREF _Toc223482820 \h </w:instrText>
          </w:r>
          <w:r>
            <w:rPr>
              <w:webHidden/>
            </w:rPr>
          </w:r>
          <w:r>
            <w:rPr>
              <w:webHidden/>
            </w:rPr>
            <w:fldChar w:fldCharType="separate"/>
          </w:r>
          <w:r>
            <w:rPr>
              <w:webHidden/>
            </w:rPr>
            <w:t>9</w:t>
          </w:r>
          <w:r>
            <w:rPr>
              <w:webHidden/>
            </w:rPr>
            <w:fldChar w:fldCharType="end"/>
          </w:r>
          <w:r w:rsidRPr="00906E27">
            <w:rPr>
              <w:rStyle w:val="aa"/>
            </w:rPr>
            <w:fldChar w:fldCharType="end"/>
          </w:r>
        </w:p>
        <w:p w14:paraId="528A7602" w14:textId="256CAF4C"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"_Toc223482821"</w:instrText>
          </w:r>
          <w:r w:rsidRPr="00906E27">
            <w:rPr>
              <w:rStyle w:val="aa"/>
            </w:rPr>
            <w:instrText xml:space="preserve"> </w:instrText>
          </w:r>
          <w:r w:rsidRPr="00906E27">
            <w:rPr>
              <w:rStyle w:val="aa"/>
            </w:rPr>
          </w:r>
          <w:r w:rsidRPr="00906E27">
            <w:rPr>
              <w:rStyle w:val="aa"/>
            </w:rPr>
            <w:fldChar w:fldCharType="separate"/>
          </w:r>
          <w:r w:rsidRPr="00906E27">
            <w:rPr>
              <w:rStyle w:val="aa"/>
            </w:rPr>
            <w:t>3.4.3</w:t>
          </w:r>
          <w:r>
            <w:rPr>
              <w:rFonts w:asciiTheme="minorHAnsi" w:eastAsiaTheme="minorEastAsia" w:hAnsiTheme="minorHAnsi" w:cstheme="minorBidi"/>
              <w:kern w:val="2"/>
              <w:sz w:val="24"/>
              <w:szCs w:val="24"/>
              <w:lang w:val="ru-RU" w:eastAsia="ru-RU"/>
              <w14:ligatures w14:val="standardContextual"/>
            </w:rPr>
            <w:tab/>
          </w:r>
          <w:r w:rsidRPr="00906E27">
            <w:rPr>
              <w:rStyle w:val="aa"/>
              <w:b/>
            </w:rPr>
            <w:t>Заявки</w:t>
          </w:r>
          <w:r>
            <w:rPr>
              <w:webHidden/>
            </w:rPr>
            <w:tab/>
          </w:r>
          <w:r>
            <w:rPr>
              <w:webHidden/>
            </w:rPr>
            <w:fldChar w:fldCharType="begin"/>
          </w:r>
          <w:r>
            <w:rPr>
              <w:webHidden/>
            </w:rPr>
            <w:instrText xml:space="preserve"> PAGEREF _Toc223482821 \h </w:instrText>
          </w:r>
          <w:r>
            <w:rPr>
              <w:webHidden/>
            </w:rPr>
          </w:r>
          <w:r>
            <w:rPr>
              <w:webHidden/>
            </w:rPr>
            <w:fldChar w:fldCharType="separate"/>
          </w:r>
          <w:r>
            <w:rPr>
              <w:webHidden/>
            </w:rPr>
            <w:t>9</w:t>
          </w:r>
          <w:r>
            <w:rPr>
              <w:webHidden/>
            </w:rPr>
            <w:fldChar w:fldCharType="end"/>
          </w:r>
          <w:r w:rsidRPr="00906E27">
            <w:rPr>
              <w:rStyle w:val="aa"/>
            </w:rPr>
            <w:fldChar w:fldCharType="end"/>
          </w:r>
        </w:p>
        <w:p w14:paraId="24DE1DAB" w14:textId="3EDE928A"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"_Toc223482822"</w:instrText>
          </w:r>
          <w:r w:rsidRPr="00906E27">
            <w:rPr>
              <w:rStyle w:val="aa"/>
            </w:rPr>
            <w:instrText xml:space="preserve"> </w:instrText>
          </w:r>
          <w:r w:rsidRPr="00906E27">
            <w:rPr>
              <w:rStyle w:val="aa"/>
            </w:rPr>
          </w:r>
          <w:r w:rsidRPr="00906E27">
            <w:rPr>
              <w:rStyle w:val="aa"/>
            </w:rPr>
            <w:fldChar w:fldCharType="separate"/>
          </w:r>
          <w:r w:rsidRPr="00906E27">
            <w:rPr>
              <w:rStyle w:val="aa"/>
            </w:rPr>
            <w:t>3.4.4</w:t>
          </w:r>
          <w:r>
            <w:rPr>
              <w:rFonts w:asciiTheme="minorHAnsi" w:eastAsiaTheme="minorEastAsia" w:hAnsiTheme="minorHAnsi" w:cstheme="minorBidi"/>
              <w:kern w:val="2"/>
              <w:sz w:val="24"/>
              <w:szCs w:val="24"/>
              <w:lang w:val="ru-RU" w:eastAsia="ru-RU"/>
              <w14:ligatures w14:val="standardContextual"/>
            </w:rPr>
            <w:tab/>
          </w:r>
          <w:r w:rsidRPr="00906E27">
            <w:rPr>
              <w:rStyle w:val="aa"/>
              <w:b/>
            </w:rPr>
            <w:t>Коллекции</w:t>
          </w:r>
          <w:r>
            <w:rPr>
              <w:webHidden/>
            </w:rPr>
            <w:tab/>
          </w:r>
          <w:r>
            <w:rPr>
              <w:webHidden/>
            </w:rPr>
            <w:fldChar w:fldCharType="begin"/>
          </w:r>
          <w:r>
            <w:rPr>
              <w:webHidden/>
            </w:rPr>
            <w:instrText xml:space="preserve"> PAGEREF _Toc223482822 \h </w:instrText>
          </w:r>
          <w:r>
            <w:rPr>
              <w:webHidden/>
            </w:rPr>
          </w:r>
          <w:r>
            <w:rPr>
              <w:webHidden/>
            </w:rPr>
            <w:fldChar w:fldCharType="separate"/>
          </w:r>
          <w:r>
            <w:rPr>
              <w:webHidden/>
            </w:rPr>
            <w:t>10</w:t>
          </w:r>
          <w:r>
            <w:rPr>
              <w:webHidden/>
            </w:rPr>
            <w:fldChar w:fldCharType="end"/>
          </w:r>
          <w:r w:rsidRPr="00906E27">
            <w:rPr>
              <w:rStyle w:val="aa"/>
            </w:rPr>
            <w:fldChar w:fldCharType="end"/>
          </w:r>
        </w:p>
        <w:p w14:paraId="7824F505" w14:textId="47E9EF49" w:rsidR="000A2994" w:rsidRDefault="000A2994">
          <w:pPr>
            <w:pStyle w:val="31"/>
            <w:rPr>
              <w:rFonts w:asciiTheme="minorHAnsi" w:eastAsiaTheme="minorEastAsia" w:hAnsiTheme="minorHAnsi" w:cstheme="minorBidi"/>
              <w:kern w:val="2"/>
              <w:sz w:val="24"/>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"_Toc223482823"</w:instrText>
          </w:r>
          <w:r w:rsidRPr="00906E27">
            <w:rPr>
              <w:rStyle w:val="aa"/>
            </w:rPr>
            <w:instrText xml:space="preserve"> </w:instrText>
          </w:r>
          <w:r w:rsidRPr="00906E27">
            <w:rPr>
              <w:rStyle w:val="aa"/>
            </w:rPr>
          </w:r>
          <w:r w:rsidRPr="00906E27">
            <w:rPr>
              <w:rStyle w:val="aa"/>
            </w:rPr>
            <w:fldChar w:fldCharType="separate"/>
          </w:r>
          <w:r w:rsidRPr="00906E27">
            <w:rPr>
              <w:rStyle w:val="aa"/>
            </w:rPr>
            <w:t>3.4.5</w:t>
          </w:r>
          <w:r>
            <w:rPr>
              <w:rFonts w:asciiTheme="minorHAnsi" w:eastAsiaTheme="minorEastAsia" w:hAnsiTheme="minorHAnsi" w:cstheme="minorBidi"/>
              <w:kern w:val="2"/>
              <w:sz w:val="24"/>
              <w:szCs w:val="24"/>
              <w:lang w:val="ru-RU" w:eastAsia="ru-RU"/>
              <w14:ligatures w14:val="standardContextual"/>
            </w:rPr>
            <w:tab/>
          </w:r>
          <w:r w:rsidRPr="00906E27">
            <w:rPr>
              <w:rStyle w:val="aa"/>
              <w:b/>
            </w:rPr>
            <w:t>Рейтинги</w:t>
          </w:r>
          <w:r>
            <w:rPr>
              <w:webHidden/>
            </w:rPr>
            <w:tab/>
          </w:r>
          <w:r>
            <w:rPr>
              <w:webHidden/>
            </w:rPr>
            <w:fldChar w:fldCharType="begin"/>
          </w:r>
          <w:r>
            <w:rPr>
              <w:webHidden/>
            </w:rPr>
            <w:instrText xml:space="preserve"> PAGEREF _Toc223482823 \h </w:instrText>
          </w:r>
          <w:r>
            <w:rPr>
              <w:webHidden/>
            </w:rPr>
          </w:r>
          <w:r>
            <w:rPr>
              <w:webHidden/>
            </w:rPr>
            <w:fldChar w:fldCharType="separate"/>
          </w:r>
          <w:r>
            <w:rPr>
              <w:webHidden/>
            </w:rPr>
            <w:t>10</w:t>
          </w:r>
          <w:r>
            <w:rPr>
              <w:webHidden/>
            </w:rPr>
            <w:fldChar w:fldCharType="end"/>
          </w:r>
          <w:r w:rsidRPr="00906E27">
            <w:rPr>
              <w:rStyle w:val="aa"/>
            </w:rPr>
            <w:fldChar w:fldCharType="end"/>
          </w:r>
        </w:p>
        <w:p w14:paraId="3CD8C118" w14:textId="7DDF4D1C"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"_Toc223482824"</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3.5</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Фанарт</w:t>
          </w:r>
          <w:r>
            <w:rPr>
              <w:noProof/>
              <w:webHidden/>
            </w:rPr>
            <w:tab/>
          </w:r>
          <w:r>
            <w:rPr>
              <w:noProof/>
              <w:webHidden/>
            </w:rPr>
            <w:fldChar w:fldCharType="begin"/>
          </w:r>
          <w:r>
            <w:rPr>
              <w:noProof/>
              <w:webHidden/>
            </w:rPr>
            <w:instrText xml:space="preserve"> PAGEREF _Toc223482824 \h </w:instrText>
          </w:r>
          <w:r>
            <w:rPr>
              <w:noProof/>
              <w:webHidden/>
            </w:rPr>
          </w:r>
          <w:r>
            <w:rPr>
              <w:noProof/>
              <w:webHidden/>
            </w:rPr>
            <w:fldChar w:fldCharType="separate"/>
          </w:r>
          <w:r>
            <w:rPr>
              <w:noProof/>
              <w:webHidden/>
            </w:rPr>
            <w:t>11</w:t>
          </w:r>
          <w:r>
            <w:rPr>
              <w:noProof/>
              <w:webHidden/>
            </w:rPr>
            <w:fldChar w:fldCharType="end"/>
          </w:r>
          <w:r w:rsidRPr="00906E27">
            <w:rPr>
              <w:rStyle w:val="aa"/>
              <w:noProof/>
            </w:rPr>
            <w:fldChar w:fldCharType="end"/>
          </w:r>
        </w:p>
        <w:p w14:paraId="55D83ABD" w14:textId="7B48F494"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"_Toc223482831"</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3.6</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Блог</w:t>
          </w:r>
          <w:r>
            <w:rPr>
              <w:noProof/>
              <w:webHidden/>
            </w:rPr>
            <w:tab/>
          </w:r>
          <w:r>
            <w:rPr>
              <w:noProof/>
              <w:webHidden/>
            </w:rPr>
            <w:fldChar w:fldCharType="begin"/>
          </w:r>
          <w:r>
            <w:rPr>
              <w:noProof/>
              <w:webHidden/>
            </w:rPr>
            <w:instrText xml:space="preserve"> PAGEREF _Toc223482831 \h </w:instrText>
          </w:r>
          <w:r>
            <w:rPr>
              <w:noProof/>
              <w:webHidden/>
            </w:rPr>
          </w:r>
          <w:r>
            <w:rPr>
              <w:noProof/>
              <w:webHidden/>
            </w:rPr>
            <w:fldChar w:fldCharType="separate"/>
          </w:r>
          <w:r>
            <w:rPr>
              <w:noProof/>
              <w:webHidden/>
            </w:rPr>
            <w:t>11</w:t>
          </w:r>
          <w:r>
            <w:rPr>
              <w:noProof/>
              <w:webHidden/>
            </w:rPr>
            <w:fldChar w:fldCharType="end"/>
          </w:r>
          <w:r w:rsidRPr="00906E27">
            <w:rPr>
              <w:rStyle w:val="aa"/>
              <w:noProof/>
            </w:rPr>
            <w:fldChar w:fldCharType="end"/>
          </w:r>
        </w:p>
        <w:p w14:paraId="357667C1" w14:textId="6E64C3FC"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"_Toc223482839"</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3.7</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Энциклопедия</w:t>
          </w:r>
          <w:r>
            <w:rPr>
              <w:noProof/>
              <w:webHidden/>
            </w:rPr>
            <w:tab/>
          </w:r>
          <w:r>
            <w:rPr>
              <w:noProof/>
              <w:webHidden/>
            </w:rPr>
            <w:fldChar w:fldCharType="begin"/>
          </w:r>
          <w:r>
            <w:rPr>
              <w:noProof/>
              <w:webHidden/>
            </w:rPr>
            <w:instrText xml:space="preserve"> PAGEREF _Toc223482839 \h </w:instrText>
          </w:r>
          <w:r>
            <w:rPr>
              <w:noProof/>
              <w:webHidden/>
            </w:rPr>
          </w:r>
          <w:r>
            <w:rPr>
              <w:noProof/>
              <w:webHidden/>
            </w:rPr>
            <w:fldChar w:fldCharType="separate"/>
          </w:r>
          <w:r>
            <w:rPr>
              <w:noProof/>
              <w:webHidden/>
            </w:rPr>
            <w:t>12</w:t>
          </w:r>
          <w:r>
            <w:rPr>
              <w:noProof/>
              <w:webHidden/>
            </w:rPr>
            <w:fldChar w:fldCharType="end"/>
          </w:r>
          <w:r w:rsidRPr="00906E27">
            <w:rPr>
              <w:rStyle w:val="aa"/>
              <w:noProof/>
            </w:rPr>
            <w:fldChar w:fldCharType="end"/>
          </w:r>
        </w:p>
        <w:p w14:paraId="01F547FE" w14:textId="7654E1CB"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"_Toc223482842"</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3.8</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Канон</w:t>
          </w:r>
          <w:r>
            <w:rPr>
              <w:noProof/>
              <w:webHidden/>
            </w:rPr>
            <w:tab/>
          </w:r>
          <w:r>
            <w:rPr>
              <w:noProof/>
              <w:webHidden/>
            </w:rPr>
            <w:fldChar w:fldCharType="begin"/>
          </w:r>
          <w:r>
            <w:rPr>
              <w:noProof/>
              <w:webHidden/>
            </w:rPr>
            <w:instrText xml:space="preserve"> PAGEREF _Toc223482842 \h </w:instrText>
          </w:r>
          <w:r>
            <w:rPr>
              <w:noProof/>
              <w:webHidden/>
            </w:rPr>
          </w:r>
          <w:r>
            <w:rPr>
              <w:noProof/>
              <w:webHidden/>
            </w:rPr>
            <w:fldChar w:fldCharType="separate"/>
          </w:r>
          <w:r>
            <w:rPr>
              <w:noProof/>
              <w:webHidden/>
            </w:rPr>
            <w:t>12</w:t>
          </w:r>
          <w:r>
            <w:rPr>
              <w:noProof/>
              <w:webHidden/>
            </w:rPr>
            <w:fldChar w:fldCharType="end"/>
          </w:r>
          <w:r w:rsidRPr="00906E27">
            <w:rPr>
              <w:rStyle w:val="aa"/>
              <w:noProof/>
            </w:rPr>
            <w:fldChar w:fldCharType="end"/>
          </w:r>
        </w:p>
        <w:p w14:paraId="4DFD6A2E" w14:textId="0CF5A5A5"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"_Toc223482846"</w:instrText>
          </w:r>
          <w:r w:rsidRPr="00906E27">
            <w:rPr>
              <w:rStyle w:val="aa"/>
            </w:rPr>
            <w:instrText xml:space="preserve"> </w:instrText>
          </w:r>
          <w:r w:rsidRPr="00906E27">
            <w:rPr>
              <w:rStyle w:val="aa"/>
            </w:rPr>
          </w:r>
          <w:r w:rsidRPr="00906E27">
            <w:rPr>
              <w:rStyle w:val="aa"/>
            </w:rPr>
            <w:fldChar w:fldCharType="separate"/>
          </w:r>
          <w:r w:rsidRPr="00906E27">
            <w:rPr>
              <w:rStyle w:val="aa"/>
              <w:lang w:val="ru-RU"/>
            </w:rPr>
            <w:t>4.</w:t>
          </w:r>
          <w:r>
            <w:rPr>
              <w:rFonts w:asciiTheme="minorHAnsi" w:eastAsiaTheme="minorEastAsia" w:hAnsiTheme="minorHAnsi" w:cstheme="minorBidi"/>
              <w:b w:val="0"/>
              <w:kern w:val="2"/>
              <w:szCs w:val="24"/>
              <w:lang w:val="ru-RU" w:eastAsia="ru-RU"/>
              <w14:ligatures w14:val="standardContextual"/>
            </w:rPr>
            <w:tab/>
          </w:r>
          <w:r w:rsidRPr="00906E27">
            <w:rPr>
              <w:rStyle w:val="aa"/>
            </w:rPr>
            <w:t>Quality Attributes</w:t>
          </w:r>
          <w:r>
            <w:rPr>
              <w:webHidden/>
            </w:rPr>
            <w:tab/>
          </w:r>
          <w:r>
            <w:rPr>
              <w:webHidden/>
            </w:rPr>
            <w:fldChar w:fldCharType="begin"/>
          </w:r>
          <w:r>
            <w:rPr>
              <w:webHidden/>
            </w:rPr>
            <w:instrText xml:space="preserve"> PAGEREF _Toc223482846 \h </w:instrText>
          </w:r>
          <w:r>
            <w:rPr>
              <w:webHidden/>
            </w:rPr>
          </w:r>
          <w:r>
            <w:rPr>
              <w:webHidden/>
            </w:rPr>
            <w:fldChar w:fldCharType="separate"/>
          </w:r>
          <w:r>
            <w:rPr>
              <w:webHidden/>
            </w:rPr>
            <w:t>13</w:t>
          </w:r>
          <w:r>
            <w:rPr>
              <w:webHidden/>
            </w:rPr>
            <w:fldChar w:fldCharType="end"/>
          </w:r>
          <w:r w:rsidRPr="00906E27">
            <w:rPr>
              <w:rStyle w:val="aa"/>
            </w:rPr>
            <w:fldChar w:fldCharType="end"/>
          </w:r>
        </w:p>
        <w:p w14:paraId="0DDF5276" w14:textId="18AFFAAC"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"_Toc223482847"</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4.1</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Usability</w:t>
          </w:r>
          <w:r>
            <w:rPr>
              <w:noProof/>
              <w:webHidden/>
            </w:rPr>
            <w:tab/>
          </w:r>
          <w:r>
            <w:rPr>
              <w:noProof/>
              <w:webHidden/>
            </w:rPr>
            <w:fldChar w:fldCharType="begin"/>
          </w:r>
          <w:r>
            <w:rPr>
              <w:noProof/>
              <w:webHidden/>
            </w:rPr>
            <w:instrText xml:space="preserve"> PAGEREF _Toc223482847 \h </w:instrText>
          </w:r>
          <w:r>
            <w:rPr>
              <w:noProof/>
              <w:webHidden/>
            </w:rPr>
          </w:r>
          <w:r>
            <w:rPr>
              <w:noProof/>
              <w:webHidden/>
            </w:rPr>
            <w:fldChar w:fldCharType="separate"/>
          </w:r>
          <w:r>
            <w:rPr>
              <w:noProof/>
              <w:webHidden/>
            </w:rPr>
            <w:t>13</w:t>
          </w:r>
          <w:r>
            <w:rPr>
              <w:noProof/>
              <w:webHidden/>
            </w:rPr>
            <w:fldChar w:fldCharType="end"/>
          </w:r>
          <w:r w:rsidRPr="00906E27">
            <w:rPr>
              <w:rStyle w:val="aa"/>
              <w:noProof/>
            </w:rPr>
            <w:fldChar w:fldCharType="end"/>
          </w:r>
        </w:p>
        <w:p w14:paraId="06D9CE01" w14:textId="099840D5"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"_Toc223482851"</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4.2</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Reliability</w:t>
          </w:r>
          <w:r>
            <w:rPr>
              <w:noProof/>
              <w:webHidden/>
            </w:rPr>
            <w:tab/>
          </w:r>
          <w:r>
            <w:rPr>
              <w:noProof/>
              <w:webHidden/>
            </w:rPr>
            <w:fldChar w:fldCharType="begin"/>
          </w:r>
          <w:r>
            <w:rPr>
              <w:noProof/>
              <w:webHidden/>
            </w:rPr>
            <w:instrText xml:space="preserve"> PAGEREF _Toc223482851 \h </w:instrText>
          </w:r>
          <w:r>
            <w:rPr>
              <w:noProof/>
              <w:webHidden/>
            </w:rPr>
          </w:r>
          <w:r>
            <w:rPr>
              <w:noProof/>
              <w:webHidden/>
            </w:rPr>
            <w:fldChar w:fldCharType="separate"/>
          </w:r>
          <w:r>
            <w:rPr>
              <w:noProof/>
              <w:webHidden/>
            </w:rPr>
            <w:t>13</w:t>
          </w:r>
          <w:r>
            <w:rPr>
              <w:noProof/>
              <w:webHidden/>
            </w:rPr>
            <w:fldChar w:fldCharType="end"/>
          </w:r>
          <w:r w:rsidRPr="00906E27">
            <w:rPr>
              <w:rStyle w:val="aa"/>
              <w:noProof/>
            </w:rPr>
            <w:fldChar w:fldCharType="end"/>
          </w:r>
        </w:p>
        <w:p w14:paraId="11777726" w14:textId="5B24829D"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"_Toc223482856"</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4.3</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Performance</w:t>
          </w:r>
          <w:r>
            <w:rPr>
              <w:noProof/>
              <w:webHidden/>
            </w:rPr>
            <w:tab/>
          </w:r>
          <w:r>
            <w:rPr>
              <w:noProof/>
              <w:webHidden/>
            </w:rPr>
            <w:fldChar w:fldCharType="begin"/>
          </w:r>
          <w:r>
            <w:rPr>
              <w:noProof/>
              <w:webHidden/>
            </w:rPr>
            <w:instrText xml:space="preserve"> PAGEREF _Toc223482856 \h </w:instrText>
          </w:r>
          <w:r>
            <w:rPr>
              <w:noProof/>
              <w:webHidden/>
            </w:rPr>
          </w:r>
          <w:r>
            <w:rPr>
              <w:noProof/>
              <w:webHidden/>
            </w:rPr>
            <w:fldChar w:fldCharType="separate"/>
          </w:r>
          <w:r>
            <w:rPr>
              <w:noProof/>
              <w:webHidden/>
            </w:rPr>
            <w:t>13</w:t>
          </w:r>
          <w:r>
            <w:rPr>
              <w:noProof/>
              <w:webHidden/>
            </w:rPr>
            <w:fldChar w:fldCharType="end"/>
          </w:r>
          <w:r w:rsidRPr="00906E27">
            <w:rPr>
              <w:rStyle w:val="aa"/>
              <w:noProof/>
            </w:rPr>
            <w:fldChar w:fldCharType="end"/>
          </w:r>
        </w:p>
        <w:p w14:paraId="3469A2BE" w14:textId="2ECC763B"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lastRenderedPageBreak/>
            <w:fldChar w:fldCharType="begin"/>
          </w:r>
          <w:r w:rsidRPr="00906E27">
            <w:rPr>
              <w:rStyle w:val="aa"/>
              <w:noProof/>
            </w:rPr>
            <w:instrText xml:space="preserve"> </w:instrText>
          </w:r>
          <w:r>
            <w:rPr>
              <w:noProof/>
            </w:rPr>
            <w:instrText>HYPERLINK \l "_Toc223482860"</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4.4</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Security</w:t>
          </w:r>
          <w:r>
            <w:rPr>
              <w:noProof/>
              <w:webHidden/>
            </w:rPr>
            <w:tab/>
          </w:r>
          <w:r>
            <w:rPr>
              <w:noProof/>
              <w:webHidden/>
            </w:rPr>
            <w:fldChar w:fldCharType="begin"/>
          </w:r>
          <w:r>
            <w:rPr>
              <w:noProof/>
              <w:webHidden/>
            </w:rPr>
            <w:instrText xml:space="preserve"> PAGEREF _Toc223482860 \h </w:instrText>
          </w:r>
          <w:r>
            <w:rPr>
              <w:noProof/>
              <w:webHidden/>
            </w:rPr>
          </w:r>
          <w:r>
            <w:rPr>
              <w:noProof/>
              <w:webHidden/>
            </w:rPr>
            <w:fldChar w:fldCharType="separate"/>
          </w:r>
          <w:r>
            <w:rPr>
              <w:noProof/>
              <w:webHidden/>
            </w:rPr>
            <w:t>14</w:t>
          </w:r>
          <w:r>
            <w:rPr>
              <w:noProof/>
              <w:webHidden/>
            </w:rPr>
            <w:fldChar w:fldCharType="end"/>
          </w:r>
          <w:r w:rsidRPr="00906E27">
            <w:rPr>
              <w:rStyle w:val="aa"/>
              <w:noProof/>
            </w:rPr>
            <w:fldChar w:fldCharType="end"/>
          </w:r>
        </w:p>
        <w:p w14:paraId="46778BEF" w14:textId="21EF8D96"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"_Toc223482864"</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4.5</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Scalability</w:t>
          </w:r>
          <w:r>
            <w:rPr>
              <w:noProof/>
              <w:webHidden/>
            </w:rPr>
            <w:tab/>
          </w:r>
          <w:r>
            <w:rPr>
              <w:noProof/>
              <w:webHidden/>
            </w:rPr>
            <w:fldChar w:fldCharType="begin"/>
          </w:r>
          <w:r>
            <w:rPr>
              <w:noProof/>
              <w:webHidden/>
            </w:rPr>
            <w:instrText xml:space="preserve"> PAGEREF _Toc223482864 \h </w:instrText>
          </w:r>
          <w:r>
            <w:rPr>
              <w:noProof/>
              <w:webHidden/>
            </w:rPr>
          </w:r>
          <w:r>
            <w:rPr>
              <w:noProof/>
              <w:webHidden/>
            </w:rPr>
            <w:fldChar w:fldCharType="separate"/>
          </w:r>
          <w:r>
            <w:rPr>
              <w:noProof/>
              <w:webHidden/>
            </w:rPr>
            <w:t>14</w:t>
          </w:r>
          <w:r>
            <w:rPr>
              <w:noProof/>
              <w:webHidden/>
            </w:rPr>
            <w:fldChar w:fldCharType="end"/>
          </w:r>
          <w:r w:rsidRPr="00906E27">
            <w:rPr>
              <w:rStyle w:val="aa"/>
              <w:noProof/>
            </w:rPr>
            <w:fldChar w:fldCharType="end"/>
          </w:r>
        </w:p>
        <w:p w14:paraId="7E149309" w14:textId="078F3F85"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"_Toc223482868"</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4.6</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Maintainability</w:t>
          </w:r>
          <w:r>
            <w:rPr>
              <w:noProof/>
              <w:webHidden/>
            </w:rPr>
            <w:tab/>
          </w:r>
          <w:r>
            <w:rPr>
              <w:noProof/>
              <w:webHidden/>
            </w:rPr>
            <w:fldChar w:fldCharType="begin"/>
          </w:r>
          <w:r>
            <w:rPr>
              <w:noProof/>
              <w:webHidden/>
            </w:rPr>
            <w:instrText xml:space="preserve"> PAGEREF _Toc223482868 \h </w:instrText>
          </w:r>
          <w:r>
            <w:rPr>
              <w:noProof/>
              <w:webHidden/>
            </w:rPr>
          </w:r>
          <w:r>
            <w:rPr>
              <w:noProof/>
              <w:webHidden/>
            </w:rPr>
            <w:fldChar w:fldCharType="separate"/>
          </w:r>
          <w:r>
            <w:rPr>
              <w:noProof/>
              <w:webHidden/>
            </w:rPr>
            <w:t>14</w:t>
          </w:r>
          <w:r>
            <w:rPr>
              <w:noProof/>
              <w:webHidden/>
            </w:rPr>
            <w:fldChar w:fldCharType="end"/>
          </w:r>
          <w:r w:rsidRPr="00906E27">
            <w:rPr>
              <w:rStyle w:val="aa"/>
              <w:noProof/>
            </w:rPr>
            <w:fldChar w:fldCharType="end"/>
          </w:r>
        </w:p>
        <w:p w14:paraId="1ABD998E" w14:textId="673FC9A9"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"_Toc223482871"</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4.7</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Observability</w:t>
          </w:r>
          <w:r>
            <w:rPr>
              <w:noProof/>
              <w:webHidden/>
            </w:rPr>
            <w:tab/>
          </w:r>
          <w:r>
            <w:rPr>
              <w:noProof/>
              <w:webHidden/>
            </w:rPr>
            <w:fldChar w:fldCharType="begin"/>
          </w:r>
          <w:r>
            <w:rPr>
              <w:noProof/>
              <w:webHidden/>
            </w:rPr>
            <w:instrText xml:space="preserve"> PAGEREF _Toc223482871 \h </w:instrText>
          </w:r>
          <w:r>
            <w:rPr>
              <w:noProof/>
              <w:webHidden/>
            </w:rPr>
          </w:r>
          <w:r>
            <w:rPr>
              <w:noProof/>
              <w:webHidden/>
            </w:rPr>
            <w:fldChar w:fldCharType="separate"/>
          </w:r>
          <w:r>
            <w:rPr>
              <w:noProof/>
              <w:webHidden/>
            </w:rPr>
            <w:t>14</w:t>
          </w:r>
          <w:r>
            <w:rPr>
              <w:noProof/>
              <w:webHidden/>
            </w:rPr>
            <w:fldChar w:fldCharType="end"/>
          </w:r>
          <w:r w:rsidRPr="00906E27">
            <w:rPr>
              <w:rStyle w:val="aa"/>
              <w:noProof/>
            </w:rPr>
            <w:fldChar w:fldCharType="end"/>
          </w:r>
        </w:p>
        <w:p w14:paraId="5F6D5C59" w14:textId="62D18DFA"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"_Toc223482874"</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4.8</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Compliance</w:t>
          </w:r>
          <w:r>
            <w:rPr>
              <w:noProof/>
              <w:webHidden/>
            </w:rPr>
            <w:tab/>
          </w:r>
          <w:r>
            <w:rPr>
              <w:noProof/>
              <w:webHidden/>
            </w:rPr>
            <w:fldChar w:fldCharType="begin"/>
          </w:r>
          <w:r>
            <w:rPr>
              <w:noProof/>
              <w:webHidden/>
            </w:rPr>
            <w:instrText xml:space="preserve"> PAGEREF _Toc223482874 \h </w:instrText>
          </w:r>
          <w:r>
            <w:rPr>
              <w:noProof/>
              <w:webHidden/>
            </w:rPr>
          </w:r>
          <w:r>
            <w:rPr>
              <w:noProof/>
              <w:webHidden/>
            </w:rPr>
            <w:fldChar w:fldCharType="separate"/>
          </w:r>
          <w:r>
            <w:rPr>
              <w:noProof/>
              <w:webHidden/>
            </w:rPr>
            <w:t>14</w:t>
          </w:r>
          <w:r>
            <w:rPr>
              <w:noProof/>
              <w:webHidden/>
            </w:rPr>
            <w:fldChar w:fldCharType="end"/>
          </w:r>
          <w:r w:rsidRPr="00906E27">
            <w:rPr>
              <w:rStyle w:val="aa"/>
              <w:noProof/>
            </w:rPr>
            <w:fldChar w:fldCharType="end"/>
          </w:r>
        </w:p>
        <w:p w14:paraId="6809E05B" w14:textId="307A3577"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"_Toc223482877"</w:instrText>
          </w:r>
          <w:r w:rsidRPr="00906E27">
            <w:rPr>
              <w:rStyle w:val="aa"/>
            </w:rPr>
            <w:instrText xml:space="preserve"> </w:instrText>
          </w:r>
          <w:r w:rsidRPr="00906E27">
            <w:rPr>
              <w:rStyle w:val="aa"/>
            </w:rPr>
          </w:r>
          <w:r w:rsidRPr="00906E27">
            <w:rPr>
              <w:rStyle w:val="aa"/>
            </w:rPr>
            <w:fldChar w:fldCharType="separate"/>
          </w:r>
          <w:r w:rsidRPr="00906E27">
            <w:rPr>
              <w:rStyle w:val="aa"/>
              <w:lang w:val="ru-RU"/>
            </w:rPr>
            <w:t>5.</w:t>
          </w:r>
          <w:r>
            <w:rPr>
              <w:rFonts w:asciiTheme="minorHAnsi" w:eastAsiaTheme="minorEastAsia" w:hAnsiTheme="minorHAnsi" w:cstheme="minorBidi"/>
              <w:b w:val="0"/>
              <w:kern w:val="2"/>
              <w:szCs w:val="24"/>
              <w:lang w:val="ru-RU" w:eastAsia="ru-RU"/>
              <w14:ligatures w14:val="standardContextual"/>
            </w:rPr>
            <w:tab/>
          </w:r>
          <w:r w:rsidRPr="00906E27">
            <w:rPr>
              <w:rStyle w:val="aa"/>
            </w:rPr>
            <w:t>Requirements attribute</w:t>
          </w:r>
          <w:r>
            <w:rPr>
              <w:webHidden/>
            </w:rPr>
            <w:tab/>
          </w:r>
          <w:r>
            <w:rPr>
              <w:webHidden/>
            </w:rPr>
            <w:fldChar w:fldCharType="begin"/>
          </w:r>
          <w:r>
            <w:rPr>
              <w:webHidden/>
            </w:rPr>
            <w:instrText xml:space="preserve"> PAGEREF _Toc223482877 \h </w:instrText>
          </w:r>
          <w:r>
            <w:rPr>
              <w:webHidden/>
            </w:rPr>
          </w:r>
          <w:r>
            <w:rPr>
              <w:webHidden/>
            </w:rPr>
            <w:fldChar w:fldCharType="separate"/>
          </w:r>
          <w:r>
            <w:rPr>
              <w:webHidden/>
            </w:rPr>
            <w:t>15</w:t>
          </w:r>
          <w:r>
            <w:rPr>
              <w:webHidden/>
            </w:rPr>
            <w:fldChar w:fldCharType="end"/>
          </w:r>
          <w:r w:rsidRPr="00906E27">
            <w:rPr>
              <w:rStyle w:val="aa"/>
            </w:rPr>
            <w:fldChar w:fldCharType="end"/>
          </w:r>
        </w:p>
        <w:p w14:paraId="5DF0E8B3" w14:textId="31FF4262"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"_Toc223482878"</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5.1</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Functional requirements</w:t>
          </w:r>
          <w:r>
            <w:rPr>
              <w:noProof/>
              <w:webHidden/>
            </w:rPr>
            <w:tab/>
          </w:r>
          <w:r>
            <w:rPr>
              <w:noProof/>
              <w:webHidden/>
            </w:rPr>
            <w:fldChar w:fldCharType="begin"/>
          </w:r>
          <w:r>
            <w:rPr>
              <w:noProof/>
              <w:webHidden/>
            </w:rPr>
            <w:instrText xml:space="preserve"> PAGEREF _Toc223482878 \h </w:instrText>
          </w:r>
          <w:r>
            <w:rPr>
              <w:noProof/>
              <w:webHidden/>
            </w:rPr>
          </w:r>
          <w:r>
            <w:rPr>
              <w:noProof/>
              <w:webHidden/>
            </w:rPr>
            <w:fldChar w:fldCharType="separate"/>
          </w:r>
          <w:r>
            <w:rPr>
              <w:noProof/>
              <w:webHidden/>
            </w:rPr>
            <w:t>15</w:t>
          </w:r>
          <w:r>
            <w:rPr>
              <w:noProof/>
              <w:webHidden/>
            </w:rPr>
            <w:fldChar w:fldCharType="end"/>
          </w:r>
          <w:r w:rsidRPr="00906E27">
            <w:rPr>
              <w:rStyle w:val="aa"/>
              <w:noProof/>
            </w:rPr>
            <w:fldChar w:fldCharType="end"/>
          </w:r>
        </w:p>
        <w:p w14:paraId="7E1BF0E4" w14:textId="6B26B36C"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"_Toc223482879"</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5.2</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Non-functional requirements</w:t>
          </w:r>
          <w:r>
            <w:rPr>
              <w:noProof/>
              <w:webHidden/>
            </w:rPr>
            <w:tab/>
          </w:r>
          <w:r>
            <w:rPr>
              <w:noProof/>
              <w:webHidden/>
            </w:rPr>
            <w:fldChar w:fldCharType="begin"/>
          </w:r>
          <w:r>
            <w:rPr>
              <w:noProof/>
              <w:webHidden/>
            </w:rPr>
            <w:instrText xml:space="preserve"> PAGEREF _Toc223482879 \h </w:instrText>
          </w:r>
          <w:r>
            <w:rPr>
              <w:noProof/>
              <w:webHidden/>
            </w:rPr>
          </w:r>
          <w:r>
            <w:rPr>
              <w:noProof/>
              <w:webHidden/>
            </w:rPr>
            <w:fldChar w:fldCharType="separate"/>
          </w:r>
          <w:r>
            <w:rPr>
              <w:noProof/>
              <w:webHidden/>
            </w:rPr>
            <w:t>15</w:t>
          </w:r>
          <w:r>
            <w:rPr>
              <w:noProof/>
              <w:webHidden/>
            </w:rPr>
            <w:fldChar w:fldCharType="end"/>
          </w:r>
          <w:r w:rsidRPr="00906E27">
            <w:rPr>
              <w:rStyle w:val="aa"/>
              <w:noProof/>
            </w:rPr>
            <w:fldChar w:fldCharType="end"/>
          </w:r>
        </w:p>
        <w:p w14:paraId="10F5612E" w14:textId="52B92E8B"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"_Toc223482880"</w:instrText>
          </w:r>
          <w:r w:rsidRPr="00906E27">
            <w:rPr>
              <w:rStyle w:val="aa"/>
            </w:rPr>
            <w:instrText xml:space="preserve"> </w:instrText>
          </w:r>
          <w:r w:rsidRPr="00906E27">
            <w:rPr>
              <w:rStyle w:val="aa"/>
            </w:rPr>
          </w:r>
          <w:r w:rsidRPr="00906E27">
            <w:rPr>
              <w:rStyle w:val="aa"/>
            </w:rPr>
            <w:fldChar w:fldCharType="separate"/>
          </w:r>
          <w:r w:rsidRPr="00906E27">
            <w:rPr>
              <w:rStyle w:val="aa"/>
              <w:lang w:val="ru-RU"/>
            </w:rPr>
            <w:t>6.</w:t>
          </w:r>
          <w:r>
            <w:rPr>
              <w:rFonts w:asciiTheme="minorHAnsi" w:eastAsiaTheme="minorEastAsia" w:hAnsiTheme="minorHAnsi" w:cstheme="minorBidi"/>
              <w:b w:val="0"/>
              <w:kern w:val="2"/>
              <w:szCs w:val="24"/>
              <w:lang w:val="ru-RU" w:eastAsia="ru-RU"/>
              <w14:ligatures w14:val="standardContextual"/>
            </w:rPr>
            <w:tab/>
          </w:r>
          <w:r w:rsidRPr="00906E27">
            <w:rPr>
              <w:rStyle w:val="aa"/>
            </w:rPr>
            <w:t>Risks</w:t>
          </w:r>
          <w:r>
            <w:rPr>
              <w:webHidden/>
            </w:rPr>
            <w:tab/>
          </w:r>
          <w:r>
            <w:rPr>
              <w:webHidden/>
            </w:rPr>
            <w:fldChar w:fldCharType="begin"/>
          </w:r>
          <w:r>
            <w:rPr>
              <w:webHidden/>
            </w:rPr>
            <w:instrText xml:space="preserve"> PAGEREF _Toc223482880 \h </w:instrText>
          </w:r>
          <w:r>
            <w:rPr>
              <w:webHidden/>
            </w:rPr>
          </w:r>
          <w:r>
            <w:rPr>
              <w:webHidden/>
            </w:rPr>
            <w:fldChar w:fldCharType="separate"/>
          </w:r>
          <w:r>
            <w:rPr>
              <w:webHidden/>
            </w:rPr>
            <w:t>16</w:t>
          </w:r>
          <w:r>
            <w:rPr>
              <w:webHidden/>
            </w:rPr>
            <w:fldChar w:fldCharType="end"/>
          </w:r>
          <w:r w:rsidRPr="00906E27">
            <w:rPr>
              <w:rStyle w:val="aa"/>
            </w:rPr>
            <w:fldChar w:fldCharType="end"/>
          </w:r>
        </w:p>
        <w:p w14:paraId="309DC90D" w14:textId="3F29B8C0"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"_Toc223482881"</w:instrText>
          </w:r>
          <w:r w:rsidRPr="00906E27">
            <w:rPr>
              <w:rStyle w:val="aa"/>
            </w:rPr>
            <w:instrText xml:space="preserve"> </w:instrText>
          </w:r>
          <w:r w:rsidRPr="00906E27">
            <w:rPr>
              <w:rStyle w:val="aa"/>
            </w:rPr>
          </w:r>
          <w:r w:rsidRPr="00906E27">
            <w:rPr>
              <w:rStyle w:val="aa"/>
            </w:rPr>
            <w:fldChar w:fldCharType="separate"/>
          </w:r>
          <w:r w:rsidRPr="00906E27">
            <w:rPr>
              <w:rStyle w:val="aa"/>
              <w:lang w:val="ru-RU"/>
            </w:rPr>
            <w:t>7.</w:t>
          </w:r>
          <w:r>
            <w:rPr>
              <w:rFonts w:asciiTheme="minorHAnsi" w:eastAsiaTheme="minorEastAsia" w:hAnsiTheme="minorHAnsi" w:cstheme="minorBidi"/>
              <w:b w:val="0"/>
              <w:kern w:val="2"/>
              <w:szCs w:val="24"/>
              <w:lang w:val="ru-RU" w:eastAsia="ru-RU"/>
              <w14:ligatures w14:val="standardContextual"/>
            </w:rPr>
            <w:tab/>
          </w:r>
          <w:r w:rsidRPr="00906E27">
            <w:rPr>
              <w:rStyle w:val="aa"/>
            </w:rPr>
            <w:t>Use cases</w:t>
          </w:r>
          <w:r>
            <w:rPr>
              <w:webHidden/>
            </w:rPr>
            <w:tab/>
          </w:r>
          <w:r>
            <w:rPr>
              <w:webHidden/>
            </w:rPr>
            <w:fldChar w:fldCharType="begin"/>
          </w:r>
          <w:r>
            <w:rPr>
              <w:webHidden/>
            </w:rPr>
            <w:instrText xml:space="preserve"> PAGEREF _Toc223482881 \h </w:instrText>
          </w:r>
          <w:r>
            <w:rPr>
              <w:webHidden/>
            </w:rPr>
          </w:r>
          <w:r>
            <w:rPr>
              <w:webHidden/>
            </w:rPr>
            <w:fldChar w:fldCharType="separate"/>
          </w:r>
          <w:r>
            <w:rPr>
              <w:webHidden/>
            </w:rPr>
            <w:t>17</w:t>
          </w:r>
          <w:r>
            <w:rPr>
              <w:webHidden/>
            </w:rPr>
            <w:fldChar w:fldCharType="end"/>
          </w:r>
          <w:r w:rsidRPr="00906E27">
            <w:rPr>
              <w:rStyle w:val="aa"/>
            </w:rPr>
            <w:fldChar w:fldCharType="end"/>
          </w:r>
        </w:p>
        <w:p w14:paraId="3036B910" w14:textId="68D929FC"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"_Toc223482882"</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7.1</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Поиск и фильтрация фанфиков</w:t>
          </w:r>
          <w:r>
            <w:rPr>
              <w:noProof/>
              <w:webHidden/>
            </w:rPr>
            <w:tab/>
          </w:r>
          <w:r>
            <w:rPr>
              <w:noProof/>
              <w:webHidden/>
            </w:rPr>
            <w:fldChar w:fldCharType="begin"/>
          </w:r>
          <w:r>
            <w:rPr>
              <w:noProof/>
              <w:webHidden/>
            </w:rPr>
            <w:instrText xml:space="preserve"> PAGEREF _Toc223482882 \h </w:instrText>
          </w:r>
          <w:r>
            <w:rPr>
              <w:noProof/>
              <w:webHidden/>
            </w:rPr>
          </w:r>
          <w:r>
            <w:rPr>
              <w:noProof/>
              <w:webHidden/>
            </w:rPr>
            <w:fldChar w:fldCharType="separate"/>
          </w:r>
          <w:r>
            <w:rPr>
              <w:noProof/>
              <w:webHidden/>
            </w:rPr>
            <w:t>17</w:t>
          </w:r>
          <w:r>
            <w:rPr>
              <w:noProof/>
              <w:webHidden/>
            </w:rPr>
            <w:fldChar w:fldCharType="end"/>
          </w:r>
          <w:r w:rsidRPr="00906E27">
            <w:rPr>
              <w:rStyle w:val="aa"/>
              <w:noProof/>
            </w:rPr>
            <w:fldChar w:fldCharType="end"/>
          </w:r>
        </w:p>
        <w:p w14:paraId="3E665D46" w14:textId="61336D76"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"_Toc223482883"</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7.2</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Поиск по рекомендациям</w:t>
          </w:r>
          <w:r>
            <w:rPr>
              <w:noProof/>
              <w:webHidden/>
            </w:rPr>
            <w:tab/>
          </w:r>
          <w:r>
            <w:rPr>
              <w:noProof/>
              <w:webHidden/>
            </w:rPr>
            <w:fldChar w:fldCharType="begin"/>
          </w:r>
          <w:r>
            <w:rPr>
              <w:noProof/>
              <w:webHidden/>
            </w:rPr>
            <w:instrText xml:space="preserve"> PAGEREF _Toc223482883 \h </w:instrText>
          </w:r>
          <w:r>
            <w:rPr>
              <w:noProof/>
              <w:webHidden/>
            </w:rPr>
          </w:r>
          <w:r>
            <w:rPr>
              <w:noProof/>
              <w:webHidden/>
            </w:rPr>
            <w:fldChar w:fldCharType="separate"/>
          </w:r>
          <w:r>
            <w:rPr>
              <w:noProof/>
              <w:webHidden/>
            </w:rPr>
            <w:t>18</w:t>
          </w:r>
          <w:r>
            <w:rPr>
              <w:noProof/>
              <w:webHidden/>
            </w:rPr>
            <w:fldChar w:fldCharType="end"/>
          </w:r>
          <w:r w:rsidRPr="00906E27">
            <w:rPr>
              <w:rStyle w:val="aa"/>
              <w:noProof/>
            </w:rPr>
            <w:fldChar w:fldCharType="end"/>
          </w:r>
        </w:p>
        <w:p w14:paraId="781524B0" w14:textId="0A10F09B"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"_Toc223482884"</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7.3</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Навигация по энциклопедии</w:t>
          </w:r>
          <w:r>
            <w:rPr>
              <w:noProof/>
              <w:webHidden/>
            </w:rPr>
            <w:tab/>
          </w:r>
          <w:r>
            <w:rPr>
              <w:noProof/>
              <w:webHidden/>
            </w:rPr>
            <w:fldChar w:fldCharType="begin"/>
          </w:r>
          <w:r>
            <w:rPr>
              <w:noProof/>
              <w:webHidden/>
            </w:rPr>
            <w:instrText xml:space="preserve"> PAGEREF _Toc223482884 \h </w:instrText>
          </w:r>
          <w:r>
            <w:rPr>
              <w:noProof/>
              <w:webHidden/>
            </w:rPr>
          </w:r>
          <w:r>
            <w:rPr>
              <w:noProof/>
              <w:webHidden/>
            </w:rPr>
            <w:fldChar w:fldCharType="separate"/>
          </w:r>
          <w:r>
            <w:rPr>
              <w:noProof/>
              <w:webHidden/>
            </w:rPr>
            <w:t>18</w:t>
          </w:r>
          <w:r>
            <w:rPr>
              <w:noProof/>
              <w:webHidden/>
            </w:rPr>
            <w:fldChar w:fldCharType="end"/>
          </w:r>
          <w:r w:rsidRPr="00906E27">
            <w:rPr>
              <w:rStyle w:val="aa"/>
              <w:noProof/>
            </w:rPr>
            <w:fldChar w:fldCharType="end"/>
          </w:r>
        </w:p>
        <w:p w14:paraId="5E2D611B" w14:textId="0A93E9B0"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"_Toc223482885"</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7.4</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Фанарты по выборкам</w:t>
          </w:r>
          <w:r>
            <w:rPr>
              <w:noProof/>
              <w:webHidden/>
            </w:rPr>
            <w:tab/>
          </w:r>
          <w:r>
            <w:rPr>
              <w:noProof/>
              <w:webHidden/>
            </w:rPr>
            <w:fldChar w:fldCharType="begin"/>
          </w:r>
          <w:r>
            <w:rPr>
              <w:noProof/>
              <w:webHidden/>
            </w:rPr>
            <w:instrText xml:space="preserve"> PAGEREF _Toc223482885 \h </w:instrText>
          </w:r>
          <w:r>
            <w:rPr>
              <w:noProof/>
              <w:webHidden/>
            </w:rPr>
          </w:r>
          <w:r>
            <w:rPr>
              <w:noProof/>
              <w:webHidden/>
            </w:rPr>
            <w:fldChar w:fldCharType="separate"/>
          </w:r>
          <w:r>
            <w:rPr>
              <w:noProof/>
              <w:webHidden/>
            </w:rPr>
            <w:t>19</w:t>
          </w:r>
          <w:r>
            <w:rPr>
              <w:noProof/>
              <w:webHidden/>
            </w:rPr>
            <w:fldChar w:fldCharType="end"/>
          </w:r>
          <w:r w:rsidRPr="00906E27">
            <w:rPr>
              <w:rStyle w:val="aa"/>
              <w:noProof/>
            </w:rPr>
            <w:fldChar w:fldCharType="end"/>
          </w:r>
        </w:p>
        <w:p w14:paraId="0DF33BAD" w14:textId="29D1F60D"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"_Toc223482886"</w:instrText>
          </w:r>
          <w:r w:rsidRPr="00906E27">
            <w:rPr>
              <w:rStyle w:val="aa"/>
            </w:rPr>
            <w:instrText xml:space="preserve"> </w:instrText>
          </w:r>
          <w:r w:rsidRPr="00906E27">
            <w:rPr>
              <w:rStyle w:val="aa"/>
            </w:rPr>
          </w:r>
          <w:r w:rsidRPr="00906E27">
            <w:rPr>
              <w:rStyle w:val="aa"/>
            </w:rPr>
            <w:fldChar w:fldCharType="separate"/>
          </w:r>
          <w:r w:rsidRPr="00906E27">
            <w:rPr>
              <w:rStyle w:val="aa"/>
              <w:lang w:val="ru-RU"/>
            </w:rPr>
            <w:t>8.</w:t>
          </w:r>
          <w:r>
            <w:rPr>
              <w:rFonts w:asciiTheme="minorHAnsi" w:eastAsiaTheme="minorEastAsia" w:hAnsiTheme="minorHAnsi" w:cstheme="minorBidi"/>
              <w:b w:val="0"/>
              <w:kern w:val="2"/>
              <w:szCs w:val="24"/>
              <w:lang w:val="ru-RU" w:eastAsia="ru-RU"/>
              <w14:ligatures w14:val="standardContextual"/>
            </w:rPr>
            <w:tab/>
          </w:r>
          <w:r w:rsidRPr="00906E27">
            <w:rPr>
              <w:rStyle w:val="aa"/>
            </w:rPr>
            <w:t>Appendix A: Analysis Models</w:t>
          </w:r>
          <w:r>
            <w:rPr>
              <w:webHidden/>
            </w:rPr>
            <w:tab/>
          </w:r>
          <w:r>
            <w:rPr>
              <w:webHidden/>
            </w:rPr>
            <w:fldChar w:fldCharType="begin"/>
          </w:r>
          <w:r>
            <w:rPr>
              <w:webHidden/>
            </w:rPr>
            <w:instrText xml:space="preserve"> PAGEREF _Toc223482886 \h </w:instrText>
          </w:r>
          <w:r>
            <w:rPr>
              <w:webHidden/>
            </w:rPr>
          </w:r>
          <w:r>
            <w:rPr>
              <w:webHidden/>
            </w:rPr>
            <w:fldChar w:fldCharType="separate"/>
          </w:r>
          <w:r>
            <w:rPr>
              <w:webHidden/>
            </w:rPr>
            <w:t>19</w:t>
          </w:r>
          <w:r>
            <w:rPr>
              <w:webHidden/>
            </w:rPr>
            <w:fldChar w:fldCharType="end"/>
          </w:r>
          <w:r w:rsidRPr="00906E27">
            <w:rPr>
              <w:rStyle w:val="aa"/>
            </w:rPr>
            <w:fldChar w:fldCharType="end"/>
          </w:r>
        </w:p>
        <w:p w14:paraId="474520C8" w14:textId="553EBEA6"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"_Toc223482887"</w:instrText>
          </w:r>
          <w:r w:rsidRPr="00906E27">
            <w:rPr>
              <w:rStyle w:val="aa"/>
            </w:rPr>
            <w:instrText xml:space="preserve"> </w:instrText>
          </w:r>
          <w:r w:rsidRPr="00906E27">
            <w:rPr>
              <w:rStyle w:val="aa"/>
            </w:rPr>
          </w:r>
          <w:r w:rsidRPr="00906E27">
            <w:rPr>
              <w:rStyle w:val="aa"/>
            </w:rPr>
            <w:fldChar w:fldCharType="separate"/>
          </w:r>
          <w:r w:rsidRPr="00906E27">
            <w:rPr>
              <w:rStyle w:val="aa"/>
              <w:lang w:val="ru-RU"/>
            </w:rPr>
            <w:t>9.</w:t>
          </w:r>
          <w:r>
            <w:rPr>
              <w:rFonts w:asciiTheme="minorHAnsi" w:eastAsiaTheme="minorEastAsia" w:hAnsiTheme="minorHAnsi" w:cstheme="minorBidi"/>
              <w:b w:val="0"/>
              <w:kern w:val="2"/>
              <w:szCs w:val="24"/>
              <w:lang w:val="ru-RU" w:eastAsia="ru-RU"/>
              <w14:ligatures w14:val="standardContextual"/>
            </w:rPr>
            <w:tab/>
          </w:r>
          <w:r w:rsidRPr="00906E27">
            <w:rPr>
              <w:rStyle w:val="aa"/>
            </w:rPr>
            <w:t>Appendix B: Glossary</w:t>
          </w:r>
          <w:r>
            <w:rPr>
              <w:webHidden/>
            </w:rPr>
            <w:tab/>
          </w:r>
          <w:r>
            <w:rPr>
              <w:webHidden/>
            </w:rPr>
            <w:fldChar w:fldCharType="begin"/>
          </w:r>
          <w:r>
            <w:rPr>
              <w:webHidden/>
            </w:rPr>
            <w:instrText xml:space="preserve"> PAGEREF _Toc223482887 \h </w:instrText>
          </w:r>
          <w:r>
            <w:rPr>
              <w:webHidden/>
            </w:rPr>
          </w:r>
          <w:r>
            <w:rPr>
              <w:webHidden/>
            </w:rPr>
            <w:fldChar w:fldCharType="separate"/>
          </w:r>
          <w:r>
            <w:rPr>
              <w:webHidden/>
            </w:rPr>
            <w:t>19</w:t>
          </w:r>
          <w:r>
            <w:rPr>
              <w:webHidden/>
            </w:rPr>
            <w:fldChar w:fldCharType="end"/>
          </w:r>
          <w:r w:rsidRPr="00906E27">
            <w:rPr>
              <w:rStyle w:val="aa"/>
            </w:rPr>
            <w:fldChar w:fldCharType="end"/>
          </w:r>
        </w:p>
        <w:p w14:paraId="420776B1" w14:textId="29D6F7C9"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"_Toc223482888"</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9.1</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Рейтинги</w:t>
          </w:r>
          <w:r>
            <w:rPr>
              <w:noProof/>
              <w:webHidden/>
            </w:rPr>
            <w:tab/>
          </w:r>
          <w:r>
            <w:rPr>
              <w:noProof/>
              <w:webHidden/>
            </w:rPr>
            <w:fldChar w:fldCharType="begin"/>
          </w:r>
          <w:r>
            <w:rPr>
              <w:noProof/>
              <w:webHidden/>
            </w:rPr>
            <w:instrText xml:space="preserve"> PAGEREF _Toc223482888 \h </w:instrText>
          </w:r>
          <w:r>
            <w:rPr>
              <w:noProof/>
              <w:webHidden/>
            </w:rPr>
          </w:r>
          <w:r>
            <w:rPr>
              <w:noProof/>
              <w:webHidden/>
            </w:rPr>
            <w:fldChar w:fldCharType="separate"/>
          </w:r>
          <w:r>
            <w:rPr>
              <w:noProof/>
              <w:webHidden/>
            </w:rPr>
            <w:t>19</w:t>
          </w:r>
          <w:r>
            <w:rPr>
              <w:noProof/>
              <w:webHidden/>
            </w:rPr>
            <w:fldChar w:fldCharType="end"/>
          </w:r>
          <w:r w:rsidRPr="00906E27">
            <w:rPr>
              <w:rStyle w:val="aa"/>
              <w:noProof/>
            </w:rPr>
            <w:fldChar w:fldCharType="end"/>
          </w:r>
        </w:p>
        <w:p w14:paraId="33613C91" w14:textId="43EA5715"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"_Toc223482889"</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lang w:val="ru-RU"/>
            </w:rPr>
            <w:t>9.2</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Размеры</w:t>
          </w:r>
          <w:r>
            <w:rPr>
              <w:noProof/>
              <w:webHidden/>
            </w:rPr>
            <w:tab/>
          </w:r>
          <w:r>
            <w:rPr>
              <w:noProof/>
              <w:webHidden/>
            </w:rPr>
            <w:fldChar w:fldCharType="begin"/>
          </w:r>
          <w:r>
            <w:rPr>
              <w:noProof/>
              <w:webHidden/>
            </w:rPr>
            <w:instrText xml:space="preserve"> PAGEREF _Toc223482889 \h </w:instrText>
          </w:r>
          <w:r>
            <w:rPr>
              <w:noProof/>
              <w:webHidden/>
            </w:rPr>
          </w:r>
          <w:r>
            <w:rPr>
              <w:noProof/>
              <w:webHidden/>
            </w:rPr>
            <w:fldChar w:fldCharType="separate"/>
          </w:r>
          <w:r>
            <w:rPr>
              <w:noProof/>
              <w:webHidden/>
            </w:rPr>
            <w:t>20</w:t>
          </w:r>
          <w:r>
            <w:rPr>
              <w:noProof/>
              <w:webHidden/>
            </w:rPr>
            <w:fldChar w:fldCharType="end"/>
          </w:r>
          <w:r w:rsidRPr="00906E27">
            <w:rPr>
              <w:rStyle w:val="aa"/>
              <w:noProof/>
            </w:rPr>
            <w:fldChar w:fldCharType="end"/>
          </w:r>
        </w:p>
        <w:p w14:paraId="345D5F78" w14:textId="27786877"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"_Toc223482890"</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9.3</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lang w:val="ru-RU"/>
            </w:rPr>
            <w:t>Категории</w:t>
          </w:r>
          <w:r>
            <w:rPr>
              <w:noProof/>
              <w:webHidden/>
            </w:rPr>
            <w:tab/>
          </w:r>
          <w:r>
            <w:rPr>
              <w:noProof/>
              <w:webHidden/>
            </w:rPr>
            <w:fldChar w:fldCharType="begin"/>
          </w:r>
          <w:r>
            <w:rPr>
              <w:noProof/>
              <w:webHidden/>
            </w:rPr>
            <w:instrText xml:space="preserve"> PAGEREF _Toc223482890 \h </w:instrText>
          </w:r>
          <w:r>
            <w:rPr>
              <w:noProof/>
              <w:webHidden/>
            </w:rPr>
          </w:r>
          <w:r>
            <w:rPr>
              <w:noProof/>
              <w:webHidden/>
            </w:rPr>
            <w:fldChar w:fldCharType="separate"/>
          </w:r>
          <w:r>
            <w:rPr>
              <w:noProof/>
              <w:webHidden/>
            </w:rPr>
            <w:t>20</w:t>
          </w:r>
          <w:r>
            <w:rPr>
              <w:noProof/>
              <w:webHidden/>
            </w:rPr>
            <w:fldChar w:fldCharType="end"/>
          </w:r>
          <w:r w:rsidRPr="00906E27">
            <w:rPr>
              <w:rStyle w:val="aa"/>
              <w:noProof/>
            </w:rPr>
            <w:fldChar w:fldCharType="end"/>
          </w:r>
        </w:p>
        <w:p w14:paraId="7D243B6F" w14:textId="185EE7D5" w:rsidR="000A2994" w:rsidRDefault="000A2994">
          <w:pPr>
            <w:pStyle w:val="21"/>
            <w:tabs>
              <w:tab w:val="left" w:pos="960"/>
            </w:tabs>
            <w:rPr>
              <w:rFonts w:asciiTheme="minorHAnsi" w:eastAsiaTheme="minorEastAsia" w:hAnsiTheme="minorHAnsi" w:cstheme="minorBidi"/>
              <w:noProof/>
              <w:kern w:val="2"/>
              <w:sz w:val="24"/>
              <w:szCs w:val="24"/>
              <w:lang w:val="ru-RU" w:eastAsia="ru-RU"/>
              <w14:ligatures w14:val="standardContextual"/>
            </w:rPr>
          </w:pPr>
          <w:r w:rsidRPr="00906E27">
            <w:rPr>
              <w:rStyle w:val="aa"/>
              <w:noProof/>
            </w:rPr>
            <w:fldChar w:fldCharType="begin"/>
          </w:r>
          <w:r w:rsidRPr="00906E27">
            <w:rPr>
              <w:rStyle w:val="aa"/>
              <w:noProof/>
            </w:rPr>
            <w:instrText xml:space="preserve"> </w:instrText>
          </w:r>
          <w:r>
            <w:rPr>
              <w:noProof/>
            </w:rPr>
            <w:instrText>HYPERLINK \l "_Toc223482891"</w:instrText>
          </w:r>
          <w:r w:rsidRPr="00906E27">
            <w:rPr>
              <w:rStyle w:val="aa"/>
              <w:noProof/>
            </w:rPr>
            <w:instrText xml:space="preserve"> </w:instrText>
          </w:r>
          <w:r w:rsidRPr="00906E27">
            <w:rPr>
              <w:rStyle w:val="aa"/>
              <w:noProof/>
            </w:rPr>
          </w:r>
          <w:r w:rsidRPr="00906E27">
            <w:rPr>
              <w:rStyle w:val="aa"/>
              <w:noProof/>
            </w:rPr>
            <w:fldChar w:fldCharType="separate"/>
          </w:r>
          <w:r w:rsidRPr="00906E27">
            <w:rPr>
              <w:rStyle w:val="aa"/>
              <w:noProof/>
            </w:rPr>
            <w:t>9.4</w:t>
          </w:r>
          <w:r>
            <w:rPr>
              <w:rFonts w:asciiTheme="minorHAnsi" w:eastAsiaTheme="minorEastAsia" w:hAnsiTheme="minorHAnsi" w:cstheme="minorBidi"/>
              <w:noProof/>
              <w:kern w:val="2"/>
              <w:sz w:val="24"/>
              <w:szCs w:val="24"/>
              <w:lang w:val="ru-RU" w:eastAsia="ru-RU"/>
              <w14:ligatures w14:val="standardContextual"/>
            </w:rPr>
            <w:tab/>
          </w:r>
          <w:r w:rsidRPr="00906E27">
            <w:rPr>
              <w:rStyle w:val="aa"/>
              <w:noProof/>
            </w:rPr>
            <w:t>Другие сокращения и обозначения</w:t>
          </w:r>
          <w:r>
            <w:rPr>
              <w:noProof/>
              <w:webHidden/>
            </w:rPr>
            <w:tab/>
          </w:r>
          <w:r>
            <w:rPr>
              <w:noProof/>
              <w:webHidden/>
            </w:rPr>
            <w:fldChar w:fldCharType="begin"/>
          </w:r>
          <w:r>
            <w:rPr>
              <w:noProof/>
              <w:webHidden/>
            </w:rPr>
            <w:instrText xml:space="preserve"> PAGEREF _Toc223482891 \h </w:instrText>
          </w:r>
          <w:r>
            <w:rPr>
              <w:noProof/>
              <w:webHidden/>
            </w:rPr>
          </w:r>
          <w:r>
            <w:rPr>
              <w:noProof/>
              <w:webHidden/>
            </w:rPr>
            <w:fldChar w:fldCharType="separate"/>
          </w:r>
          <w:r>
            <w:rPr>
              <w:noProof/>
              <w:webHidden/>
            </w:rPr>
            <w:t>20</w:t>
          </w:r>
          <w:r>
            <w:rPr>
              <w:noProof/>
              <w:webHidden/>
            </w:rPr>
            <w:fldChar w:fldCharType="end"/>
          </w:r>
          <w:r w:rsidRPr="00906E27">
            <w:rPr>
              <w:rStyle w:val="aa"/>
              <w:noProof/>
            </w:rPr>
            <w:fldChar w:fldCharType="end"/>
          </w:r>
        </w:p>
        <w:p w14:paraId="7208FE0B" w14:textId="0C43A2B4" w:rsidR="000A2994" w:rsidRDefault="000A2994">
          <w:pPr>
            <w:pStyle w:val="11"/>
            <w:rPr>
              <w:rFonts w:asciiTheme="minorHAnsi" w:eastAsiaTheme="minorEastAsia" w:hAnsiTheme="minorHAnsi" w:cstheme="minorBidi"/>
              <w:b w:val="0"/>
              <w:kern w:val="2"/>
              <w:szCs w:val="24"/>
              <w:lang w:val="ru-RU" w:eastAsia="ru-RU"/>
              <w14:ligatures w14:val="standardContextual"/>
            </w:rPr>
          </w:pPr>
          <w:r w:rsidRPr="00906E27">
            <w:rPr>
              <w:rStyle w:val="aa"/>
            </w:rPr>
            <w:fldChar w:fldCharType="begin"/>
          </w:r>
          <w:r w:rsidRPr="00906E27">
            <w:rPr>
              <w:rStyle w:val="aa"/>
            </w:rPr>
            <w:instrText xml:space="preserve"> </w:instrText>
          </w:r>
          <w:r>
            <w:instrText>HYPERLINK \l "_Toc223482892"</w:instrText>
          </w:r>
          <w:r w:rsidRPr="00906E27">
            <w:rPr>
              <w:rStyle w:val="aa"/>
            </w:rPr>
            <w:instrText xml:space="preserve"> </w:instrText>
          </w:r>
          <w:r w:rsidRPr="00906E27">
            <w:rPr>
              <w:rStyle w:val="aa"/>
            </w:rPr>
          </w:r>
          <w:r w:rsidRPr="00906E27">
            <w:rPr>
              <w:rStyle w:val="aa"/>
            </w:rPr>
            <w:fldChar w:fldCharType="separate"/>
          </w:r>
          <w:r w:rsidRPr="00906E27">
            <w:rPr>
              <w:rStyle w:val="aa"/>
              <w:lang w:val="ru-RU"/>
            </w:rPr>
            <w:t>Вывод</w:t>
          </w:r>
          <w:r>
            <w:rPr>
              <w:webHidden/>
            </w:rPr>
            <w:tab/>
          </w:r>
          <w:r>
            <w:rPr>
              <w:webHidden/>
            </w:rPr>
            <w:fldChar w:fldCharType="begin"/>
          </w:r>
          <w:r>
            <w:rPr>
              <w:webHidden/>
            </w:rPr>
            <w:instrText xml:space="preserve"> PAGEREF _Toc223482892 \h </w:instrText>
          </w:r>
          <w:r>
            <w:rPr>
              <w:webHidden/>
            </w:rPr>
          </w:r>
          <w:r>
            <w:rPr>
              <w:webHidden/>
            </w:rPr>
            <w:fldChar w:fldCharType="separate"/>
          </w:r>
          <w:r>
            <w:rPr>
              <w:webHidden/>
            </w:rPr>
            <w:t>21</w:t>
          </w:r>
          <w:r>
            <w:rPr>
              <w:webHidden/>
            </w:rPr>
            <w:fldChar w:fldCharType="end"/>
          </w:r>
          <w:r w:rsidRPr="00906E27">
            <w:rPr>
              <w:rStyle w:val="aa"/>
            </w:rPr>
            <w:fldChar w:fldCharType="end"/>
          </w:r>
        </w:p>
        <w:p w14:paraId="3898D7D8" w14:textId="5E06DB6A" w:rsidR="00B35BD9" w:rsidRPr="00626646" w:rsidRDefault="00B35BD9">
          <w:pPr>
            <w:rPr>
              <w:ins w:id="68" w:author="Vasy Medov" w:date="2026-02-24T19:53:00Z"/>
              <w:color w:val="000000" w:themeColor="text1"/>
              <w:rPrChange w:id="69" w:author="Vasy Medov" w:date="2026-02-26T17:30:00Z">
                <w:rPr>
                  <w:ins w:id="70" w:author="Vasy Medov" w:date="2026-02-24T19:53:00Z"/>
                </w:rPr>
              </w:rPrChange>
            </w:rPr>
          </w:pPr>
          <w:ins w:id="71" w:author="Vasy Medov" w:date="2026-02-24T19:53:00Z">
            <w:r w:rsidRPr="00626646">
              <w:rPr>
                <w:b/>
                <w:bCs/>
                <w:color w:val="000000" w:themeColor="text1"/>
                <w:rPrChange w:id="72" w:author="Vasy Medov" w:date="2026-02-26T17:30:00Z">
                  <w:rPr>
                    <w:b/>
                    <w:bCs/>
                  </w:rPr>
                </w:rPrChange>
              </w:rPr>
              <w:fldChar w:fldCharType="end"/>
            </w:r>
          </w:ins>
        </w:p>
        <w:customXmlInsRangeStart w:id="73" w:author="Vasy Medov" w:date="2026-02-24T19:53:00Z"/>
      </w:sdtContent>
    </w:sdt>
    <w:customXmlInsRangeEnd w:id="73"/>
    <w:p w14:paraId="43FE5D63" w14:textId="77777777" w:rsidR="00B35BD9" w:rsidRPr="00626646" w:rsidRDefault="00B35BD9">
      <w:pPr>
        <w:pStyle w:val="TOCEntry"/>
        <w:rPr>
          <w:color w:val="000000" w:themeColor="text1"/>
          <w:rPrChange w:id="74" w:author="Vasy Medov" w:date="2026-02-26T17:30:00Z">
            <w:rPr/>
          </w:rPrChange>
        </w:rPr>
      </w:pPr>
    </w:p>
    <w:p w14:paraId="5BC19E43" w14:textId="6FD94469" w:rsidR="0026483C" w:rsidRPr="00626646" w:rsidDel="00B35BD9" w:rsidRDefault="004F30EB">
      <w:pPr>
        <w:pStyle w:val="11"/>
        <w:rPr>
          <w:del w:id="75" w:author="Vasy Medov" w:date="2026-02-24T19:55:00Z"/>
          <w:rFonts w:asciiTheme="minorHAnsi" w:eastAsiaTheme="minorEastAsia" w:hAnsiTheme="minorHAnsi" w:cstheme="minorBidi"/>
          <w:b w:val="0"/>
          <w:color w:val="000000" w:themeColor="text1"/>
          <w:sz w:val="22"/>
          <w:szCs w:val="22"/>
          <w:rPrChange w:id="76" w:author="Vasy Medov" w:date="2026-02-26T17:30:00Z">
            <w:rPr>
              <w:del w:id="77" w:author="Vasy Medov" w:date="2026-02-24T19:55:00Z"/>
              <w:rFonts w:asciiTheme="minorHAnsi" w:eastAsiaTheme="minorEastAsia" w:hAnsiTheme="minorHAnsi" w:cstheme="minorBidi"/>
              <w:b w:val="0"/>
              <w:sz w:val="22"/>
              <w:szCs w:val="22"/>
            </w:rPr>
          </w:rPrChange>
        </w:rPr>
      </w:pPr>
      <w:del w:id="78" w:author="Vasy Medov" w:date="2026-02-24T19:55:00Z">
        <w:r w:rsidRPr="00626646" w:rsidDel="00B35BD9">
          <w:rPr>
            <w:color w:val="000000" w:themeColor="text1"/>
            <w:rPrChange w:id="79" w:author="Vasy Medov" w:date="2026-02-26T17:30:00Z">
              <w:rPr/>
            </w:rPrChange>
          </w:rPr>
          <w:fldChar w:fldCharType="begin"/>
        </w:r>
        <w:r w:rsidR="00310C4B" w:rsidRPr="00626646" w:rsidDel="00B35BD9">
          <w:rPr>
            <w:color w:val="000000" w:themeColor="text1"/>
            <w:rPrChange w:id="80" w:author="Vasy Medov" w:date="2026-02-26T17:30:00Z">
              <w:rPr/>
            </w:rPrChange>
          </w:rPr>
          <w:delInstrText xml:space="preserve"> TOC \o "1-3" \t "TOCentry,1" </w:delInstrText>
        </w:r>
        <w:r w:rsidRPr="00626646" w:rsidDel="00B35BD9">
          <w:rPr>
            <w:color w:val="000000" w:themeColor="text1"/>
            <w:rPrChange w:id="81" w:author="Vasy Medov" w:date="2026-02-26T17:30:00Z">
              <w:rPr/>
            </w:rPrChange>
          </w:rPr>
          <w:fldChar w:fldCharType="separate"/>
        </w:r>
        <w:r w:rsidR="0026483C" w:rsidRPr="00626646" w:rsidDel="00B35BD9">
          <w:rPr>
            <w:color w:val="000000" w:themeColor="text1"/>
            <w:rPrChange w:id="82" w:author="Vasy Medov" w:date="2026-02-26T17:30:00Z">
              <w:rPr/>
            </w:rPrChange>
          </w:rPr>
          <w:delText>Table of Contents</w:delText>
        </w:r>
        <w:r w:rsidR="0026483C" w:rsidRPr="00626646" w:rsidDel="00B35BD9">
          <w:rPr>
            <w:color w:val="000000" w:themeColor="text1"/>
            <w:rPrChange w:id="83" w:author="Vasy Medov" w:date="2026-02-26T17:30:00Z">
              <w:rPr/>
            </w:rPrChange>
          </w:rPr>
          <w:tab/>
        </w:r>
        <w:r w:rsidRPr="00626646" w:rsidDel="00B35BD9">
          <w:rPr>
            <w:b w:val="0"/>
            <w:color w:val="000000" w:themeColor="text1"/>
            <w:rPrChange w:id="84" w:author="Vasy Medov" w:date="2026-02-26T17:30:00Z">
              <w:rPr>
                <w:b w:val="0"/>
              </w:rPr>
            </w:rPrChange>
          </w:rPr>
          <w:fldChar w:fldCharType="begin"/>
        </w:r>
        <w:r w:rsidR="0026483C" w:rsidRPr="00626646" w:rsidDel="00B35BD9">
          <w:rPr>
            <w:color w:val="000000" w:themeColor="text1"/>
            <w:rPrChange w:id="85" w:author="Vasy Medov" w:date="2026-02-26T17:30:00Z">
              <w:rPr/>
            </w:rPrChange>
          </w:rPr>
          <w:delInstrText xml:space="preserve"> PAGEREF _Toc352609379 \h </w:delInstrText>
        </w:r>
        <w:r w:rsidRPr="00626646" w:rsidDel="00B35BD9">
          <w:rPr>
            <w:b w:val="0"/>
            <w:color w:val="000000" w:themeColor="text1"/>
            <w:rPrChange w:id="86" w:author="Vasy Medov" w:date="2026-02-26T17:30:00Z">
              <w:rPr>
                <w:b w:val="0"/>
                <w:color w:val="000000" w:themeColor="text1"/>
              </w:rPr>
            </w:rPrChange>
          </w:rPr>
        </w:r>
        <w:r w:rsidRPr="00626646" w:rsidDel="00B35BD9">
          <w:rPr>
            <w:b w:val="0"/>
            <w:color w:val="000000" w:themeColor="text1"/>
            <w:rPrChange w:id="87" w:author="Vasy Medov" w:date="2026-02-26T17:30:00Z">
              <w:rPr>
                <w:b w:val="0"/>
              </w:rPr>
            </w:rPrChange>
          </w:rPr>
          <w:fldChar w:fldCharType="separate"/>
        </w:r>
        <w:r w:rsidR="00F33D2A" w:rsidRPr="00626646" w:rsidDel="00B35BD9">
          <w:rPr>
            <w:color w:val="000000" w:themeColor="text1"/>
            <w:rPrChange w:id="88" w:author="Vasy Medov" w:date="2026-02-26T17:30:00Z">
              <w:rPr/>
            </w:rPrChange>
          </w:rPr>
          <w:delText>ii</w:delText>
        </w:r>
        <w:r w:rsidRPr="00626646" w:rsidDel="00B35BD9">
          <w:rPr>
            <w:b w:val="0"/>
            <w:color w:val="000000" w:themeColor="text1"/>
            <w:rPrChange w:id="89" w:author="Vasy Medov" w:date="2026-02-26T17:30:00Z">
              <w:rPr>
                <w:b w:val="0"/>
              </w:rPr>
            </w:rPrChange>
          </w:rPr>
          <w:fldChar w:fldCharType="end"/>
        </w:r>
      </w:del>
    </w:p>
    <w:p w14:paraId="2DE147B5" w14:textId="2CAF248F" w:rsidR="0026483C" w:rsidRPr="00626646" w:rsidDel="00B35BD9" w:rsidRDefault="0026483C">
      <w:pPr>
        <w:pStyle w:val="11"/>
        <w:rPr>
          <w:del w:id="90" w:author="Vasy Medov" w:date="2026-02-24T19:55:00Z"/>
          <w:rFonts w:asciiTheme="minorHAnsi" w:eastAsiaTheme="minorEastAsia" w:hAnsiTheme="minorHAnsi" w:cstheme="minorBidi"/>
          <w:b w:val="0"/>
          <w:color w:val="000000" w:themeColor="text1"/>
          <w:sz w:val="22"/>
          <w:szCs w:val="22"/>
          <w:rPrChange w:id="91" w:author="Vasy Medov" w:date="2026-02-26T17:30:00Z">
            <w:rPr>
              <w:del w:id="92" w:author="Vasy Medov" w:date="2026-02-24T19:55:00Z"/>
              <w:rFonts w:asciiTheme="minorHAnsi" w:eastAsiaTheme="minorEastAsia" w:hAnsiTheme="minorHAnsi" w:cstheme="minorBidi"/>
              <w:b w:val="0"/>
              <w:sz w:val="22"/>
              <w:szCs w:val="22"/>
            </w:rPr>
          </w:rPrChange>
        </w:rPr>
      </w:pPr>
      <w:del w:id="93" w:author="Vasy Medov" w:date="2026-02-24T19:55:00Z">
        <w:r w:rsidRPr="00626646" w:rsidDel="00B35BD9">
          <w:rPr>
            <w:color w:val="000000" w:themeColor="text1"/>
            <w:rPrChange w:id="94" w:author="Vasy Medov" w:date="2026-02-26T17:30:00Z">
              <w:rPr/>
            </w:rPrChange>
          </w:rPr>
          <w:delText>Revision History</w:delText>
        </w:r>
        <w:r w:rsidRPr="00626646" w:rsidDel="00B35BD9">
          <w:rPr>
            <w:color w:val="000000" w:themeColor="text1"/>
            <w:rPrChange w:id="95" w:author="Vasy Medov" w:date="2026-02-26T17:30:00Z">
              <w:rPr/>
            </w:rPrChange>
          </w:rPr>
          <w:tab/>
        </w:r>
        <w:r w:rsidR="004F30EB" w:rsidRPr="00626646" w:rsidDel="00B35BD9">
          <w:rPr>
            <w:b w:val="0"/>
            <w:color w:val="000000" w:themeColor="text1"/>
            <w:rPrChange w:id="96" w:author="Vasy Medov" w:date="2026-02-26T17:30:00Z">
              <w:rPr>
                <w:b w:val="0"/>
              </w:rPr>
            </w:rPrChange>
          </w:rPr>
          <w:fldChar w:fldCharType="begin"/>
        </w:r>
        <w:r w:rsidRPr="00626646" w:rsidDel="00B35BD9">
          <w:rPr>
            <w:color w:val="000000" w:themeColor="text1"/>
            <w:rPrChange w:id="97" w:author="Vasy Medov" w:date="2026-02-26T17:30:00Z">
              <w:rPr/>
            </w:rPrChange>
          </w:rPr>
          <w:delInstrText xml:space="preserve"> PAGEREF _Toc352609380 \h </w:delInstrText>
        </w:r>
        <w:r w:rsidR="004F30EB" w:rsidRPr="00626646" w:rsidDel="00B35BD9">
          <w:rPr>
            <w:b w:val="0"/>
            <w:color w:val="000000" w:themeColor="text1"/>
            <w:rPrChange w:id="98" w:author="Vasy Medov" w:date="2026-02-26T17:30:00Z">
              <w:rPr>
                <w:b w:val="0"/>
                <w:color w:val="000000" w:themeColor="text1"/>
              </w:rPr>
            </w:rPrChange>
          </w:rPr>
        </w:r>
        <w:r w:rsidR="004F30EB" w:rsidRPr="00626646" w:rsidDel="00B35BD9">
          <w:rPr>
            <w:b w:val="0"/>
            <w:color w:val="000000" w:themeColor="text1"/>
            <w:rPrChange w:id="99" w:author="Vasy Medov" w:date="2026-02-26T17:30:00Z">
              <w:rPr>
                <w:b w:val="0"/>
              </w:rPr>
            </w:rPrChange>
          </w:rPr>
          <w:fldChar w:fldCharType="separate"/>
        </w:r>
        <w:r w:rsidR="00F33D2A" w:rsidRPr="00626646" w:rsidDel="00B35BD9">
          <w:rPr>
            <w:color w:val="000000" w:themeColor="text1"/>
            <w:rPrChange w:id="100" w:author="Vasy Medov" w:date="2026-02-26T17:30:00Z">
              <w:rPr/>
            </w:rPrChange>
          </w:rPr>
          <w:delText>ii</w:delText>
        </w:r>
        <w:r w:rsidR="004F30EB" w:rsidRPr="00626646" w:rsidDel="00B35BD9">
          <w:rPr>
            <w:b w:val="0"/>
            <w:color w:val="000000" w:themeColor="text1"/>
            <w:rPrChange w:id="101" w:author="Vasy Medov" w:date="2026-02-26T17:30:00Z">
              <w:rPr>
                <w:b w:val="0"/>
              </w:rPr>
            </w:rPrChange>
          </w:rPr>
          <w:fldChar w:fldCharType="end"/>
        </w:r>
      </w:del>
    </w:p>
    <w:p w14:paraId="3688BCA7" w14:textId="6974BF7D" w:rsidR="0026483C" w:rsidRPr="00626646" w:rsidDel="00B35BD9" w:rsidRDefault="0026483C">
      <w:pPr>
        <w:pStyle w:val="11"/>
        <w:rPr>
          <w:del w:id="102" w:author="Vasy Medov" w:date="2026-02-24T19:55:00Z"/>
          <w:rFonts w:asciiTheme="minorHAnsi" w:eastAsiaTheme="minorEastAsia" w:hAnsiTheme="minorHAnsi" w:cstheme="minorBidi"/>
          <w:b w:val="0"/>
          <w:color w:val="000000" w:themeColor="text1"/>
          <w:sz w:val="22"/>
          <w:szCs w:val="22"/>
          <w:rPrChange w:id="103" w:author="Vasy Medov" w:date="2026-02-26T17:30:00Z">
            <w:rPr>
              <w:del w:id="104" w:author="Vasy Medov" w:date="2026-02-24T19:55:00Z"/>
              <w:rFonts w:asciiTheme="minorHAnsi" w:eastAsiaTheme="minorEastAsia" w:hAnsiTheme="minorHAnsi" w:cstheme="minorBidi"/>
              <w:b w:val="0"/>
              <w:sz w:val="22"/>
              <w:szCs w:val="22"/>
            </w:rPr>
          </w:rPrChange>
        </w:rPr>
      </w:pPr>
      <w:del w:id="105" w:author="Vasy Medov" w:date="2026-02-24T19:55:00Z">
        <w:r w:rsidRPr="00626646" w:rsidDel="00B35BD9">
          <w:rPr>
            <w:color w:val="000000" w:themeColor="text1"/>
            <w:rPrChange w:id="106" w:author="Vasy Medov" w:date="2026-02-26T17:30:00Z">
              <w:rPr/>
            </w:rPrChange>
          </w:rPr>
          <w:delText>1.</w:delText>
        </w:r>
        <w:r w:rsidRPr="00626646" w:rsidDel="00B35BD9">
          <w:rPr>
            <w:rFonts w:asciiTheme="minorHAnsi" w:eastAsiaTheme="minorEastAsia" w:hAnsiTheme="minorHAnsi" w:cstheme="minorBidi"/>
            <w:b w:val="0"/>
            <w:color w:val="000000" w:themeColor="text1"/>
            <w:sz w:val="22"/>
            <w:szCs w:val="22"/>
            <w:rPrChange w:id="107" w:author="Vasy Medov" w:date="2026-02-26T17:30:00Z">
              <w:rPr>
                <w:rFonts w:asciiTheme="minorHAnsi" w:eastAsiaTheme="minorEastAsia" w:hAnsiTheme="minorHAnsi" w:cstheme="minorBidi"/>
                <w:b w:val="0"/>
                <w:sz w:val="22"/>
                <w:szCs w:val="22"/>
              </w:rPr>
            </w:rPrChange>
          </w:rPr>
          <w:tab/>
        </w:r>
        <w:r w:rsidRPr="00626646" w:rsidDel="00B35BD9">
          <w:rPr>
            <w:color w:val="000000" w:themeColor="text1"/>
            <w:rPrChange w:id="108" w:author="Vasy Medov" w:date="2026-02-26T17:30:00Z">
              <w:rPr/>
            </w:rPrChange>
          </w:rPr>
          <w:delText>Introduction</w:delText>
        </w:r>
        <w:r w:rsidRPr="00626646" w:rsidDel="00B35BD9">
          <w:rPr>
            <w:color w:val="000000" w:themeColor="text1"/>
            <w:rPrChange w:id="109" w:author="Vasy Medov" w:date="2026-02-26T17:30:00Z">
              <w:rPr/>
            </w:rPrChange>
          </w:rPr>
          <w:tab/>
        </w:r>
        <w:r w:rsidR="004F30EB" w:rsidRPr="00626646" w:rsidDel="00B35BD9">
          <w:rPr>
            <w:b w:val="0"/>
            <w:color w:val="000000" w:themeColor="text1"/>
            <w:rPrChange w:id="110" w:author="Vasy Medov" w:date="2026-02-26T17:30:00Z">
              <w:rPr>
                <w:b w:val="0"/>
              </w:rPr>
            </w:rPrChange>
          </w:rPr>
          <w:fldChar w:fldCharType="begin"/>
        </w:r>
        <w:r w:rsidRPr="00626646" w:rsidDel="00B35BD9">
          <w:rPr>
            <w:color w:val="000000" w:themeColor="text1"/>
            <w:rPrChange w:id="111" w:author="Vasy Medov" w:date="2026-02-26T17:30:00Z">
              <w:rPr/>
            </w:rPrChange>
          </w:rPr>
          <w:delInstrText xml:space="preserve"> PAGEREF _Toc352609381 \h </w:delInstrText>
        </w:r>
        <w:r w:rsidR="004F30EB" w:rsidRPr="00626646" w:rsidDel="00B35BD9">
          <w:rPr>
            <w:b w:val="0"/>
            <w:color w:val="000000" w:themeColor="text1"/>
            <w:rPrChange w:id="112" w:author="Vasy Medov" w:date="2026-02-26T17:30:00Z">
              <w:rPr>
                <w:b w:val="0"/>
                <w:color w:val="000000" w:themeColor="text1"/>
              </w:rPr>
            </w:rPrChange>
          </w:rPr>
        </w:r>
        <w:r w:rsidR="004F30EB" w:rsidRPr="00626646" w:rsidDel="00B35BD9">
          <w:rPr>
            <w:b w:val="0"/>
            <w:color w:val="000000" w:themeColor="text1"/>
            <w:rPrChange w:id="113" w:author="Vasy Medov" w:date="2026-02-26T17:30:00Z">
              <w:rPr>
                <w:b w:val="0"/>
              </w:rPr>
            </w:rPrChange>
          </w:rPr>
          <w:fldChar w:fldCharType="separate"/>
        </w:r>
        <w:r w:rsidR="00F33D2A" w:rsidRPr="00626646" w:rsidDel="00B35BD9">
          <w:rPr>
            <w:color w:val="000000" w:themeColor="text1"/>
            <w:rPrChange w:id="114" w:author="Vasy Medov" w:date="2026-02-26T17:30:00Z">
              <w:rPr/>
            </w:rPrChange>
          </w:rPr>
          <w:delText>2</w:delText>
        </w:r>
        <w:r w:rsidR="004F30EB" w:rsidRPr="00626646" w:rsidDel="00B35BD9">
          <w:rPr>
            <w:b w:val="0"/>
            <w:color w:val="000000" w:themeColor="text1"/>
            <w:rPrChange w:id="115" w:author="Vasy Medov" w:date="2026-02-26T17:30:00Z">
              <w:rPr>
                <w:b w:val="0"/>
              </w:rPr>
            </w:rPrChange>
          </w:rPr>
          <w:fldChar w:fldCharType="end"/>
        </w:r>
      </w:del>
    </w:p>
    <w:p w14:paraId="36BA1A9A" w14:textId="2BC574F4" w:rsidR="0026483C" w:rsidRPr="00626646" w:rsidDel="00B35BD9" w:rsidRDefault="0026483C">
      <w:pPr>
        <w:pStyle w:val="21"/>
        <w:tabs>
          <w:tab w:val="left" w:pos="960"/>
        </w:tabs>
        <w:rPr>
          <w:del w:id="116" w:author="Vasy Medov" w:date="2026-02-24T19:55:00Z"/>
          <w:rFonts w:asciiTheme="minorHAnsi" w:eastAsiaTheme="minorEastAsia" w:hAnsiTheme="minorHAnsi" w:cstheme="minorBidi"/>
          <w:noProof/>
          <w:color w:val="000000" w:themeColor="text1"/>
          <w:szCs w:val="22"/>
          <w:rPrChange w:id="117" w:author="Vasy Medov" w:date="2026-02-26T17:30:00Z">
            <w:rPr>
              <w:del w:id="118" w:author="Vasy Medov" w:date="2026-02-24T19:55:00Z"/>
              <w:rFonts w:asciiTheme="minorHAnsi" w:eastAsiaTheme="minorEastAsia" w:hAnsiTheme="minorHAnsi" w:cstheme="minorBidi"/>
              <w:noProof/>
              <w:szCs w:val="22"/>
            </w:rPr>
          </w:rPrChange>
        </w:rPr>
      </w:pPr>
      <w:del w:id="119" w:author="Vasy Medov" w:date="2026-02-24T19:55:00Z">
        <w:r w:rsidRPr="00626646" w:rsidDel="00B35BD9">
          <w:rPr>
            <w:noProof/>
            <w:color w:val="000000" w:themeColor="text1"/>
            <w:rPrChange w:id="120" w:author="Vasy Medov" w:date="2026-02-26T17:30:00Z">
              <w:rPr>
                <w:noProof/>
              </w:rPr>
            </w:rPrChange>
          </w:rPr>
          <w:delText>1.1</w:delText>
        </w:r>
        <w:r w:rsidRPr="00626646" w:rsidDel="00B35BD9">
          <w:rPr>
            <w:rFonts w:asciiTheme="minorHAnsi" w:eastAsiaTheme="minorEastAsia" w:hAnsiTheme="minorHAnsi" w:cstheme="minorBidi"/>
            <w:noProof/>
            <w:color w:val="000000" w:themeColor="text1"/>
            <w:szCs w:val="22"/>
            <w:rPrChange w:id="121"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122" w:author="Vasy Medov" w:date="2026-02-26T17:30:00Z">
              <w:rPr>
                <w:noProof/>
              </w:rPr>
            </w:rPrChange>
          </w:rPr>
          <w:delText>Purpose</w:delText>
        </w:r>
        <w:r w:rsidRPr="00626646" w:rsidDel="00B35BD9">
          <w:rPr>
            <w:noProof/>
            <w:color w:val="000000" w:themeColor="text1"/>
            <w:rPrChange w:id="123" w:author="Vasy Medov" w:date="2026-02-26T17:30:00Z">
              <w:rPr>
                <w:noProof/>
              </w:rPr>
            </w:rPrChange>
          </w:rPr>
          <w:tab/>
        </w:r>
        <w:r w:rsidR="004F30EB" w:rsidRPr="00626646" w:rsidDel="00B35BD9">
          <w:rPr>
            <w:noProof/>
            <w:color w:val="000000" w:themeColor="text1"/>
            <w:rPrChange w:id="124" w:author="Vasy Medov" w:date="2026-02-26T17:30:00Z">
              <w:rPr>
                <w:noProof/>
              </w:rPr>
            </w:rPrChange>
          </w:rPr>
          <w:fldChar w:fldCharType="begin"/>
        </w:r>
        <w:r w:rsidRPr="00626646" w:rsidDel="00B35BD9">
          <w:rPr>
            <w:noProof/>
            <w:color w:val="000000" w:themeColor="text1"/>
            <w:rPrChange w:id="125" w:author="Vasy Medov" w:date="2026-02-26T17:30:00Z">
              <w:rPr>
                <w:noProof/>
              </w:rPr>
            </w:rPrChange>
          </w:rPr>
          <w:delInstrText xml:space="preserve"> PAGEREF _Toc352609382 \h </w:delInstrText>
        </w:r>
        <w:r w:rsidR="004F30EB" w:rsidRPr="00626646" w:rsidDel="00B35BD9">
          <w:rPr>
            <w:noProof/>
            <w:color w:val="000000" w:themeColor="text1"/>
            <w:rPrChange w:id="126" w:author="Vasy Medov" w:date="2026-02-26T17:30:00Z">
              <w:rPr>
                <w:noProof/>
                <w:color w:val="000000" w:themeColor="text1"/>
              </w:rPr>
            </w:rPrChange>
          </w:rPr>
        </w:r>
        <w:r w:rsidR="004F30EB" w:rsidRPr="00626646" w:rsidDel="00B35BD9">
          <w:rPr>
            <w:noProof/>
            <w:color w:val="000000" w:themeColor="text1"/>
            <w:rPrChange w:id="127" w:author="Vasy Medov" w:date="2026-02-26T17:30:00Z">
              <w:rPr>
                <w:noProof/>
              </w:rPr>
            </w:rPrChange>
          </w:rPr>
          <w:fldChar w:fldCharType="separate"/>
        </w:r>
        <w:r w:rsidR="00F33D2A" w:rsidRPr="00626646" w:rsidDel="00B35BD9">
          <w:rPr>
            <w:noProof/>
            <w:color w:val="000000" w:themeColor="text1"/>
            <w:rPrChange w:id="128" w:author="Vasy Medov" w:date="2026-02-26T17:30:00Z">
              <w:rPr>
                <w:noProof/>
              </w:rPr>
            </w:rPrChange>
          </w:rPr>
          <w:delText>2</w:delText>
        </w:r>
        <w:r w:rsidR="004F30EB" w:rsidRPr="00626646" w:rsidDel="00B35BD9">
          <w:rPr>
            <w:noProof/>
            <w:color w:val="000000" w:themeColor="text1"/>
            <w:rPrChange w:id="129" w:author="Vasy Medov" w:date="2026-02-26T17:30:00Z">
              <w:rPr>
                <w:noProof/>
              </w:rPr>
            </w:rPrChange>
          </w:rPr>
          <w:fldChar w:fldCharType="end"/>
        </w:r>
      </w:del>
    </w:p>
    <w:p w14:paraId="1C9B47CF" w14:textId="09CD5E99" w:rsidR="0026483C" w:rsidRPr="00626646" w:rsidDel="00B35BD9" w:rsidRDefault="0026483C">
      <w:pPr>
        <w:pStyle w:val="21"/>
        <w:tabs>
          <w:tab w:val="left" w:pos="960"/>
        </w:tabs>
        <w:rPr>
          <w:del w:id="130" w:author="Vasy Medov" w:date="2026-02-24T19:55:00Z"/>
          <w:rFonts w:asciiTheme="minorHAnsi" w:eastAsiaTheme="minorEastAsia" w:hAnsiTheme="minorHAnsi" w:cstheme="minorBidi"/>
          <w:noProof/>
          <w:color w:val="000000" w:themeColor="text1"/>
          <w:szCs w:val="22"/>
          <w:rPrChange w:id="131" w:author="Vasy Medov" w:date="2026-02-26T17:30:00Z">
            <w:rPr>
              <w:del w:id="132" w:author="Vasy Medov" w:date="2026-02-24T19:55:00Z"/>
              <w:rFonts w:asciiTheme="minorHAnsi" w:eastAsiaTheme="minorEastAsia" w:hAnsiTheme="minorHAnsi" w:cstheme="minorBidi"/>
              <w:noProof/>
              <w:szCs w:val="22"/>
            </w:rPr>
          </w:rPrChange>
        </w:rPr>
      </w:pPr>
      <w:del w:id="133" w:author="Vasy Medov" w:date="2026-02-24T19:55:00Z">
        <w:r w:rsidRPr="00626646" w:rsidDel="00B35BD9">
          <w:rPr>
            <w:noProof/>
            <w:color w:val="000000" w:themeColor="text1"/>
            <w:rPrChange w:id="134" w:author="Vasy Medov" w:date="2026-02-26T17:30:00Z">
              <w:rPr>
                <w:noProof/>
              </w:rPr>
            </w:rPrChange>
          </w:rPr>
          <w:delText>1.2</w:delText>
        </w:r>
        <w:r w:rsidRPr="00626646" w:rsidDel="00B35BD9">
          <w:rPr>
            <w:rFonts w:asciiTheme="minorHAnsi" w:eastAsiaTheme="minorEastAsia" w:hAnsiTheme="minorHAnsi" w:cstheme="minorBidi"/>
            <w:noProof/>
            <w:color w:val="000000" w:themeColor="text1"/>
            <w:szCs w:val="22"/>
            <w:rPrChange w:id="135"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136" w:author="Vasy Medov" w:date="2026-02-26T17:30:00Z">
              <w:rPr>
                <w:noProof/>
              </w:rPr>
            </w:rPrChange>
          </w:rPr>
          <w:delText>Document Conventions</w:delText>
        </w:r>
        <w:r w:rsidRPr="00626646" w:rsidDel="00B35BD9">
          <w:rPr>
            <w:noProof/>
            <w:color w:val="000000" w:themeColor="text1"/>
            <w:rPrChange w:id="137" w:author="Vasy Medov" w:date="2026-02-26T17:30:00Z">
              <w:rPr>
                <w:noProof/>
              </w:rPr>
            </w:rPrChange>
          </w:rPr>
          <w:tab/>
        </w:r>
        <w:r w:rsidR="004F30EB" w:rsidRPr="00626646" w:rsidDel="00B35BD9">
          <w:rPr>
            <w:noProof/>
            <w:color w:val="000000" w:themeColor="text1"/>
            <w:rPrChange w:id="138" w:author="Vasy Medov" w:date="2026-02-26T17:30:00Z">
              <w:rPr>
                <w:noProof/>
              </w:rPr>
            </w:rPrChange>
          </w:rPr>
          <w:fldChar w:fldCharType="begin"/>
        </w:r>
        <w:r w:rsidRPr="00626646" w:rsidDel="00B35BD9">
          <w:rPr>
            <w:noProof/>
            <w:color w:val="000000" w:themeColor="text1"/>
            <w:rPrChange w:id="139" w:author="Vasy Medov" w:date="2026-02-26T17:30:00Z">
              <w:rPr>
                <w:noProof/>
              </w:rPr>
            </w:rPrChange>
          </w:rPr>
          <w:delInstrText xml:space="preserve"> PAGEREF _Toc352609383 \h </w:delInstrText>
        </w:r>
        <w:r w:rsidR="004F30EB" w:rsidRPr="00626646" w:rsidDel="00B35BD9">
          <w:rPr>
            <w:noProof/>
            <w:color w:val="000000" w:themeColor="text1"/>
            <w:rPrChange w:id="140" w:author="Vasy Medov" w:date="2026-02-26T17:30:00Z">
              <w:rPr>
                <w:noProof/>
                <w:color w:val="000000" w:themeColor="text1"/>
              </w:rPr>
            </w:rPrChange>
          </w:rPr>
        </w:r>
        <w:r w:rsidR="004F30EB" w:rsidRPr="00626646" w:rsidDel="00B35BD9">
          <w:rPr>
            <w:noProof/>
            <w:color w:val="000000" w:themeColor="text1"/>
            <w:rPrChange w:id="141" w:author="Vasy Medov" w:date="2026-02-26T17:30:00Z">
              <w:rPr>
                <w:noProof/>
              </w:rPr>
            </w:rPrChange>
          </w:rPr>
          <w:fldChar w:fldCharType="separate"/>
        </w:r>
        <w:r w:rsidR="00F33D2A" w:rsidRPr="00626646" w:rsidDel="00B35BD9">
          <w:rPr>
            <w:noProof/>
            <w:color w:val="000000" w:themeColor="text1"/>
            <w:rPrChange w:id="142" w:author="Vasy Medov" w:date="2026-02-26T17:30:00Z">
              <w:rPr>
                <w:noProof/>
              </w:rPr>
            </w:rPrChange>
          </w:rPr>
          <w:delText>2</w:delText>
        </w:r>
        <w:r w:rsidR="004F30EB" w:rsidRPr="00626646" w:rsidDel="00B35BD9">
          <w:rPr>
            <w:noProof/>
            <w:color w:val="000000" w:themeColor="text1"/>
            <w:rPrChange w:id="143" w:author="Vasy Medov" w:date="2026-02-26T17:30:00Z">
              <w:rPr>
                <w:noProof/>
              </w:rPr>
            </w:rPrChange>
          </w:rPr>
          <w:fldChar w:fldCharType="end"/>
        </w:r>
      </w:del>
    </w:p>
    <w:p w14:paraId="0C1E9D14" w14:textId="7624D196" w:rsidR="0026483C" w:rsidRPr="00626646" w:rsidDel="00B35BD9" w:rsidRDefault="0026483C">
      <w:pPr>
        <w:pStyle w:val="21"/>
        <w:tabs>
          <w:tab w:val="left" w:pos="960"/>
        </w:tabs>
        <w:rPr>
          <w:del w:id="144" w:author="Vasy Medov" w:date="2026-02-24T19:55:00Z"/>
          <w:rFonts w:asciiTheme="minorHAnsi" w:eastAsiaTheme="minorEastAsia" w:hAnsiTheme="minorHAnsi" w:cstheme="minorBidi"/>
          <w:noProof/>
          <w:color w:val="000000" w:themeColor="text1"/>
          <w:szCs w:val="22"/>
          <w:rPrChange w:id="145" w:author="Vasy Medov" w:date="2026-02-26T17:30:00Z">
            <w:rPr>
              <w:del w:id="146" w:author="Vasy Medov" w:date="2026-02-24T19:55:00Z"/>
              <w:rFonts w:asciiTheme="minorHAnsi" w:eastAsiaTheme="minorEastAsia" w:hAnsiTheme="minorHAnsi" w:cstheme="minorBidi"/>
              <w:noProof/>
              <w:szCs w:val="22"/>
            </w:rPr>
          </w:rPrChange>
        </w:rPr>
      </w:pPr>
      <w:del w:id="147" w:author="Vasy Medov" w:date="2026-02-24T19:55:00Z">
        <w:r w:rsidRPr="00626646" w:rsidDel="00B35BD9">
          <w:rPr>
            <w:noProof/>
            <w:color w:val="000000" w:themeColor="text1"/>
            <w:rPrChange w:id="148" w:author="Vasy Medov" w:date="2026-02-26T17:30:00Z">
              <w:rPr>
                <w:noProof/>
              </w:rPr>
            </w:rPrChange>
          </w:rPr>
          <w:delText>1.3</w:delText>
        </w:r>
        <w:r w:rsidRPr="00626646" w:rsidDel="00B35BD9">
          <w:rPr>
            <w:rFonts w:asciiTheme="minorHAnsi" w:eastAsiaTheme="minorEastAsia" w:hAnsiTheme="minorHAnsi" w:cstheme="minorBidi"/>
            <w:noProof/>
            <w:color w:val="000000" w:themeColor="text1"/>
            <w:szCs w:val="22"/>
            <w:rPrChange w:id="149"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150" w:author="Vasy Medov" w:date="2026-02-26T17:30:00Z">
              <w:rPr>
                <w:noProof/>
              </w:rPr>
            </w:rPrChange>
          </w:rPr>
          <w:delText>Project Scope</w:delText>
        </w:r>
        <w:r w:rsidRPr="00626646" w:rsidDel="00B35BD9">
          <w:rPr>
            <w:noProof/>
            <w:color w:val="000000" w:themeColor="text1"/>
            <w:rPrChange w:id="151" w:author="Vasy Medov" w:date="2026-02-26T17:30:00Z">
              <w:rPr>
                <w:noProof/>
              </w:rPr>
            </w:rPrChange>
          </w:rPr>
          <w:tab/>
        </w:r>
        <w:r w:rsidR="004F30EB" w:rsidRPr="00626646" w:rsidDel="00B35BD9">
          <w:rPr>
            <w:noProof/>
            <w:color w:val="000000" w:themeColor="text1"/>
            <w:rPrChange w:id="152" w:author="Vasy Medov" w:date="2026-02-26T17:30:00Z">
              <w:rPr>
                <w:noProof/>
              </w:rPr>
            </w:rPrChange>
          </w:rPr>
          <w:fldChar w:fldCharType="begin"/>
        </w:r>
        <w:r w:rsidRPr="00626646" w:rsidDel="00B35BD9">
          <w:rPr>
            <w:noProof/>
            <w:color w:val="000000" w:themeColor="text1"/>
            <w:rPrChange w:id="153" w:author="Vasy Medov" w:date="2026-02-26T17:30:00Z">
              <w:rPr>
                <w:noProof/>
              </w:rPr>
            </w:rPrChange>
          </w:rPr>
          <w:delInstrText xml:space="preserve"> PAGEREF _Toc352609384 \h </w:delInstrText>
        </w:r>
        <w:r w:rsidR="004F30EB" w:rsidRPr="00626646" w:rsidDel="00B35BD9">
          <w:rPr>
            <w:noProof/>
            <w:color w:val="000000" w:themeColor="text1"/>
            <w:rPrChange w:id="154" w:author="Vasy Medov" w:date="2026-02-26T17:30:00Z">
              <w:rPr>
                <w:noProof/>
                <w:color w:val="000000" w:themeColor="text1"/>
              </w:rPr>
            </w:rPrChange>
          </w:rPr>
        </w:r>
        <w:r w:rsidR="004F30EB" w:rsidRPr="00626646" w:rsidDel="00B35BD9">
          <w:rPr>
            <w:noProof/>
            <w:color w:val="000000" w:themeColor="text1"/>
            <w:rPrChange w:id="155" w:author="Vasy Medov" w:date="2026-02-26T17:30:00Z">
              <w:rPr>
                <w:noProof/>
              </w:rPr>
            </w:rPrChange>
          </w:rPr>
          <w:fldChar w:fldCharType="separate"/>
        </w:r>
        <w:r w:rsidR="00F33D2A" w:rsidRPr="00626646" w:rsidDel="00B35BD9">
          <w:rPr>
            <w:noProof/>
            <w:color w:val="000000" w:themeColor="text1"/>
            <w:rPrChange w:id="156" w:author="Vasy Medov" w:date="2026-02-26T17:30:00Z">
              <w:rPr>
                <w:noProof/>
              </w:rPr>
            </w:rPrChange>
          </w:rPr>
          <w:delText>2</w:delText>
        </w:r>
        <w:r w:rsidR="004F30EB" w:rsidRPr="00626646" w:rsidDel="00B35BD9">
          <w:rPr>
            <w:noProof/>
            <w:color w:val="000000" w:themeColor="text1"/>
            <w:rPrChange w:id="157" w:author="Vasy Medov" w:date="2026-02-26T17:30:00Z">
              <w:rPr>
                <w:noProof/>
              </w:rPr>
            </w:rPrChange>
          </w:rPr>
          <w:fldChar w:fldCharType="end"/>
        </w:r>
      </w:del>
    </w:p>
    <w:p w14:paraId="0D7CC9AE" w14:textId="5BA04E56" w:rsidR="0026483C" w:rsidRPr="00626646" w:rsidDel="00B35BD9" w:rsidRDefault="0026483C">
      <w:pPr>
        <w:pStyle w:val="21"/>
        <w:tabs>
          <w:tab w:val="left" w:pos="960"/>
        </w:tabs>
        <w:rPr>
          <w:del w:id="158" w:author="Vasy Medov" w:date="2026-02-24T19:55:00Z"/>
          <w:rFonts w:asciiTheme="minorHAnsi" w:eastAsiaTheme="minorEastAsia" w:hAnsiTheme="minorHAnsi" w:cstheme="minorBidi"/>
          <w:noProof/>
          <w:color w:val="000000" w:themeColor="text1"/>
          <w:szCs w:val="22"/>
          <w:rPrChange w:id="159" w:author="Vasy Medov" w:date="2026-02-26T17:30:00Z">
            <w:rPr>
              <w:del w:id="160" w:author="Vasy Medov" w:date="2026-02-24T19:55:00Z"/>
              <w:rFonts w:asciiTheme="minorHAnsi" w:eastAsiaTheme="minorEastAsia" w:hAnsiTheme="minorHAnsi" w:cstheme="minorBidi"/>
              <w:noProof/>
              <w:szCs w:val="22"/>
            </w:rPr>
          </w:rPrChange>
        </w:rPr>
      </w:pPr>
      <w:del w:id="161" w:author="Vasy Medov" w:date="2026-02-24T19:55:00Z">
        <w:r w:rsidRPr="00626646" w:rsidDel="00B35BD9">
          <w:rPr>
            <w:noProof/>
            <w:color w:val="000000" w:themeColor="text1"/>
            <w:rPrChange w:id="162" w:author="Vasy Medov" w:date="2026-02-26T17:30:00Z">
              <w:rPr>
                <w:noProof/>
              </w:rPr>
            </w:rPrChange>
          </w:rPr>
          <w:delText>1.4</w:delText>
        </w:r>
        <w:r w:rsidRPr="00626646" w:rsidDel="00B35BD9">
          <w:rPr>
            <w:rFonts w:asciiTheme="minorHAnsi" w:eastAsiaTheme="minorEastAsia" w:hAnsiTheme="minorHAnsi" w:cstheme="minorBidi"/>
            <w:noProof/>
            <w:color w:val="000000" w:themeColor="text1"/>
            <w:szCs w:val="22"/>
            <w:rPrChange w:id="163"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164" w:author="Vasy Medov" w:date="2026-02-26T17:30:00Z">
              <w:rPr>
                <w:noProof/>
              </w:rPr>
            </w:rPrChange>
          </w:rPr>
          <w:delText>References</w:delText>
        </w:r>
        <w:r w:rsidRPr="00626646" w:rsidDel="00B35BD9">
          <w:rPr>
            <w:noProof/>
            <w:color w:val="000000" w:themeColor="text1"/>
            <w:rPrChange w:id="165" w:author="Vasy Medov" w:date="2026-02-26T17:30:00Z">
              <w:rPr>
                <w:noProof/>
              </w:rPr>
            </w:rPrChange>
          </w:rPr>
          <w:tab/>
        </w:r>
        <w:r w:rsidR="004F30EB" w:rsidRPr="00626646" w:rsidDel="00B35BD9">
          <w:rPr>
            <w:noProof/>
            <w:color w:val="000000" w:themeColor="text1"/>
            <w:rPrChange w:id="166" w:author="Vasy Medov" w:date="2026-02-26T17:30:00Z">
              <w:rPr>
                <w:noProof/>
              </w:rPr>
            </w:rPrChange>
          </w:rPr>
          <w:fldChar w:fldCharType="begin"/>
        </w:r>
        <w:r w:rsidRPr="00626646" w:rsidDel="00B35BD9">
          <w:rPr>
            <w:noProof/>
            <w:color w:val="000000" w:themeColor="text1"/>
            <w:rPrChange w:id="167" w:author="Vasy Medov" w:date="2026-02-26T17:30:00Z">
              <w:rPr>
                <w:noProof/>
              </w:rPr>
            </w:rPrChange>
          </w:rPr>
          <w:delInstrText xml:space="preserve"> PAGEREF _Toc352609385 \h </w:delInstrText>
        </w:r>
        <w:r w:rsidR="004F30EB" w:rsidRPr="00626646" w:rsidDel="00B35BD9">
          <w:rPr>
            <w:noProof/>
            <w:color w:val="000000" w:themeColor="text1"/>
            <w:rPrChange w:id="168" w:author="Vasy Medov" w:date="2026-02-26T17:30:00Z">
              <w:rPr>
                <w:noProof/>
                <w:color w:val="000000" w:themeColor="text1"/>
              </w:rPr>
            </w:rPrChange>
          </w:rPr>
        </w:r>
        <w:r w:rsidR="004F30EB" w:rsidRPr="00626646" w:rsidDel="00B35BD9">
          <w:rPr>
            <w:noProof/>
            <w:color w:val="000000" w:themeColor="text1"/>
            <w:rPrChange w:id="169" w:author="Vasy Medov" w:date="2026-02-26T17:30:00Z">
              <w:rPr>
                <w:noProof/>
              </w:rPr>
            </w:rPrChange>
          </w:rPr>
          <w:fldChar w:fldCharType="separate"/>
        </w:r>
        <w:r w:rsidR="00F33D2A" w:rsidRPr="00626646" w:rsidDel="00B35BD9">
          <w:rPr>
            <w:noProof/>
            <w:color w:val="000000" w:themeColor="text1"/>
            <w:rPrChange w:id="170" w:author="Vasy Medov" w:date="2026-02-26T17:30:00Z">
              <w:rPr>
                <w:noProof/>
              </w:rPr>
            </w:rPrChange>
          </w:rPr>
          <w:delText>2</w:delText>
        </w:r>
        <w:r w:rsidR="004F30EB" w:rsidRPr="00626646" w:rsidDel="00B35BD9">
          <w:rPr>
            <w:noProof/>
            <w:color w:val="000000" w:themeColor="text1"/>
            <w:rPrChange w:id="171" w:author="Vasy Medov" w:date="2026-02-26T17:30:00Z">
              <w:rPr>
                <w:noProof/>
              </w:rPr>
            </w:rPrChange>
          </w:rPr>
          <w:fldChar w:fldCharType="end"/>
        </w:r>
      </w:del>
    </w:p>
    <w:p w14:paraId="0751E1A5" w14:textId="554BEBDE" w:rsidR="0026483C" w:rsidRPr="00626646" w:rsidDel="00B35BD9" w:rsidRDefault="0026483C">
      <w:pPr>
        <w:pStyle w:val="11"/>
        <w:rPr>
          <w:del w:id="172" w:author="Vasy Medov" w:date="2026-02-24T19:55:00Z"/>
          <w:rFonts w:asciiTheme="minorHAnsi" w:eastAsiaTheme="minorEastAsia" w:hAnsiTheme="minorHAnsi" w:cstheme="minorBidi"/>
          <w:b w:val="0"/>
          <w:color w:val="000000" w:themeColor="text1"/>
          <w:sz w:val="22"/>
          <w:szCs w:val="22"/>
          <w:rPrChange w:id="173" w:author="Vasy Medov" w:date="2026-02-26T17:30:00Z">
            <w:rPr>
              <w:del w:id="174" w:author="Vasy Medov" w:date="2026-02-24T19:55:00Z"/>
              <w:rFonts w:asciiTheme="minorHAnsi" w:eastAsiaTheme="minorEastAsia" w:hAnsiTheme="minorHAnsi" w:cstheme="minorBidi"/>
              <w:b w:val="0"/>
              <w:sz w:val="22"/>
              <w:szCs w:val="22"/>
            </w:rPr>
          </w:rPrChange>
        </w:rPr>
      </w:pPr>
      <w:del w:id="175" w:author="Vasy Medov" w:date="2026-02-24T19:55:00Z">
        <w:r w:rsidRPr="00626646" w:rsidDel="00B35BD9">
          <w:rPr>
            <w:color w:val="000000" w:themeColor="text1"/>
            <w:rPrChange w:id="176" w:author="Vasy Medov" w:date="2026-02-26T17:30:00Z">
              <w:rPr/>
            </w:rPrChange>
          </w:rPr>
          <w:delText>2.</w:delText>
        </w:r>
        <w:r w:rsidRPr="00626646" w:rsidDel="00B35BD9">
          <w:rPr>
            <w:rFonts w:asciiTheme="minorHAnsi" w:eastAsiaTheme="minorEastAsia" w:hAnsiTheme="minorHAnsi" w:cstheme="minorBidi"/>
            <w:b w:val="0"/>
            <w:color w:val="000000" w:themeColor="text1"/>
            <w:sz w:val="22"/>
            <w:szCs w:val="22"/>
            <w:rPrChange w:id="177" w:author="Vasy Medov" w:date="2026-02-26T17:30:00Z">
              <w:rPr>
                <w:rFonts w:asciiTheme="minorHAnsi" w:eastAsiaTheme="minorEastAsia" w:hAnsiTheme="minorHAnsi" w:cstheme="minorBidi"/>
                <w:b w:val="0"/>
                <w:sz w:val="22"/>
                <w:szCs w:val="22"/>
              </w:rPr>
            </w:rPrChange>
          </w:rPr>
          <w:tab/>
        </w:r>
        <w:r w:rsidRPr="00626646" w:rsidDel="00B35BD9">
          <w:rPr>
            <w:color w:val="000000" w:themeColor="text1"/>
            <w:rPrChange w:id="178" w:author="Vasy Medov" w:date="2026-02-26T17:30:00Z">
              <w:rPr/>
            </w:rPrChange>
          </w:rPr>
          <w:delText>Overall Description</w:delText>
        </w:r>
        <w:r w:rsidRPr="00626646" w:rsidDel="00B35BD9">
          <w:rPr>
            <w:color w:val="000000" w:themeColor="text1"/>
            <w:rPrChange w:id="179" w:author="Vasy Medov" w:date="2026-02-26T17:30:00Z">
              <w:rPr/>
            </w:rPrChange>
          </w:rPr>
          <w:tab/>
        </w:r>
        <w:r w:rsidR="004F30EB" w:rsidRPr="00626646" w:rsidDel="00B35BD9">
          <w:rPr>
            <w:b w:val="0"/>
            <w:color w:val="000000" w:themeColor="text1"/>
            <w:rPrChange w:id="180" w:author="Vasy Medov" w:date="2026-02-26T17:30:00Z">
              <w:rPr>
                <w:b w:val="0"/>
              </w:rPr>
            </w:rPrChange>
          </w:rPr>
          <w:fldChar w:fldCharType="begin"/>
        </w:r>
        <w:r w:rsidRPr="00626646" w:rsidDel="00B35BD9">
          <w:rPr>
            <w:color w:val="000000" w:themeColor="text1"/>
            <w:rPrChange w:id="181" w:author="Vasy Medov" w:date="2026-02-26T17:30:00Z">
              <w:rPr/>
            </w:rPrChange>
          </w:rPr>
          <w:delInstrText xml:space="preserve"> PAGEREF _Toc352609386 \h </w:delInstrText>
        </w:r>
        <w:r w:rsidR="004F30EB" w:rsidRPr="00626646" w:rsidDel="00B35BD9">
          <w:rPr>
            <w:b w:val="0"/>
            <w:color w:val="000000" w:themeColor="text1"/>
            <w:rPrChange w:id="182" w:author="Vasy Medov" w:date="2026-02-26T17:30:00Z">
              <w:rPr>
                <w:b w:val="0"/>
                <w:color w:val="000000" w:themeColor="text1"/>
              </w:rPr>
            </w:rPrChange>
          </w:rPr>
        </w:r>
        <w:r w:rsidR="004F30EB" w:rsidRPr="00626646" w:rsidDel="00B35BD9">
          <w:rPr>
            <w:b w:val="0"/>
            <w:color w:val="000000" w:themeColor="text1"/>
            <w:rPrChange w:id="183" w:author="Vasy Medov" w:date="2026-02-26T17:30:00Z">
              <w:rPr>
                <w:b w:val="0"/>
              </w:rPr>
            </w:rPrChange>
          </w:rPr>
          <w:fldChar w:fldCharType="separate"/>
        </w:r>
        <w:r w:rsidR="00F33D2A" w:rsidRPr="00626646" w:rsidDel="00B35BD9">
          <w:rPr>
            <w:color w:val="000000" w:themeColor="text1"/>
            <w:rPrChange w:id="184" w:author="Vasy Medov" w:date="2026-02-26T17:30:00Z">
              <w:rPr/>
            </w:rPrChange>
          </w:rPr>
          <w:delText>2</w:delText>
        </w:r>
        <w:r w:rsidR="004F30EB" w:rsidRPr="00626646" w:rsidDel="00B35BD9">
          <w:rPr>
            <w:b w:val="0"/>
            <w:color w:val="000000" w:themeColor="text1"/>
            <w:rPrChange w:id="185" w:author="Vasy Medov" w:date="2026-02-26T17:30:00Z">
              <w:rPr>
                <w:b w:val="0"/>
              </w:rPr>
            </w:rPrChange>
          </w:rPr>
          <w:fldChar w:fldCharType="end"/>
        </w:r>
      </w:del>
    </w:p>
    <w:p w14:paraId="6B4A2AB7" w14:textId="77E78398" w:rsidR="0026483C" w:rsidRPr="00626646" w:rsidDel="00B35BD9" w:rsidRDefault="0026483C">
      <w:pPr>
        <w:pStyle w:val="21"/>
        <w:tabs>
          <w:tab w:val="left" w:pos="960"/>
        </w:tabs>
        <w:rPr>
          <w:del w:id="186" w:author="Vasy Medov" w:date="2026-02-24T19:55:00Z"/>
          <w:rFonts w:asciiTheme="minorHAnsi" w:eastAsiaTheme="minorEastAsia" w:hAnsiTheme="minorHAnsi" w:cstheme="minorBidi"/>
          <w:noProof/>
          <w:color w:val="000000" w:themeColor="text1"/>
          <w:szCs w:val="22"/>
          <w:rPrChange w:id="187" w:author="Vasy Medov" w:date="2026-02-26T17:30:00Z">
            <w:rPr>
              <w:del w:id="188" w:author="Vasy Medov" w:date="2026-02-24T19:55:00Z"/>
              <w:rFonts w:asciiTheme="minorHAnsi" w:eastAsiaTheme="minorEastAsia" w:hAnsiTheme="minorHAnsi" w:cstheme="minorBidi"/>
              <w:noProof/>
              <w:szCs w:val="22"/>
            </w:rPr>
          </w:rPrChange>
        </w:rPr>
      </w:pPr>
      <w:del w:id="189" w:author="Vasy Medov" w:date="2026-02-24T19:55:00Z">
        <w:r w:rsidRPr="00626646" w:rsidDel="00B35BD9">
          <w:rPr>
            <w:noProof/>
            <w:color w:val="000000" w:themeColor="text1"/>
            <w:rPrChange w:id="190" w:author="Vasy Medov" w:date="2026-02-26T17:30:00Z">
              <w:rPr>
                <w:noProof/>
              </w:rPr>
            </w:rPrChange>
          </w:rPr>
          <w:delText>2.1</w:delText>
        </w:r>
        <w:r w:rsidRPr="00626646" w:rsidDel="00B35BD9">
          <w:rPr>
            <w:rFonts w:asciiTheme="minorHAnsi" w:eastAsiaTheme="minorEastAsia" w:hAnsiTheme="minorHAnsi" w:cstheme="minorBidi"/>
            <w:noProof/>
            <w:color w:val="000000" w:themeColor="text1"/>
            <w:szCs w:val="22"/>
            <w:rPrChange w:id="191"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192" w:author="Vasy Medov" w:date="2026-02-26T17:30:00Z">
              <w:rPr>
                <w:noProof/>
              </w:rPr>
            </w:rPrChange>
          </w:rPr>
          <w:delText>Product Perspective</w:delText>
        </w:r>
        <w:r w:rsidRPr="00626646" w:rsidDel="00B35BD9">
          <w:rPr>
            <w:noProof/>
            <w:color w:val="000000" w:themeColor="text1"/>
            <w:rPrChange w:id="193" w:author="Vasy Medov" w:date="2026-02-26T17:30:00Z">
              <w:rPr>
                <w:noProof/>
              </w:rPr>
            </w:rPrChange>
          </w:rPr>
          <w:tab/>
        </w:r>
        <w:r w:rsidR="004F30EB" w:rsidRPr="00626646" w:rsidDel="00B35BD9">
          <w:rPr>
            <w:noProof/>
            <w:color w:val="000000" w:themeColor="text1"/>
            <w:rPrChange w:id="194" w:author="Vasy Medov" w:date="2026-02-26T17:30:00Z">
              <w:rPr>
                <w:noProof/>
              </w:rPr>
            </w:rPrChange>
          </w:rPr>
          <w:fldChar w:fldCharType="begin"/>
        </w:r>
        <w:r w:rsidRPr="00626646" w:rsidDel="00B35BD9">
          <w:rPr>
            <w:noProof/>
            <w:color w:val="000000" w:themeColor="text1"/>
            <w:rPrChange w:id="195" w:author="Vasy Medov" w:date="2026-02-26T17:30:00Z">
              <w:rPr>
                <w:noProof/>
              </w:rPr>
            </w:rPrChange>
          </w:rPr>
          <w:delInstrText xml:space="preserve"> PAGEREF _Toc352609387 \h </w:delInstrText>
        </w:r>
        <w:r w:rsidR="004F30EB" w:rsidRPr="00626646" w:rsidDel="00B35BD9">
          <w:rPr>
            <w:noProof/>
            <w:color w:val="000000" w:themeColor="text1"/>
            <w:rPrChange w:id="196" w:author="Vasy Medov" w:date="2026-02-26T17:30:00Z">
              <w:rPr>
                <w:noProof/>
                <w:color w:val="000000" w:themeColor="text1"/>
              </w:rPr>
            </w:rPrChange>
          </w:rPr>
        </w:r>
        <w:r w:rsidR="004F30EB" w:rsidRPr="00626646" w:rsidDel="00B35BD9">
          <w:rPr>
            <w:noProof/>
            <w:color w:val="000000" w:themeColor="text1"/>
            <w:rPrChange w:id="197" w:author="Vasy Medov" w:date="2026-02-26T17:30:00Z">
              <w:rPr>
                <w:noProof/>
              </w:rPr>
            </w:rPrChange>
          </w:rPr>
          <w:fldChar w:fldCharType="separate"/>
        </w:r>
        <w:r w:rsidR="00F33D2A" w:rsidRPr="00626646" w:rsidDel="00B35BD9">
          <w:rPr>
            <w:noProof/>
            <w:color w:val="000000" w:themeColor="text1"/>
            <w:rPrChange w:id="198" w:author="Vasy Medov" w:date="2026-02-26T17:30:00Z">
              <w:rPr>
                <w:noProof/>
              </w:rPr>
            </w:rPrChange>
          </w:rPr>
          <w:delText>2</w:delText>
        </w:r>
        <w:r w:rsidR="004F30EB" w:rsidRPr="00626646" w:rsidDel="00B35BD9">
          <w:rPr>
            <w:noProof/>
            <w:color w:val="000000" w:themeColor="text1"/>
            <w:rPrChange w:id="199" w:author="Vasy Medov" w:date="2026-02-26T17:30:00Z">
              <w:rPr>
                <w:noProof/>
              </w:rPr>
            </w:rPrChange>
          </w:rPr>
          <w:fldChar w:fldCharType="end"/>
        </w:r>
      </w:del>
    </w:p>
    <w:p w14:paraId="17559C07" w14:textId="65527DBB" w:rsidR="0026483C" w:rsidRPr="00626646" w:rsidDel="00B35BD9" w:rsidRDefault="0026483C">
      <w:pPr>
        <w:pStyle w:val="21"/>
        <w:tabs>
          <w:tab w:val="left" w:pos="960"/>
        </w:tabs>
        <w:rPr>
          <w:del w:id="200" w:author="Vasy Medov" w:date="2026-02-24T19:55:00Z"/>
          <w:rFonts w:asciiTheme="minorHAnsi" w:eastAsiaTheme="minorEastAsia" w:hAnsiTheme="minorHAnsi" w:cstheme="minorBidi"/>
          <w:noProof/>
          <w:color w:val="000000" w:themeColor="text1"/>
          <w:szCs w:val="22"/>
          <w:rPrChange w:id="201" w:author="Vasy Medov" w:date="2026-02-26T17:30:00Z">
            <w:rPr>
              <w:del w:id="202" w:author="Vasy Medov" w:date="2026-02-24T19:55:00Z"/>
              <w:rFonts w:asciiTheme="minorHAnsi" w:eastAsiaTheme="minorEastAsia" w:hAnsiTheme="minorHAnsi" w:cstheme="minorBidi"/>
              <w:noProof/>
              <w:szCs w:val="22"/>
            </w:rPr>
          </w:rPrChange>
        </w:rPr>
      </w:pPr>
      <w:del w:id="203" w:author="Vasy Medov" w:date="2026-02-24T19:55:00Z">
        <w:r w:rsidRPr="00626646" w:rsidDel="00B35BD9">
          <w:rPr>
            <w:noProof/>
            <w:color w:val="000000" w:themeColor="text1"/>
            <w:rPrChange w:id="204" w:author="Vasy Medov" w:date="2026-02-26T17:30:00Z">
              <w:rPr>
                <w:noProof/>
              </w:rPr>
            </w:rPrChange>
          </w:rPr>
          <w:delText>2.2</w:delText>
        </w:r>
        <w:r w:rsidRPr="00626646" w:rsidDel="00B35BD9">
          <w:rPr>
            <w:rFonts w:asciiTheme="minorHAnsi" w:eastAsiaTheme="minorEastAsia" w:hAnsiTheme="minorHAnsi" w:cstheme="minorBidi"/>
            <w:noProof/>
            <w:color w:val="000000" w:themeColor="text1"/>
            <w:szCs w:val="22"/>
            <w:rPrChange w:id="205"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206" w:author="Vasy Medov" w:date="2026-02-26T17:30:00Z">
              <w:rPr>
                <w:noProof/>
              </w:rPr>
            </w:rPrChange>
          </w:rPr>
          <w:delText>User Classes and Characteristics</w:delText>
        </w:r>
        <w:r w:rsidRPr="00626646" w:rsidDel="00B35BD9">
          <w:rPr>
            <w:noProof/>
            <w:color w:val="000000" w:themeColor="text1"/>
            <w:rPrChange w:id="207" w:author="Vasy Medov" w:date="2026-02-26T17:30:00Z">
              <w:rPr>
                <w:noProof/>
              </w:rPr>
            </w:rPrChange>
          </w:rPr>
          <w:tab/>
        </w:r>
        <w:r w:rsidR="004F30EB" w:rsidRPr="00626646" w:rsidDel="00B35BD9">
          <w:rPr>
            <w:noProof/>
            <w:color w:val="000000" w:themeColor="text1"/>
            <w:rPrChange w:id="208" w:author="Vasy Medov" w:date="2026-02-26T17:30:00Z">
              <w:rPr>
                <w:noProof/>
              </w:rPr>
            </w:rPrChange>
          </w:rPr>
          <w:fldChar w:fldCharType="begin"/>
        </w:r>
        <w:r w:rsidRPr="00626646" w:rsidDel="00B35BD9">
          <w:rPr>
            <w:noProof/>
            <w:color w:val="000000" w:themeColor="text1"/>
            <w:rPrChange w:id="209" w:author="Vasy Medov" w:date="2026-02-26T17:30:00Z">
              <w:rPr>
                <w:noProof/>
              </w:rPr>
            </w:rPrChange>
          </w:rPr>
          <w:delInstrText xml:space="preserve"> PAGEREF _Toc352609388 \h </w:delInstrText>
        </w:r>
        <w:r w:rsidR="004F30EB" w:rsidRPr="00626646" w:rsidDel="00B35BD9">
          <w:rPr>
            <w:noProof/>
            <w:color w:val="000000" w:themeColor="text1"/>
            <w:rPrChange w:id="210" w:author="Vasy Medov" w:date="2026-02-26T17:30:00Z">
              <w:rPr>
                <w:noProof/>
                <w:color w:val="000000" w:themeColor="text1"/>
              </w:rPr>
            </w:rPrChange>
          </w:rPr>
        </w:r>
        <w:r w:rsidR="004F30EB" w:rsidRPr="00626646" w:rsidDel="00B35BD9">
          <w:rPr>
            <w:noProof/>
            <w:color w:val="000000" w:themeColor="text1"/>
            <w:rPrChange w:id="211" w:author="Vasy Medov" w:date="2026-02-26T17:30:00Z">
              <w:rPr>
                <w:noProof/>
              </w:rPr>
            </w:rPrChange>
          </w:rPr>
          <w:fldChar w:fldCharType="separate"/>
        </w:r>
        <w:r w:rsidR="00F33D2A" w:rsidRPr="00626646" w:rsidDel="00B35BD9">
          <w:rPr>
            <w:noProof/>
            <w:color w:val="000000" w:themeColor="text1"/>
            <w:rPrChange w:id="212" w:author="Vasy Medov" w:date="2026-02-26T17:30:00Z">
              <w:rPr>
                <w:noProof/>
              </w:rPr>
            </w:rPrChange>
          </w:rPr>
          <w:delText>2</w:delText>
        </w:r>
        <w:r w:rsidR="004F30EB" w:rsidRPr="00626646" w:rsidDel="00B35BD9">
          <w:rPr>
            <w:noProof/>
            <w:color w:val="000000" w:themeColor="text1"/>
            <w:rPrChange w:id="213" w:author="Vasy Medov" w:date="2026-02-26T17:30:00Z">
              <w:rPr>
                <w:noProof/>
              </w:rPr>
            </w:rPrChange>
          </w:rPr>
          <w:fldChar w:fldCharType="end"/>
        </w:r>
      </w:del>
    </w:p>
    <w:p w14:paraId="4A4F8199" w14:textId="35802D21" w:rsidR="0026483C" w:rsidRPr="00626646" w:rsidDel="00B35BD9" w:rsidRDefault="0026483C">
      <w:pPr>
        <w:pStyle w:val="21"/>
        <w:tabs>
          <w:tab w:val="left" w:pos="960"/>
        </w:tabs>
        <w:rPr>
          <w:del w:id="214" w:author="Vasy Medov" w:date="2026-02-24T19:55:00Z"/>
          <w:rFonts w:asciiTheme="minorHAnsi" w:eastAsiaTheme="minorEastAsia" w:hAnsiTheme="minorHAnsi" w:cstheme="minorBidi"/>
          <w:noProof/>
          <w:color w:val="000000" w:themeColor="text1"/>
          <w:szCs w:val="22"/>
          <w:rPrChange w:id="215" w:author="Vasy Medov" w:date="2026-02-26T17:30:00Z">
            <w:rPr>
              <w:del w:id="216" w:author="Vasy Medov" w:date="2026-02-24T19:55:00Z"/>
              <w:rFonts w:asciiTheme="minorHAnsi" w:eastAsiaTheme="minorEastAsia" w:hAnsiTheme="minorHAnsi" w:cstheme="minorBidi"/>
              <w:noProof/>
              <w:szCs w:val="22"/>
            </w:rPr>
          </w:rPrChange>
        </w:rPr>
      </w:pPr>
      <w:del w:id="217" w:author="Vasy Medov" w:date="2026-02-24T19:55:00Z">
        <w:r w:rsidRPr="00626646" w:rsidDel="00B35BD9">
          <w:rPr>
            <w:noProof/>
            <w:color w:val="000000" w:themeColor="text1"/>
            <w:rPrChange w:id="218" w:author="Vasy Medov" w:date="2026-02-26T17:30:00Z">
              <w:rPr>
                <w:noProof/>
              </w:rPr>
            </w:rPrChange>
          </w:rPr>
          <w:delText>2.3</w:delText>
        </w:r>
        <w:r w:rsidRPr="00626646" w:rsidDel="00B35BD9">
          <w:rPr>
            <w:rFonts w:asciiTheme="minorHAnsi" w:eastAsiaTheme="minorEastAsia" w:hAnsiTheme="minorHAnsi" w:cstheme="minorBidi"/>
            <w:noProof/>
            <w:color w:val="000000" w:themeColor="text1"/>
            <w:szCs w:val="22"/>
            <w:rPrChange w:id="219"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220" w:author="Vasy Medov" w:date="2026-02-26T17:30:00Z">
              <w:rPr>
                <w:noProof/>
              </w:rPr>
            </w:rPrChange>
          </w:rPr>
          <w:delText>Operating Environment</w:delText>
        </w:r>
        <w:r w:rsidRPr="00626646" w:rsidDel="00B35BD9">
          <w:rPr>
            <w:noProof/>
            <w:color w:val="000000" w:themeColor="text1"/>
            <w:rPrChange w:id="221" w:author="Vasy Medov" w:date="2026-02-26T17:30:00Z">
              <w:rPr>
                <w:noProof/>
              </w:rPr>
            </w:rPrChange>
          </w:rPr>
          <w:tab/>
        </w:r>
        <w:r w:rsidR="004F30EB" w:rsidRPr="00626646" w:rsidDel="00B35BD9">
          <w:rPr>
            <w:noProof/>
            <w:color w:val="000000" w:themeColor="text1"/>
            <w:rPrChange w:id="222" w:author="Vasy Medov" w:date="2026-02-26T17:30:00Z">
              <w:rPr>
                <w:noProof/>
              </w:rPr>
            </w:rPrChange>
          </w:rPr>
          <w:fldChar w:fldCharType="begin"/>
        </w:r>
        <w:r w:rsidRPr="00626646" w:rsidDel="00B35BD9">
          <w:rPr>
            <w:noProof/>
            <w:color w:val="000000" w:themeColor="text1"/>
            <w:rPrChange w:id="223" w:author="Vasy Medov" w:date="2026-02-26T17:30:00Z">
              <w:rPr>
                <w:noProof/>
              </w:rPr>
            </w:rPrChange>
          </w:rPr>
          <w:delInstrText xml:space="preserve"> PAGEREF _Toc352609389 \h </w:delInstrText>
        </w:r>
        <w:r w:rsidR="004F30EB" w:rsidRPr="00626646" w:rsidDel="00B35BD9">
          <w:rPr>
            <w:noProof/>
            <w:color w:val="000000" w:themeColor="text1"/>
            <w:rPrChange w:id="224" w:author="Vasy Medov" w:date="2026-02-26T17:30:00Z">
              <w:rPr>
                <w:noProof/>
                <w:color w:val="000000" w:themeColor="text1"/>
              </w:rPr>
            </w:rPrChange>
          </w:rPr>
        </w:r>
        <w:r w:rsidR="004F30EB" w:rsidRPr="00626646" w:rsidDel="00B35BD9">
          <w:rPr>
            <w:noProof/>
            <w:color w:val="000000" w:themeColor="text1"/>
            <w:rPrChange w:id="225" w:author="Vasy Medov" w:date="2026-02-26T17:30:00Z">
              <w:rPr>
                <w:noProof/>
              </w:rPr>
            </w:rPrChange>
          </w:rPr>
          <w:fldChar w:fldCharType="separate"/>
        </w:r>
        <w:r w:rsidR="00F33D2A" w:rsidRPr="00626646" w:rsidDel="00B35BD9">
          <w:rPr>
            <w:noProof/>
            <w:color w:val="000000" w:themeColor="text1"/>
            <w:rPrChange w:id="226" w:author="Vasy Medov" w:date="2026-02-26T17:30:00Z">
              <w:rPr>
                <w:noProof/>
              </w:rPr>
            </w:rPrChange>
          </w:rPr>
          <w:delText>2</w:delText>
        </w:r>
        <w:r w:rsidR="004F30EB" w:rsidRPr="00626646" w:rsidDel="00B35BD9">
          <w:rPr>
            <w:noProof/>
            <w:color w:val="000000" w:themeColor="text1"/>
            <w:rPrChange w:id="227" w:author="Vasy Medov" w:date="2026-02-26T17:30:00Z">
              <w:rPr>
                <w:noProof/>
              </w:rPr>
            </w:rPrChange>
          </w:rPr>
          <w:fldChar w:fldCharType="end"/>
        </w:r>
      </w:del>
    </w:p>
    <w:p w14:paraId="672BA83E" w14:textId="1D7BE9E3" w:rsidR="0026483C" w:rsidRPr="00626646" w:rsidDel="00B35BD9" w:rsidRDefault="0026483C">
      <w:pPr>
        <w:pStyle w:val="21"/>
        <w:tabs>
          <w:tab w:val="left" w:pos="960"/>
        </w:tabs>
        <w:rPr>
          <w:del w:id="228" w:author="Vasy Medov" w:date="2026-02-24T19:55:00Z"/>
          <w:rFonts w:asciiTheme="minorHAnsi" w:eastAsiaTheme="minorEastAsia" w:hAnsiTheme="minorHAnsi" w:cstheme="minorBidi"/>
          <w:noProof/>
          <w:color w:val="000000" w:themeColor="text1"/>
          <w:szCs w:val="22"/>
          <w:rPrChange w:id="229" w:author="Vasy Medov" w:date="2026-02-26T17:30:00Z">
            <w:rPr>
              <w:del w:id="230" w:author="Vasy Medov" w:date="2026-02-24T19:55:00Z"/>
              <w:rFonts w:asciiTheme="minorHAnsi" w:eastAsiaTheme="minorEastAsia" w:hAnsiTheme="minorHAnsi" w:cstheme="minorBidi"/>
              <w:noProof/>
              <w:szCs w:val="22"/>
            </w:rPr>
          </w:rPrChange>
        </w:rPr>
      </w:pPr>
      <w:del w:id="231" w:author="Vasy Medov" w:date="2026-02-24T19:55:00Z">
        <w:r w:rsidRPr="00626646" w:rsidDel="00B35BD9">
          <w:rPr>
            <w:noProof/>
            <w:color w:val="000000" w:themeColor="text1"/>
            <w:rPrChange w:id="232" w:author="Vasy Medov" w:date="2026-02-26T17:30:00Z">
              <w:rPr>
                <w:noProof/>
              </w:rPr>
            </w:rPrChange>
          </w:rPr>
          <w:delText>2.4</w:delText>
        </w:r>
        <w:r w:rsidRPr="00626646" w:rsidDel="00B35BD9">
          <w:rPr>
            <w:rFonts w:asciiTheme="minorHAnsi" w:eastAsiaTheme="minorEastAsia" w:hAnsiTheme="minorHAnsi" w:cstheme="minorBidi"/>
            <w:noProof/>
            <w:color w:val="000000" w:themeColor="text1"/>
            <w:szCs w:val="22"/>
            <w:rPrChange w:id="233"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234" w:author="Vasy Medov" w:date="2026-02-26T17:30:00Z">
              <w:rPr>
                <w:noProof/>
              </w:rPr>
            </w:rPrChange>
          </w:rPr>
          <w:delText>Design and Implementation Constraints</w:delText>
        </w:r>
        <w:r w:rsidRPr="00626646" w:rsidDel="00B35BD9">
          <w:rPr>
            <w:noProof/>
            <w:color w:val="000000" w:themeColor="text1"/>
            <w:rPrChange w:id="235" w:author="Vasy Medov" w:date="2026-02-26T17:30:00Z">
              <w:rPr>
                <w:noProof/>
              </w:rPr>
            </w:rPrChange>
          </w:rPr>
          <w:tab/>
        </w:r>
        <w:r w:rsidR="004F30EB" w:rsidRPr="00626646" w:rsidDel="00B35BD9">
          <w:rPr>
            <w:noProof/>
            <w:color w:val="000000" w:themeColor="text1"/>
            <w:rPrChange w:id="236" w:author="Vasy Medov" w:date="2026-02-26T17:30:00Z">
              <w:rPr>
                <w:noProof/>
              </w:rPr>
            </w:rPrChange>
          </w:rPr>
          <w:fldChar w:fldCharType="begin"/>
        </w:r>
        <w:r w:rsidRPr="00626646" w:rsidDel="00B35BD9">
          <w:rPr>
            <w:noProof/>
            <w:color w:val="000000" w:themeColor="text1"/>
            <w:rPrChange w:id="237" w:author="Vasy Medov" w:date="2026-02-26T17:30:00Z">
              <w:rPr>
                <w:noProof/>
              </w:rPr>
            </w:rPrChange>
          </w:rPr>
          <w:delInstrText xml:space="preserve"> PAGEREF _Toc352609390 \h </w:delInstrText>
        </w:r>
        <w:r w:rsidR="004F30EB" w:rsidRPr="00626646" w:rsidDel="00B35BD9">
          <w:rPr>
            <w:noProof/>
            <w:color w:val="000000" w:themeColor="text1"/>
            <w:rPrChange w:id="238" w:author="Vasy Medov" w:date="2026-02-26T17:30:00Z">
              <w:rPr>
                <w:noProof/>
                <w:color w:val="000000" w:themeColor="text1"/>
              </w:rPr>
            </w:rPrChange>
          </w:rPr>
        </w:r>
        <w:r w:rsidR="004F30EB" w:rsidRPr="00626646" w:rsidDel="00B35BD9">
          <w:rPr>
            <w:noProof/>
            <w:color w:val="000000" w:themeColor="text1"/>
            <w:rPrChange w:id="239" w:author="Vasy Medov" w:date="2026-02-26T17:30:00Z">
              <w:rPr>
                <w:noProof/>
              </w:rPr>
            </w:rPrChange>
          </w:rPr>
          <w:fldChar w:fldCharType="separate"/>
        </w:r>
        <w:r w:rsidR="00F33D2A" w:rsidRPr="00626646" w:rsidDel="00B35BD9">
          <w:rPr>
            <w:noProof/>
            <w:color w:val="000000" w:themeColor="text1"/>
            <w:rPrChange w:id="240" w:author="Vasy Medov" w:date="2026-02-26T17:30:00Z">
              <w:rPr>
                <w:noProof/>
              </w:rPr>
            </w:rPrChange>
          </w:rPr>
          <w:delText>2</w:delText>
        </w:r>
        <w:r w:rsidR="004F30EB" w:rsidRPr="00626646" w:rsidDel="00B35BD9">
          <w:rPr>
            <w:noProof/>
            <w:color w:val="000000" w:themeColor="text1"/>
            <w:rPrChange w:id="241" w:author="Vasy Medov" w:date="2026-02-26T17:30:00Z">
              <w:rPr>
                <w:noProof/>
              </w:rPr>
            </w:rPrChange>
          </w:rPr>
          <w:fldChar w:fldCharType="end"/>
        </w:r>
      </w:del>
    </w:p>
    <w:p w14:paraId="10E22E50" w14:textId="535DB9A7" w:rsidR="0026483C" w:rsidRPr="00626646" w:rsidDel="00B35BD9" w:rsidRDefault="0026483C">
      <w:pPr>
        <w:pStyle w:val="21"/>
        <w:tabs>
          <w:tab w:val="left" w:pos="960"/>
        </w:tabs>
        <w:rPr>
          <w:del w:id="242" w:author="Vasy Medov" w:date="2026-02-24T19:55:00Z"/>
          <w:rFonts w:asciiTheme="minorHAnsi" w:eastAsiaTheme="minorEastAsia" w:hAnsiTheme="minorHAnsi" w:cstheme="minorBidi"/>
          <w:noProof/>
          <w:color w:val="000000" w:themeColor="text1"/>
          <w:szCs w:val="22"/>
          <w:rPrChange w:id="243" w:author="Vasy Medov" w:date="2026-02-26T17:30:00Z">
            <w:rPr>
              <w:del w:id="244" w:author="Vasy Medov" w:date="2026-02-24T19:55:00Z"/>
              <w:rFonts w:asciiTheme="minorHAnsi" w:eastAsiaTheme="minorEastAsia" w:hAnsiTheme="minorHAnsi" w:cstheme="minorBidi"/>
              <w:noProof/>
              <w:szCs w:val="22"/>
            </w:rPr>
          </w:rPrChange>
        </w:rPr>
      </w:pPr>
      <w:del w:id="245" w:author="Vasy Medov" w:date="2026-02-24T19:55:00Z">
        <w:r w:rsidRPr="00626646" w:rsidDel="00B35BD9">
          <w:rPr>
            <w:noProof/>
            <w:color w:val="000000" w:themeColor="text1"/>
            <w:rPrChange w:id="246" w:author="Vasy Medov" w:date="2026-02-26T17:30:00Z">
              <w:rPr>
                <w:noProof/>
              </w:rPr>
            </w:rPrChange>
          </w:rPr>
          <w:delText>2.5</w:delText>
        </w:r>
        <w:r w:rsidRPr="00626646" w:rsidDel="00B35BD9">
          <w:rPr>
            <w:rFonts w:asciiTheme="minorHAnsi" w:eastAsiaTheme="minorEastAsia" w:hAnsiTheme="minorHAnsi" w:cstheme="minorBidi"/>
            <w:noProof/>
            <w:color w:val="000000" w:themeColor="text1"/>
            <w:szCs w:val="22"/>
            <w:rPrChange w:id="247"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248" w:author="Vasy Medov" w:date="2026-02-26T17:30:00Z">
              <w:rPr>
                <w:noProof/>
              </w:rPr>
            </w:rPrChange>
          </w:rPr>
          <w:delText>Assumptions and Dependencies</w:delText>
        </w:r>
        <w:r w:rsidRPr="00626646" w:rsidDel="00B35BD9">
          <w:rPr>
            <w:noProof/>
            <w:color w:val="000000" w:themeColor="text1"/>
            <w:rPrChange w:id="249" w:author="Vasy Medov" w:date="2026-02-26T17:30:00Z">
              <w:rPr>
                <w:noProof/>
              </w:rPr>
            </w:rPrChange>
          </w:rPr>
          <w:tab/>
        </w:r>
        <w:r w:rsidR="004F30EB" w:rsidRPr="00626646" w:rsidDel="00B35BD9">
          <w:rPr>
            <w:noProof/>
            <w:color w:val="000000" w:themeColor="text1"/>
            <w:rPrChange w:id="250" w:author="Vasy Medov" w:date="2026-02-26T17:30:00Z">
              <w:rPr>
                <w:noProof/>
              </w:rPr>
            </w:rPrChange>
          </w:rPr>
          <w:fldChar w:fldCharType="begin"/>
        </w:r>
        <w:r w:rsidRPr="00626646" w:rsidDel="00B35BD9">
          <w:rPr>
            <w:noProof/>
            <w:color w:val="000000" w:themeColor="text1"/>
            <w:rPrChange w:id="251" w:author="Vasy Medov" w:date="2026-02-26T17:30:00Z">
              <w:rPr>
                <w:noProof/>
              </w:rPr>
            </w:rPrChange>
          </w:rPr>
          <w:delInstrText xml:space="preserve"> PAGEREF _Toc352609391 \h </w:delInstrText>
        </w:r>
        <w:r w:rsidR="004F30EB" w:rsidRPr="00626646" w:rsidDel="00B35BD9">
          <w:rPr>
            <w:noProof/>
            <w:color w:val="000000" w:themeColor="text1"/>
            <w:rPrChange w:id="252" w:author="Vasy Medov" w:date="2026-02-26T17:30:00Z">
              <w:rPr>
                <w:noProof/>
                <w:color w:val="000000" w:themeColor="text1"/>
              </w:rPr>
            </w:rPrChange>
          </w:rPr>
        </w:r>
        <w:r w:rsidR="004F30EB" w:rsidRPr="00626646" w:rsidDel="00B35BD9">
          <w:rPr>
            <w:noProof/>
            <w:color w:val="000000" w:themeColor="text1"/>
            <w:rPrChange w:id="253" w:author="Vasy Medov" w:date="2026-02-26T17:30:00Z">
              <w:rPr>
                <w:noProof/>
              </w:rPr>
            </w:rPrChange>
          </w:rPr>
          <w:fldChar w:fldCharType="separate"/>
        </w:r>
        <w:r w:rsidR="00F33D2A" w:rsidRPr="00626646" w:rsidDel="00B35BD9">
          <w:rPr>
            <w:noProof/>
            <w:color w:val="000000" w:themeColor="text1"/>
            <w:rPrChange w:id="254" w:author="Vasy Medov" w:date="2026-02-26T17:30:00Z">
              <w:rPr>
                <w:noProof/>
              </w:rPr>
            </w:rPrChange>
          </w:rPr>
          <w:delText>2</w:delText>
        </w:r>
        <w:r w:rsidR="004F30EB" w:rsidRPr="00626646" w:rsidDel="00B35BD9">
          <w:rPr>
            <w:noProof/>
            <w:color w:val="000000" w:themeColor="text1"/>
            <w:rPrChange w:id="255" w:author="Vasy Medov" w:date="2026-02-26T17:30:00Z">
              <w:rPr>
                <w:noProof/>
              </w:rPr>
            </w:rPrChange>
          </w:rPr>
          <w:fldChar w:fldCharType="end"/>
        </w:r>
      </w:del>
    </w:p>
    <w:p w14:paraId="50177A18" w14:textId="24F54393" w:rsidR="0026483C" w:rsidRPr="00626646" w:rsidDel="00B35BD9" w:rsidRDefault="0026483C">
      <w:pPr>
        <w:pStyle w:val="11"/>
        <w:rPr>
          <w:del w:id="256" w:author="Vasy Medov" w:date="2026-02-24T19:55:00Z"/>
          <w:rFonts w:asciiTheme="minorHAnsi" w:eastAsiaTheme="minorEastAsia" w:hAnsiTheme="minorHAnsi" w:cstheme="minorBidi"/>
          <w:b w:val="0"/>
          <w:color w:val="000000" w:themeColor="text1"/>
          <w:sz w:val="22"/>
          <w:szCs w:val="22"/>
          <w:rPrChange w:id="257" w:author="Vasy Medov" w:date="2026-02-26T17:30:00Z">
            <w:rPr>
              <w:del w:id="258" w:author="Vasy Medov" w:date="2026-02-24T19:55:00Z"/>
              <w:rFonts w:asciiTheme="minorHAnsi" w:eastAsiaTheme="minorEastAsia" w:hAnsiTheme="minorHAnsi" w:cstheme="minorBidi"/>
              <w:b w:val="0"/>
              <w:sz w:val="22"/>
              <w:szCs w:val="22"/>
            </w:rPr>
          </w:rPrChange>
        </w:rPr>
      </w:pPr>
      <w:del w:id="259" w:author="Vasy Medov" w:date="2026-02-24T19:55:00Z">
        <w:r w:rsidRPr="00626646" w:rsidDel="00B35BD9">
          <w:rPr>
            <w:color w:val="000000" w:themeColor="text1"/>
            <w:rPrChange w:id="260" w:author="Vasy Medov" w:date="2026-02-26T17:30:00Z">
              <w:rPr/>
            </w:rPrChange>
          </w:rPr>
          <w:delText>3.</w:delText>
        </w:r>
        <w:r w:rsidRPr="00626646" w:rsidDel="00B35BD9">
          <w:rPr>
            <w:rFonts w:asciiTheme="minorHAnsi" w:eastAsiaTheme="minorEastAsia" w:hAnsiTheme="minorHAnsi" w:cstheme="minorBidi"/>
            <w:b w:val="0"/>
            <w:color w:val="000000" w:themeColor="text1"/>
            <w:sz w:val="22"/>
            <w:szCs w:val="22"/>
            <w:rPrChange w:id="261" w:author="Vasy Medov" w:date="2026-02-26T17:30:00Z">
              <w:rPr>
                <w:rFonts w:asciiTheme="minorHAnsi" w:eastAsiaTheme="minorEastAsia" w:hAnsiTheme="minorHAnsi" w:cstheme="minorBidi"/>
                <w:b w:val="0"/>
                <w:sz w:val="22"/>
                <w:szCs w:val="22"/>
              </w:rPr>
            </w:rPrChange>
          </w:rPr>
          <w:tab/>
        </w:r>
        <w:r w:rsidRPr="00626646" w:rsidDel="00B35BD9">
          <w:rPr>
            <w:color w:val="000000" w:themeColor="text1"/>
            <w:rPrChange w:id="262" w:author="Vasy Medov" w:date="2026-02-26T17:30:00Z">
              <w:rPr/>
            </w:rPrChange>
          </w:rPr>
          <w:delText>System Features</w:delText>
        </w:r>
        <w:r w:rsidRPr="00626646" w:rsidDel="00B35BD9">
          <w:rPr>
            <w:color w:val="000000" w:themeColor="text1"/>
            <w:rPrChange w:id="263" w:author="Vasy Medov" w:date="2026-02-26T17:30:00Z">
              <w:rPr/>
            </w:rPrChange>
          </w:rPr>
          <w:tab/>
        </w:r>
        <w:r w:rsidR="004F30EB" w:rsidRPr="00626646" w:rsidDel="00B35BD9">
          <w:rPr>
            <w:b w:val="0"/>
            <w:color w:val="000000" w:themeColor="text1"/>
            <w:rPrChange w:id="264" w:author="Vasy Medov" w:date="2026-02-26T17:30:00Z">
              <w:rPr>
                <w:b w:val="0"/>
              </w:rPr>
            </w:rPrChange>
          </w:rPr>
          <w:fldChar w:fldCharType="begin"/>
        </w:r>
        <w:r w:rsidRPr="00626646" w:rsidDel="00B35BD9">
          <w:rPr>
            <w:color w:val="000000" w:themeColor="text1"/>
            <w:rPrChange w:id="265" w:author="Vasy Medov" w:date="2026-02-26T17:30:00Z">
              <w:rPr/>
            </w:rPrChange>
          </w:rPr>
          <w:delInstrText xml:space="preserve"> PAGEREF _Toc352609392 \h </w:delInstrText>
        </w:r>
        <w:r w:rsidR="004F30EB" w:rsidRPr="00626646" w:rsidDel="00B35BD9">
          <w:rPr>
            <w:b w:val="0"/>
            <w:color w:val="000000" w:themeColor="text1"/>
            <w:rPrChange w:id="266" w:author="Vasy Medov" w:date="2026-02-26T17:30:00Z">
              <w:rPr>
                <w:b w:val="0"/>
                <w:color w:val="000000" w:themeColor="text1"/>
              </w:rPr>
            </w:rPrChange>
          </w:rPr>
        </w:r>
        <w:r w:rsidR="004F30EB" w:rsidRPr="00626646" w:rsidDel="00B35BD9">
          <w:rPr>
            <w:b w:val="0"/>
            <w:color w:val="000000" w:themeColor="text1"/>
            <w:rPrChange w:id="267" w:author="Vasy Medov" w:date="2026-02-26T17:30:00Z">
              <w:rPr>
                <w:b w:val="0"/>
              </w:rPr>
            </w:rPrChange>
          </w:rPr>
          <w:fldChar w:fldCharType="separate"/>
        </w:r>
        <w:r w:rsidR="00F33D2A" w:rsidRPr="00626646" w:rsidDel="00B35BD9">
          <w:rPr>
            <w:color w:val="000000" w:themeColor="text1"/>
            <w:rPrChange w:id="268" w:author="Vasy Medov" w:date="2026-02-26T17:30:00Z">
              <w:rPr/>
            </w:rPrChange>
          </w:rPr>
          <w:delText>2</w:delText>
        </w:r>
        <w:r w:rsidR="004F30EB" w:rsidRPr="00626646" w:rsidDel="00B35BD9">
          <w:rPr>
            <w:b w:val="0"/>
            <w:color w:val="000000" w:themeColor="text1"/>
            <w:rPrChange w:id="269" w:author="Vasy Medov" w:date="2026-02-26T17:30:00Z">
              <w:rPr>
                <w:b w:val="0"/>
              </w:rPr>
            </w:rPrChange>
          </w:rPr>
          <w:fldChar w:fldCharType="end"/>
        </w:r>
      </w:del>
    </w:p>
    <w:p w14:paraId="2FB3CC0D" w14:textId="3C416120" w:rsidR="0026483C" w:rsidRPr="00626646" w:rsidDel="00B35BD9" w:rsidRDefault="0026483C">
      <w:pPr>
        <w:pStyle w:val="21"/>
        <w:tabs>
          <w:tab w:val="left" w:pos="960"/>
        </w:tabs>
        <w:rPr>
          <w:del w:id="270" w:author="Vasy Medov" w:date="2026-02-24T19:55:00Z"/>
          <w:rFonts w:asciiTheme="minorHAnsi" w:eastAsiaTheme="minorEastAsia" w:hAnsiTheme="minorHAnsi" w:cstheme="minorBidi"/>
          <w:noProof/>
          <w:color w:val="000000" w:themeColor="text1"/>
          <w:szCs w:val="22"/>
          <w:rPrChange w:id="271" w:author="Vasy Medov" w:date="2026-02-26T17:30:00Z">
            <w:rPr>
              <w:del w:id="272" w:author="Vasy Medov" w:date="2026-02-24T19:55:00Z"/>
              <w:rFonts w:asciiTheme="minorHAnsi" w:eastAsiaTheme="minorEastAsia" w:hAnsiTheme="minorHAnsi" w:cstheme="minorBidi"/>
              <w:noProof/>
              <w:szCs w:val="22"/>
            </w:rPr>
          </w:rPrChange>
        </w:rPr>
      </w:pPr>
      <w:del w:id="273" w:author="Vasy Medov" w:date="2026-02-24T19:55:00Z">
        <w:r w:rsidRPr="00626646" w:rsidDel="00B35BD9">
          <w:rPr>
            <w:noProof/>
            <w:color w:val="000000" w:themeColor="text1"/>
            <w:rPrChange w:id="274" w:author="Vasy Medov" w:date="2026-02-26T17:30:00Z">
              <w:rPr>
                <w:noProof/>
              </w:rPr>
            </w:rPrChange>
          </w:rPr>
          <w:delText>3.1</w:delText>
        </w:r>
        <w:r w:rsidRPr="00626646" w:rsidDel="00B35BD9">
          <w:rPr>
            <w:rFonts w:asciiTheme="minorHAnsi" w:eastAsiaTheme="minorEastAsia" w:hAnsiTheme="minorHAnsi" w:cstheme="minorBidi"/>
            <w:noProof/>
            <w:color w:val="000000" w:themeColor="text1"/>
            <w:szCs w:val="22"/>
            <w:rPrChange w:id="275"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276" w:author="Vasy Medov" w:date="2026-02-26T17:30:00Z">
              <w:rPr>
                <w:noProof/>
              </w:rPr>
            </w:rPrChange>
          </w:rPr>
          <w:delText>System Feature 1</w:delText>
        </w:r>
        <w:r w:rsidRPr="00626646" w:rsidDel="00B35BD9">
          <w:rPr>
            <w:noProof/>
            <w:color w:val="000000" w:themeColor="text1"/>
            <w:rPrChange w:id="277" w:author="Vasy Medov" w:date="2026-02-26T17:30:00Z">
              <w:rPr>
                <w:noProof/>
              </w:rPr>
            </w:rPrChange>
          </w:rPr>
          <w:tab/>
        </w:r>
        <w:r w:rsidR="004F30EB" w:rsidRPr="00626646" w:rsidDel="00B35BD9">
          <w:rPr>
            <w:noProof/>
            <w:color w:val="000000" w:themeColor="text1"/>
            <w:rPrChange w:id="278" w:author="Vasy Medov" w:date="2026-02-26T17:30:00Z">
              <w:rPr>
                <w:noProof/>
              </w:rPr>
            </w:rPrChange>
          </w:rPr>
          <w:fldChar w:fldCharType="begin"/>
        </w:r>
        <w:r w:rsidRPr="00626646" w:rsidDel="00B35BD9">
          <w:rPr>
            <w:noProof/>
            <w:color w:val="000000" w:themeColor="text1"/>
            <w:rPrChange w:id="279" w:author="Vasy Medov" w:date="2026-02-26T17:30:00Z">
              <w:rPr>
                <w:noProof/>
              </w:rPr>
            </w:rPrChange>
          </w:rPr>
          <w:delInstrText xml:space="preserve"> PAGEREF _Toc352609393 \h </w:delInstrText>
        </w:r>
        <w:r w:rsidR="004F30EB" w:rsidRPr="00626646" w:rsidDel="00B35BD9">
          <w:rPr>
            <w:noProof/>
            <w:color w:val="000000" w:themeColor="text1"/>
            <w:rPrChange w:id="280" w:author="Vasy Medov" w:date="2026-02-26T17:30:00Z">
              <w:rPr>
                <w:noProof/>
                <w:color w:val="000000" w:themeColor="text1"/>
              </w:rPr>
            </w:rPrChange>
          </w:rPr>
        </w:r>
        <w:r w:rsidR="004F30EB" w:rsidRPr="00626646" w:rsidDel="00B35BD9">
          <w:rPr>
            <w:noProof/>
            <w:color w:val="000000" w:themeColor="text1"/>
            <w:rPrChange w:id="281" w:author="Vasy Medov" w:date="2026-02-26T17:30:00Z">
              <w:rPr>
                <w:noProof/>
              </w:rPr>
            </w:rPrChange>
          </w:rPr>
          <w:fldChar w:fldCharType="separate"/>
        </w:r>
        <w:r w:rsidR="00F33D2A" w:rsidRPr="00626646" w:rsidDel="00B35BD9">
          <w:rPr>
            <w:noProof/>
            <w:color w:val="000000" w:themeColor="text1"/>
            <w:rPrChange w:id="282" w:author="Vasy Medov" w:date="2026-02-26T17:30:00Z">
              <w:rPr>
                <w:noProof/>
              </w:rPr>
            </w:rPrChange>
          </w:rPr>
          <w:delText>2</w:delText>
        </w:r>
        <w:r w:rsidR="004F30EB" w:rsidRPr="00626646" w:rsidDel="00B35BD9">
          <w:rPr>
            <w:noProof/>
            <w:color w:val="000000" w:themeColor="text1"/>
            <w:rPrChange w:id="283" w:author="Vasy Medov" w:date="2026-02-26T17:30:00Z">
              <w:rPr>
                <w:noProof/>
              </w:rPr>
            </w:rPrChange>
          </w:rPr>
          <w:fldChar w:fldCharType="end"/>
        </w:r>
      </w:del>
    </w:p>
    <w:p w14:paraId="1FA7E6B1" w14:textId="65871014" w:rsidR="0026483C" w:rsidRPr="00626646" w:rsidDel="00B35BD9" w:rsidRDefault="0026483C">
      <w:pPr>
        <w:pStyle w:val="21"/>
        <w:tabs>
          <w:tab w:val="left" w:pos="960"/>
        </w:tabs>
        <w:rPr>
          <w:del w:id="284" w:author="Vasy Medov" w:date="2026-02-24T19:55:00Z"/>
          <w:rFonts w:asciiTheme="minorHAnsi" w:eastAsiaTheme="minorEastAsia" w:hAnsiTheme="minorHAnsi" w:cstheme="minorBidi"/>
          <w:noProof/>
          <w:color w:val="000000" w:themeColor="text1"/>
          <w:szCs w:val="22"/>
          <w:rPrChange w:id="285" w:author="Vasy Medov" w:date="2026-02-26T17:30:00Z">
            <w:rPr>
              <w:del w:id="286" w:author="Vasy Medov" w:date="2026-02-24T19:55:00Z"/>
              <w:rFonts w:asciiTheme="minorHAnsi" w:eastAsiaTheme="minorEastAsia" w:hAnsiTheme="minorHAnsi" w:cstheme="minorBidi"/>
              <w:noProof/>
              <w:szCs w:val="22"/>
            </w:rPr>
          </w:rPrChange>
        </w:rPr>
      </w:pPr>
      <w:del w:id="287" w:author="Vasy Medov" w:date="2026-02-24T19:55:00Z">
        <w:r w:rsidRPr="00626646" w:rsidDel="00B35BD9">
          <w:rPr>
            <w:noProof/>
            <w:color w:val="000000" w:themeColor="text1"/>
            <w:rPrChange w:id="288" w:author="Vasy Medov" w:date="2026-02-26T17:30:00Z">
              <w:rPr>
                <w:noProof/>
              </w:rPr>
            </w:rPrChange>
          </w:rPr>
          <w:delText>3.2</w:delText>
        </w:r>
        <w:r w:rsidRPr="00626646" w:rsidDel="00B35BD9">
          <w:rPr>
            <w:rFonts w:asciiTheme="minorHAnsi" w:eastAsiaTheme="minorEastAsia" w:hAnsiTheme="minorHAnsi" w:cstheme="minorBidi"/>
            <w:noProof/>
            <w:color w:val="000000" w:themeColor="text1"/>
            <w:szCs w:val="22"/>
            <w:rPrChange w:id="289"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290" w:author="Vasy Medov" w:date="2026-02-26T17:30:00Z">
              <w:rPr>
                <w:noProof/>
              </w:rPr>
            </w:rPrChange>
          </w:rPr>
          <w:delText>System Feature 2 (and so on)</w:delText>
        </w:r>
        <w:r w:rsidRPr="00626646" w:rsidDel="00B35BD9">
          <w:rPr>
            <w:noProof/>
            <w:color w:val="000000" w:themeColor="text1"/>
            <w:rPrChange w:id="291" w:author="Vasy Medov" w:date="2026-02-26T17:30:00Z">
              <w:rPr>
                <w:noProof/>
              </w:rPr>
            </w:rPrChange>
          </w:rPr>
          <w:tab/>
        </w:r>
        <w:r w:rsidR="004F30EB" w:rsidRPr="00626646" w:rsidDel="00B35BD9">
          <w:rPr>
            <w:noProof/>
            <w:color w:val="000000" w:themeColor="text1"/>
            <w:rPrChange w:id="292" w:author="Vasy Medov" w:date="2026-02-26T17:30:00Z">
              <w:rPr>
                <w:noProof/>
              </w:rPr>
            </w:rPrChange>
          </w:rPr>
          <w:fldChar w:fldCharType="begin"/>
        </w:r>
        <w:r w:rsidRPr="00626646" w:rsidDel="00B35BD9">
          <w:rPr>
            <w:noProof/>
            <w:color w:val="000000" w:themeColor="text1"/>
            <w:rPrChange w:id="293" w:author="Vasy Medov" w:date="2026-02-26T17:30:00Z">
              <w:rPr>
                <w:noProof/>
              </w:rPr>
            </w:rPrChange>
          </w:rPr>
          <w:delInstrText xml:space="preserve"> PAGEREF _Toc352609394 \h </w:delInstrText>
        </w:r>
        <w:r w:rsidR="004F30EB" w:rsidRPr="00626646" w:rsidDel="00B35BD9">
          <w:rPr>
            <w:noProof/>
            <w:color w:val="000000" w:themeColor="text1"/>
            <w:rPrChange w:id="294" w:author="Vasy Medov" w:date="2026-02-26T17:30:00Z">
              <w:rPr>
                <w:noProof/>
                <w:color w:val="000000" w:themeColor="text1"/>
              </w:rPr>
            </w:rPrChange>
          </w:rPr>
        </w:r>
        <w:r w:rsidR="004F30EB" w:rsidRPr="00626646" w:rsidDel="00B35BD9">
          <w:rPr>
            <w:noProof/>
            <w:color w:val="000000" w:themeColor="text1"/>
            <w:rPrChange w:id="295" w:author="Vasy Medov" w:date="2026-02-26T17:30:00Z">
              <w:rPr>
                <w:noProof/>
              </w:rPr>
            </w:rPrChange>
          </w:rPr>
          <w:fldChar w:fldCharType="separate"/>
        </w:r>
        <w:r w:rsidR="00F33D2A" w:rsidRPr="00626646" w:rsidDel="00B35BD9">
          <w:rPr>
            <w:noProof/>
            <w:color w:val="000000" w:themeColor="text1"/>
            <w:rPrChange w:id="296" w:author="Vasy Medov" w:date="2026-02-26T17:30:00Z">
              <w:rPr>
                <w:noProof/>
              </w:rPr>
            </w:rPrChange>
          </w:rPr>
          <w:delText>2</w:delText>
        </w:r>
        <w:r w:rsidR="004F30EB" w:rsidRPr="00626646" w:rsidDel="00B35BD9">
          <w:rPr>
            <w:noProof/>
            <w:color w:val="000000" w:themeColor="text1"/>
            <w:rPrChange w:id="297" w:author="Vasy Medov" w:date="2026-02-26T17:30:00Z">
              <w:rPr>
                <w:noProof/>
              </w:rPr>
            </w:rPrChange>
          </w:rPr>
          <w:fldChar w:fldCharType="end"/>
        </w:r>
      </w:del>
    </w:p>
    <w:p w14:paraId="0749D139" w14:textId="2E966AC2" w:rsidR="0026483C" w:rsidRPr="00626646" w:rsidDel="00B35BD9" w:rsidRDefault="0026483C">
      <w:pPr>
        <w:pStyle w:val="11"/>
        <w:rPr>
          <w:del w:id="298" w:author="Vasy Medov" w:date="2026-02-24T19:55:00Z"/>
          <w:rFonts w:asciiTheme="minorHAnsi" w:eastAsiaTheme="minorEastAsia" w:hAnsiTheme="minorHAnsi" w:cstheme="minorBidi"/>
          <w:b w:val="0"/>
          <w:color w:val="000000" w:themeColor="text1"/>
          <w:sz w:val="22"/>
          <w:szCs w:val="22"/>
          <w:rPrChange w:id="299" w:author="Vasy Medov" w:date="2026-02-26T17:30:00Z">
            <w:rPr>
              <w:del w:id="300" w:author="Vasy Medov" w:date="2026-02-24T19:55:00Z"/>
              <w:rFonts w:asciiTheme="minorHAnsi" w:eastAsiaTheme="minorEastAsia" w:hAnsiTheme="minorHAnsi" w:cstheme="minorBidi"/>
              <w:b w:val="0"/>
              <w:sz w:val="22"/>
              <w:szCs w:val="22"/>
            </w:rPr>
          </w:rPrChange>
        </w:rPr>
      </w:pPr>
      <w:del w:id="301" w:author="Vasy Medov" w:date="2026-02-24T19:55:00Z">
        <w:r w:rsidRPr="00626646" w:rsidDel="00B35BD9">
          <w:rPr>
            <w:color w:val="000000" w:themeColor="text1"/>
            <w:rPrChange w:id="302" w:author="Vasy Medov" w:date="2026-02-26T17:30:00Z">
              <w:rPr/>
            </w:rPrChange>
          </w:rPr>
          <w:delText>4.</w:delText>
        </w:r>
        <w:r w:rsidRPr="00626646" w:rsidDel="00B35BD9">
          <w:rPr>
            <w:rFonts w:asciiTheme="minorHAnsi" w:eastAsiaTheme="minorEastAsia" w:hAnsiTheme="minorHAnsi" w:cstheme="minorBidi"/>
            <w:b w:val="0"/>
            <w:color w:val="000000" w:themeColor="text1"/>
            <w:sz w:val="22"/>
            <w:szCs w:val="22"/>
            <w:rPrChange w:id="303" w:author="Vasy Medov" w:date="2026-02-26T17:30:00Z">
              <w:rPr>
                <w:rFonts w:asciiTheme="minorHAnsi" w:eastAsiaTheme="minorEastAsia" w:hAnsiTheme="minorHAnsi" w:cstheme="minorBidi"/>
                <w:b w:val="0"/>
                <w:sz w:val="22"/>
                <w:szCs w:val="22"/>
              </w:rPr>
            </w:rPrChange>
          </w:rPr>
          <w:tab/>
        </w:r>
        <w:r w:rsidRPr="00626646" w:rsidDel="00B35BD9">
          <w:rPr>
            <w:color w:val="000000" w:themeColor="text1"/>
            <w:rPrChange w:id="304" w:author="Vasy Medov" w:date="2026-02-26T17:30:00Z">
              <w:rPr/>
            </w:rPrChange>
          </w:rPr>
          <w:delText>Data Requirements</w:delText>
        </w:r>
        <w:r w:rsidRPr="00626646" w:rsidDel="00B35BD9">
          <w:rPr>
            <w:color w:val="000000" w:themeColor="text1"/>
            <w:rPrChange w:id="305" w:author="Vasy Medov" w:date="2026-02-26T17:30:00Z">
              <w:rPr/>
            </w:rPrChange>
          </w:rPr>
          <w:tab/>
        </w:r>
        <w:r w:rsidR="004F30EB" w:rsidRPr="00626646" w:rsidDel="00B35BD9">
          <w:rPr>
            <w:b w:val="0"/>
            <w:color w:val="000000" w:themeColor="text1"/>
            <w:rPrChange w:id="306" w:author="Vasy Medov" w:date="2026-02-26T17:30:00Z">
              <w:rPr>
                <w:b w:val="0"/>
              </w:rPr>
            </w:rPrChange>
          </w:rPr>
          <w:fldChar w:fldCharType="begin"/>
        </w:r>
        <w:r w:rsidRPr="00626646" w:rsidDel="00B35BD9">
          <w:rPr>
            <w:color w:val="000000" w:themeColor="text1"/>
            <w:rPrChange w:id="307" w:author="Vasy Medov" w:date="2026-02-26T17:30:00Z">
              <w:rPr/>
            </w:rPrChange>
          </w:rPr>
          <w:delInstrText xml:space="preserve"> PAGEREF _Toc352609395 \h </w:delInstrText>
        </w:r>
        <w:r w:rsidR="004F30EB" w:rsidRPr="00626646" w:rsidDel="00B35BD9">
          <w:rPr>
            <w:b w:val="0"/>
            <w:color w:val="000000" w:themeColor="text1"/>
            <w:rPrChange w:id="308" w:author="Vasy Medov" w:date="2026-02-26T17:30:00Z">
              <w:rPr>
                <w:b w:val="0"/>
                <w:color w:val="000000" w:themeColor="text1"/>
              </w:rPr>
            </w:rPrChange>
          </w:rPr>
        </w:r>
        <w:r w:rsidR="004F30EB" w:rsidRPr="00626646" w:rsidDel="00B35BD9">
          <w:rPr>
            <w:b w:val="0"/>
            <w:color w:val="000000" w:themeColor="text1"/>
            <w:rPrChange w:id="309" w:author="Vasy Medov" w:date="2026-02-26T17:30:00Z">
              <w:rPr>
                <w:b w:val="0"/>
              </w:rPr>
            </w:rPrChange>
          </w:rPr>
          <w:fldChar w:fldCharType="separate"/>
        </w:r>
        <w:r w:rsidR="00F33D2A" w:rsidRPr="00626646" w:rsidDel="00B35BD9">
          <w:rPr>
            <w:color w:val="000000" w:themeColor="text1"/>
            <w:rPrChange w:id="310" w:author="Vasy Medov" w:date="2026-02-26T17:30:00Z">
              <w:rPr/>
            </w:rPrChange>
          </w:rPr>
          <w:delText>2</w:delText>
        </w:r>
        <w:r w:rsidR="004F30EB" w:rsidRPr="00626646" w:rsidDel="00B35BD9">
          <w:rPr>
            <w:b w:val="0"/>
            <w:color w:val="000000" w:themeColor="text1"/>
            <w:rPrChange w:id="311" w:author="Vasy Medov" w:date="2026-02-26T17:30:00Z">
              <w:rPr>
                <w:b w:val="0"/>
              </w:rPr>
            </w:rPrChange>
          </w:rPr>
          <w:fldChar w:fldCharType="end"/>
        </w:r>
      </w:del>
    </w:p>
    <w:p w14:paraId="35EC1EAC" w14:textId="060DA156" w:rsidR="0026483C" w:rsidRPr="00626646" w:rsidDel="00B35BD9" w:rsidRDefault="0026483C">
      <w:pPr>
        <w:pStyle w:val="21"/>
        <w:tabs>
          <w:tab w:val="left" w:pos="960"/>
        </w:tabs>
        <w:rPr>
          <w:del w:id="312" w:author="Vasy Medov" w:date="2026-02-24T19:55:00Z"/>
          <w:rFonts w:asciiTheme="minorHAnsi" w:eastAsiaTheme="minorEastAsia" w:hAnsiTheme="minorHAnsi" w:cstheme="minorBidi"/>
          <w:noProof/>
          <w:color w:val="000000" w:themeColor="text1"/>
          <w:szCs w:val="22"/>
          <w:rPrChange w:id="313" w:author="Vasy Medov" w:date="2026-02-26T17:30:00Z">
            <w:rPr>
              <w:del w:id="314" w:author="Vasy Medov" w:date="2026-02-24T19:55:00Z"/>
              <w:rFonts w:asciiTheme="minorHAnsi" w:eastAsiaTheme="minorEastAsia" w:hAnsiTheme="minorHAnsi" w:cstheme="minorBidi"/>
              <w:noProof/>
              <w:szCs w:val="22"/>
            </w:rPr>
          </w:rPrChange>
        </w:rPr>
      </w:pPr>
      <w:del w:id="315" w:author="Vasy Medov" w:date="2026-02-24T19:55:00Z">
        <w:r w:rsidRPr="00626646" w:rsidDel="00B35BD9">
          <w:rPr>
            <w:noProof/>
            <w:color w:val="000000" w:themeColor="text1"/>
            <w:rPrChange w:id="316" w:author="Vasy Medov" w:date="2026-02-26T17:30:00Z">
              <w:rPr>
                <w:noProof/>
              </w:rPr>
            </w:rPrChange>
          </w:rPr>
          <w:delText>4.1</w:delText>
        </w:r>
        <w:r w:rsidRPr="00626646" w:rsidDel="00B35BD9">
          <w:rPr>
            <w:rFonts w:asciiTheme="minorHAnsi" w:eastAsiaTheme="minorEastAsia" w:hAnsiTheme="minorHAnsi" w:cstheme="minorBidi"/>
            <w:noProof/>
            <w:color w:val="000000" w:themeColor="text1"/>
            <w:szCs w:val="22"/>
            <w:rPrChange w:id="317"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18" w:author="Vasy Medov" w:date="2026-02-26T17:30:00Z">
              <w:rPr>
                <w:noProof/>
              </w:rPr>
            </w:rPrChange>
          </w:rPr>
          <w:delText>Logical Data Model</w:delText>
        </w:r>
        <w:r w:rsidRPr="00626646" w:rsidDel="00B35BD9">
          <w:rPr>
            <w:noProof/>
            <w:color w:val="000000" w:themeColor="text1"/>
            <w:rPrChange w:id="319" w:author="Vasy Medov" w:date="2026-02-26T17:30:00Z">
              <w:rPr>
                <w:noProof/>
              </w:rPr>
            </w:rPrChange>
          </w:rPr>
          <w:tab/>
        </w:r>
        <w:r w:rsidR="004F30EB" w:rsidRPr="00626646" w:rsidDel="00B35BD9">
          <w:rPr>
            <w:noProof/>
            <w:color w:val="000000" w:themeColor="text1"/>
            <w:rPrChange w:id="320" w:author="Vasy Medov" w:date="2026-02-26T17:30:00Z">
              <w:rPr>
                <w:noProof/>
              </w:rPr>
            </w:rPrChange>
          </w:rPr>
          <w:fldChar w:fldCharType="begin"/>
        </w:r>
        <w:r w:rsidRPr="00626646" w:rsidDel="00B35BD9">
          <w:rPr>
            <w:noProof/>
            <w:color w:val="000000" w:themeColor="text1"/>
            <w:rPrChange w:id="321" w:author="Vasy Medov" w:date="2026-02-26T17:30:00Z">
              <w:rPr>
                <w:noProof/>
              </w:rPr>
            </w:rPrChange>
          </w:rPr>
          <w:delInstrText xml:space="preserve"> PAGEREF _Toc352609396 \h </w:delInstrText>
        </w:r>
        <w:r w:rsidR="004F30EB" w:rsidRPr="00626646" w:rsidDel="00B35BD9">
          <w:rPr>
            <w:noProof/>
            <w:color w:val="000000" w:themeColor="text1"/>
            <w:rPrChange w:id="322" w:author="Vasy Medov" w:date="2026-02-26T17:30:00Z">
              <w:rPr>
                <w:noProof/>
                <w:color w:val="000000" w:themeColor="text1"/>
              </w:rPr>
            </w:rPrChange>
          </w:rPr>
        </w:r>
        <w:r w:rsidR="004F30EB" w:rsidRPr="00626646" w:rsidDel="00B35BD9">
          <w:rPr>
            <w:noProof/>
            <w:color w:val="000000" w:themeColor="text1"/>
            <w:rPrChange w:id="323" w:author="Vasy Medov" w:date="2026-02-26T17:30:00Z">
              <w:rPr>
                <w:noProof/>
              </w:rPr>
            </w:rPrChange>
          </w:rPr>
          <w:fldChar w:fldCharType="separate"/>
        </w:r>
        <w:r w:rsidR="00F33D2A" w:rsidRPr="00626646" w:rsidDel="00B35BD9">
          <w:rPr>
            <w:noProof/>
            <w:color w:val="000000" w:themeColor="text1"/>
            <w:rPrChange w:id="324" w:author="Vasy Medov" w:date="2026-02-26T17:30:00Z">
              <w:rPr>
                <w:noProof/>
              </w:rPr>
            </w:rPrChange>
          </w:rPr>
          <w:delText>2</w:delText>
        </w:r>
        <w:r w:rsidR="004F30EB" w:rsidRPr="00626646" w:rsidDel="00B35BD9">
          <w:rPr>
            <w:noProof/>
            <w:color w:val="000000" w:themeColor="text1"/>
            <w:rPrChange w:id="325" w:author="Vasy Medov" w:date="2026-02-26T17:30:00Z">
              <w:rPr>
                <w:noProof/>
              </w:rPr>
            </w:rPrChange>
          </w:rPr>
          <w:fldChar w:fldCharType="end"/>
        </w:r>
      </w:del>
    </w:p>
    <w:p w14:paraId="3E617158" w14:textId="4FEACD42" w:rsidR="0026483C" w:rsidRPr="00626646" w:rsidDel="00B35BD9" w:rsidRDefault="0026483C">
      <w:pPr>
        <w:pStyle w:val="21"/>
        <w:tabs>
          <w:tab w:val="left" w:pos="960"/>
        </w:tabs>
        <w:rPr>
          <w:del w:id="326" w:author="Vasy Medov" w:date="2026-02-24T19:55:00Z"/>
          <w:rFonts w:asciiTheme="minorHAnsi" w:eastAsiaTheme="minorEastAsia" w:hAnsiTheme="minorHAnsi" w:cstheme="minorBidi"/>
          <w:noProof/>
          <w:color w:val="000000" w:themeColor="text1"/>
          <w:szCs w:val="22"/>
          <w:rPrChange w:id="327" w:author="Vasy Medov" w:date="2026-02-26T17:30:00Z">
            <w:rPr>
              <w:del w:id="328" w:author="Vasy Medov" w:date="2026-02-24T19:55:00Z"/>
              <w:rFonts w:asciiTheme="minorHAnsi" w:eastAsiaTheme="minorEastAsia" w:hAnsiTheme="minorHAnsi" w:cstheme="minorBidi"/>
              <w:noProof/>
              <w:szCs w:val="22"/>
            </w:rPr>
          </w:rPrChange>
        </w:rPr>
      </w:pPr>
      <w:del w:id="329" w:author="Vasy Medov" w:date="2026-02-24T19:55:00Z">
        <w:r w:rsidRPr="00626646" w:rsidDel="00B35BD9">
          <w:rPr>
            <w:noProof/>
            <w:color w:val="000000" w:themeColor="text1"/>
            <w:rPrChange w:id="330" w:author="Vasy Medov" w:date="2026-02-26T17:30:00Z">
              <w:rPr>
                <w:noProof/>
              </w:rPr>
            </w:rPrChange>
          </w:rPr>
          <w:delText>4.2</w:delText>
        </w:r>
        <w:r w:rsidRPr="00626646" w:rsidDel="00B35BD9">
          <w:rPr>
            <w:rFonts w:asciiTheme="minorHAnsi" w:eastAsiaTheme="minorEastAsia" w:hAnsiTheme="minorHAnsi" w:cstheme="minorBidi"/>
            <w:noProof/>
            <w:color w:val="000000" w:themeColor="text1"/>
            <w:szCs w:val="22"/>
            <w:rPrChange w:id="331"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32" w:author="Vasy Medov" w:date="2026-02-26T17:30:00Z">
              <w:rPr>
                <w:noProof/>
              </w:rPr>
            </w:rPrChange>
          </w:rPr>
          <w:delText>Data Dictionary</w:delText>
        </w:r>
        <w:r w:rsidRPr="00626646" w:rsidDel="00B35BD9">
          <w:rPr>
            <w:noProof/>
            <w:color w:val="000000" w:themeColor="text1"/>
            <w:rPrChange w:id="333" w:author="Vasy Medov" w:date="2026-02-26T17:30:00Z">
              <w:rPr>
                <w:noProof/>
              </w:rPr>
            </w:rPrChange>
          </w:rPr>
          <w:tab/>
        </w:r>
        <w:r w:rsidR="004F30EB" w:rsidRPr="00626646" w:rsidDel="00B35BD9">
          <w:rPr>
            <w:noProof/>
            <w:color w:val="000000" w:themeColor="text1"/>
            <w:rPrChange w:id="334" w:author="Vasy Medov" w:date="2026-02-26T17:30:00Z">
              <w:rPr>
                <w:noProof/>
              </w:rPr>
            </w:rPrChange>
          </w:rPr>
          <w:fldChar w:fldCharType="begin"/>
        </w:r>
        <w:r w:rsidRPr="00626646" w:rsidDel="00B35BD9">
          <w:rPr>
            <w:noProof/>
            <w:color w:val="000000" w:themeColor="text1"/>
            <w:rPrChange w:id="335" w:author="Vasy Medov" w:date="2026-02-26T17:30:00Z">
              <w:rPr>
                <w:noProof/>
              </w:rPr>
            </w:rPrChange>
          </w:rPr>
          <w:delInstrText xml:space="preserve"> PAGEREF _Toc352609397 \h </w:delInstrText>
        </w:r>
        <w:r w:rsidR="004F30EB" w:rsidRPr="00626646" w:rsidDel="00B35BD9">
          <w:rPr>
            <w:noProof/>
            <w:color w:val="000000" w:themeColor="text1"/>
            <w:rPrChange w:id="336" w:author="Vasy Medov" w:date="2026-02-26T17:30:00Z">
              <w:rPr>
                <w:noProof/>
                <w:color w:val="000000" w:themeColor="text1"/>
              </w:rPr>
            </w:rPrChange>
          </w:rPr>
        </w:r>
        <w:r w:rsidR="004F30EB" w:rsidRPr="00626646" w:rsidDel="00B35BD9">
          <w:rPr>
            <w:noProof/>
            <w:color w:val="000000" w:themeColor="text1"/>
            <w:rPrChange w:id="337" w:author="Vasy Medov" w:date="2026-02-26T17:30:00Z">
              <w:rPr>
                <w:noProof/>
              </w:rPr>
            </w:rPrChange>
          </w:rPr>
          <w:fldChar w:fldCharType="separate"/>
        </w:r>
        <w:r w:rsidR="00F33D2A" w:rsidRPr="00626646" w:rsidDel="00B35BD9">
          <w:rPr>
            <w:noProof/>
            <w:color w:val="000000" w:themeColor="text1"/>
            <w:rPrChange w:id="338" w:author="Vasy Medov" w:date="2026-02-26T17:30:00Z">
              <w:rPr>
                <w:noProof/>
              </w:rPr>
            </w:rPrChange>
          </w:rPr>
          <w:delText>2</w:delText>
        </w:r>
        <w:r w:rsidR="004F30EB" w:rsidRPr="00626646" w:rsidDel="00B35BD9">
          <w:rPr>
            <w:noProof/>
            <w:color w:val="000000" w:themeColor="text1"/>
            <w:rPrChange w:id="339" w:author="Vasy Medov" w:date="2026-02-26T17:30:00Z">
              <w:rPr>
                <w:noProof/>
              </w:rPr>
            </w:rPrChange>
          </w:rPr>
          <w:fldChar w:fldCharType="end"/>
        </w:r>
      </w:del>
    </w:p>
    <w:p w14:paraId="3B461409" w14:textId="6F288244" w:rsidR="0026483C" w:rsidRPr="00626646" w:rsidDel="00B35BD9" w:rsidRDefault="0026483C">
      <w:pPr>
        <w:pStyle w:val="21"/>
        <w:tabs>
          <w:tab w:val="left" w:pos="960"/>
        </w:tabs>
        <w:rPr>
          <w:del w:id="340" w:author="Vasy Medov" w:date="2026-02-24T19:55:00Z"/>
          <w:rFonts w:asciiTheme="minorHAnsi" w:eastAsiaTheme="minorEastAsia" w:hAnsiTheme="minorHAnsi" w:cstheme="minorBidi"/>
          <w:noProof/>
          <w:color w:val="000000" w:themeColor="text1"/>
          <w:szCs w:val="22"/>
          <w:rPrChange w:id="341" w:author="Vasy Medov" w:date="2026-02-26T17:30:00Z">
            <w:rPr>
              <w:del w:id="342" w:author="Vasy Medov" w:date="2026-02-24T19:55:00Z"/>
              <w:rFonts w:asciiTheme="minorHAnsi" w:eastAsiaTheme="minorEastAsia" w:hAnsiTheme="minorHAnsi" w:cstheme="minorBidi"/>
              <w:noProof/>
              <w:szCs w:val="22"/>
            </w:rPr>
          </w:rPrChange>
        </w:rPr>
      </w:pPr>
      <w:del w:id="343" w:author="Vasy Medov" w:date="2026-02-24T19:55:00Z">
        <w:r w:rsidRPr="00626646" w:rsidDel="00B35BD9">
          <w:rPr>
            <w:noProof/>
            <w:color w:val="000000" w:themeColor="text1"/>
            <w:rPrChange w:id="344" w:author="Vasy Medov" w:date="2026-02-26T17:30:00Z">
              <w:rPr>
                <w:noProof/>
              </w:rPr>
            </w:rPrChange>
          </w:rPr>
          <w:delText>4.3</w:delText>
        </w:r>
        <w:r w:rsidRPr="00626646" w:rsidDel="00B35BD9">
          <w:rPr>
            <w:rFonts w:asciiTheme="minorHAnsi" w:eastAsiaTheme="minorEastAsia" w:hAnsiTheme="minorHAnsi" w:cstheme="minorBidi"/>
            <w:noProof/>
            <w:color w:val="000000" w:themeColor="text1"/>
            <w:szCs w:val="22"/>
            <w:rPrChange w:id="345"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46" w:author="Vasy Medov" w:date="2026-02-26T17:30:00Z">
              <w:rPr>
                <w:noProof/>
              </w:rPr>
            </w:rPrChange>
          </w:rPr>
          <w:delText>Reports</w:delText>
        </w:r>
        <w:r w:rsidRPr="00626646" w:rsidDel="00B35BD9">
          <w:rPr>
            <w:noProof/>
            <w:color w:val="000000" w:themeColor="text1"/>
            <w:rPrChange w:id="347" w:author="Vasy Medov" w:date="2026-02-26T17:30:00Z">
              <w:rPr>
                <w:noProof/>
              </w:rPr>
            </w:rPrChange>
          </w:rPr>
          <w:tab/>
        </w:r>
        <w:r w:rsidR="004F30EB" w:rsidRPr="00626646" w:rsidDel="00B35BD9">
          <w:rPr>
            <w:noProof/>
            <w:color w:val="000000" w:themeColor="text1"/>
            <w:rPrChange w:id="348" w:author="Vasy Medov" w:date="2026-02-26T17:30:00Z">
              <w:rPr>
                <w:noProof/>
              </w:rPr>
            </w:rPrChange>
          </w:rPr>
          <w:fldChar w:fldCharType="begin"/>
        </w:r>
        <w:r w:rsidRPr="00626646" w:rsidDel="00B35BD9">
          <w:rPr>
            <w:noProof/>
            <w:color w:val="000000" w:themeColor="text1"/>
            <w:rPrChange w:id="349" w:author="Vasy Medov" w:date="2026-02-26T17:30:00Z">
              <w:rPr>
                <w:noProof/>
              </w:rPr>
            </w:rPrChange>
          </w:rPr>
          <w:delInstrText xml:space="preserve"> PAGEREF _Toc352609398 \h </w:delInstrText>
        </w:r>
        <w:r w:rsidR="004F30EB" w:rsidRPr="00626646" w:rsidDel="00B35BD9">
          <w:rPr>
            <w:noProof/>
            <w:color w:val="000000" w:themeColor="text1"/>
            <w:rPrChange w:id="350" w:author="Vasy Medov" w:date="2026-02-26T17:30:00Z">
              <w:rPr>
                <w:noProof/>
                <w:color w:val="000000" w:themeColor="text1"/>
              </w:rPr>
            </w:rPrChange>
          </w:rPr>
        </w:r>
        <w:r w:rsidR="004F30EB" w:rsidRPr="00626646" w:rsidDel="00B35BD9">
          <w:rPr>
            <w:noProof/>
            <w:color w:val="000000" w:themeColor="text1"/>
            <w:rPrChange w:id="351" w:author="Vasy Medov" w:date="2026-02-26T17:30:00Z">
              <w:rPr>
                <w:noProof/>
              </w:rPr>
            </w:rPrChange>
          </w:rPr>
          <w:fldChar w:fldCharType="separate"/>
        </w:r>
        <w:r w:rsidR="00F33D2A" w:rsidRPr="00626646" w:rsidDel="00B35BD9">
          <w:rPr>
            <w:noProof/>
            <w:color w:val="000000" w:themeColor="text1"/>
            <w:rPrChange w:id="352" w:author="Vasy Medov" w:date="2026-02-26T17:30:00Z">
              <w:rPr>
                <w:noProof/>
              </w:rPr>
            </w:rPrChange>
          </w:rPr>
          <w:delText>2</w:delText>
        </w:r>
        <w:r w:rsidR="004F30EB" w:rsidRPr="00626646" w:rsidDel="00B35BD9">
          <w:rPr>
            <w:noProof/>
            <w:color w:val="000000" w:themeColor="text1"/>
            <w:rPrChange w:id="353" w:author="Vasy Medov" w:date="2026-02-26T17:30:00Z">
              <w:rPr>
                <w:noProof/>
              </w:rPr>
            </w:rPrChange>
          </w:rPr>
          <w:fldChar w:fldCharType="end"/>
        </w:r>
      </w:del>
    </w:p>
    <w:p w14:paraId="0A7B79A9" w14:textId="55A7FA00" w:rsidR="0026483C" w:rsidRPr="00626646" w:rsidDel="00B35BD9" w:rsidRDefault="0026483C">
      <w:pPr>
        <w:pStyle w:val="21"/>
        <w:tabs>
          <w:tab w:val="left" w:pos="960"/>
        </w:tabs>
        <w:rPr>
          <w:del w:id="354" w:author="Vasy Medov" w:date="2026-02-24T19:55:00Z"/>
          <w:rFonts w:asciiTheme="minorHAnsi" w:eastAsiaTheme="minorEastAsia" w:hAnsiTheme="minorHAnsi" w:cstheme="minorBidi"/>
          <w:noProof/>
          <w:color w:val="000000" w:themeColor="text1"/>
          <w:szCs w:val="22"/>
          <w:rPrChange w:id="355" w:author="Vasy Medov" w:date="2026-02-26T17:30:00Z">
            <w:rPr>
              <w:del w:id="356" w:author="Vasy Medov" w:date="2026-02-24T19:55:00Z"/>
              <w:rFonts w:asciiTheme="minorHAnsi" w:eastAsiaTheme="minorEastAsia" w:hAnsiTheme="minorHAnsi" w:cstheme="minorBidi"/>
              <w:noProof/>
              <w:szCs w:val="22"/>
            </w:rPr>
          </w:rPrChange>
        </w:rPr>
      </w:pPr>
      <w:del w:id="357" w:author="Vasy Medov" w:date="2026-02-24T19:55:00Z">
        <w:r w:rsidRPr="00626646" w:rsidDel="00B35BD9">
          <w:rPr>
            <w:noProof/>
            <w:color w:val="000000" w:themeColor="text1"/>
            <w:rPrChange w:id="358" w:author="Vasy Medov" w:date="2026-02-26T17:30:00Z">
              <w:rPr>
                <w:noProof/>
              </w:rPr>
            </w:rPrChange>
          </w:rPr>
          <w:delText>4.4</w:delText>
        </w:r>
        <w:r w:rsidRPr="00626646" w:rsidDel="00B35BD9">
          <w:rPr>
            <w:rFonts w:asciiTheme="minorHAnsi" w:eastAsiaTheme="minorEastAsia" w:hAnsiTheme="minorHAnsi" w:cstheme="minorBidi"/>
            <w:noProof/>
            <w:color w:val="000000" w:themeColor="text1"/>
            <w:szCs w:val="22"/>
            <w:rPrChange w:id="359"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60" w:author="Vasy Medov" w:date="2026-02-26T17:30:00Z">
              <w:rPr>
                <w:noProof/>
              </w:rPr>
            </w:rPrChange>
          </w:rPr>
          <w:delText>Data Acquisition, Integrity, Retention, and Disposal</w:delText>
        </w:r>
        <w:r w:rsidRPr="00626646" w:rsidDel="00B35BD9">
          <w:rPr>
            <w:noProof/>
            <w:color w:val="000000" w:themeColor="text1"/>
            <w:rPrChange w:id="361" w:author="Vasy Medov" w:date="2026-02-26T17:30:00Z">
              <w:rPr>
                <w:noProof/>
              </w:rPr>
            </w:rPrChange>
          </w:rPr>
          <w:tab/>
        </w:r>
        <w:r w:rsidR="004F30EB" w:rsidRPr="00626646" w:rsidDel="00B35BD9">
          <w:rPr>
            <w:noProof/>
            <w:color w:val="000000" w:themeColor="text1"/>
            <w:rPrChange w:id="362" w:author="Vasy Medov" w:date="2026-02-26T17:30:00Z">
              <w:rPr>
                <w:noProof/>
              </w:rPr>
            </w:rPrChange>
          </w:rPr>
          <w:fldChar w:fldCharType="begin"/>
        </w:r>
        <w:r w:rsidRPr="00626646" w:rsidDel="00B35BD9">
          <w:rPr>
            <w:noProof/>
            <w:color w:val="000000" w:themeColor="text1"/>
            <w:rPrChange w:id="363" w:author="Vasy Medov" w:date="2026-02-26T17:30:00Z">
              <w:rPr>
                <w:noProof/>
              </w:rPr>
            </w:rPrChange>
          </w:rPr>
          <w:delInstrText xml:space="preserve"> PAGEREF _Toc352609399 \h </w:delInstrText>
        </w:r>
        <w:r w:rsidR="004F30EB" w:rsidRPr="00626646" w:rsidDel="00B35BD9">
          <w:rPr>
            <w:noProof/>
            <w:color w:val="000000" w:themeColor="text1"/>
            <w:rPrChange w:id="364" w:author="Vasy Medov" w:date="2026-02-26T17:30:00Z">
              <w:rPr>
                <w:noProof/>
                <w:color w:val="000000" w:themeColor="text1"/>
              </w:rPr>
            </w:rPrChange>
          </w:rPr>
        </w:r>
        <w:r w:rsidR="004F30EB" w:rsidRPr="00626646" w:rsidDel="00B35BD9">
          <w:rPr>
            <w:noProof/>
            <w:color w:val="000000" w:themeColor="text1"/>
            <w:rPrChange w:id="365" w:author="Vasy Medov" w:date="2026-02-26T17:30:00Z">
              <w:rPr>
                <w:noProof/>
              </w:rPr>
            </w:rPrChange>
          </w:rPr>
          <w:fldChar w:fldCharType="separate"/>
        </w:r>
        <w:r w:rsidR="00F33D2A" w:rsidRPr="00626646" w:rsidDel="00B35BD9">
          <w:rPr>
            <w:noProof/>
            <w:color w:val="000000" w:themeColor="text1"/>
            <w:rPrChange w:id="366" w:author="Vasy Medov" w:date="2026-02-26T17:30:00Z">
              <w:rPr>
                <w:noProof/>
              </w:rPr>
            </w:rPrChange>
          </w:rPr>
          <w:delText>2</w:delText>
        </w:r>
        <w:r w:rsidR="004F30EB" w:rsidRPr="00626646" w:rsidDel="00B35BD9">
          <w:rPr>
            <w:noProof/>
            <w:color w:val="000000" w:themeColor="text1"/>
            <w:rPrChange w:id="367" w:author="Vasy Medov" w:date="2026-02-26T17:30:00Z">
              <w:rPr>
                <w:noProof/>
              </w:rPr>
            </w:rPrChange>
          </w:rPr>
          <w:fldChar w:fldCharType="end"/>
        </w:r>
      </w:del>
    </w:p>
    <w:p w14:paraId="3DF6FA72" w14:textId="5C65D331" w:rsidR="0026483C" w:rsidRPr="00626646" w:rsidDel="00B35BD9" w:rsidRDefault="0026483C">
      <w:pPr>
        <w:pStyle w:val="11"/>
        <w:rPr>
          <w:del w:id="368" w:author="Vasy Medov" w:date="2026-02-24T19:55:00Z"/>
          <w:rFonts w:asciiTheme="minorHAnsi" w:eastAsiaTheme="minorEastAsia" w:hAnsiTheme="minorHAnsi" w:cstheme="minorBidi"/>
          <w:b w:val="0"/>
          <w:color w:val="000000" w:themeColor="text1"/>
          <w:sz w:val="22"/>
          <w:szCs w:val="22"/>
          <w:rPrChange w:id="369" w:author="Vasy Medov" w:date="2026-02-26T17:30:00Z">
            <w:rPr>
              <w:del w:id="370" w:author="Vasy Medov" w:date="2026-02-24T19:55:00Z"/>
              <w:rFonts w:asciiTheme="minorHAnsi" w:eastAsiaTheme="minorEastAsia" w:hAnsiTheme="minorHAnsi" w:cstheme="minorBidi"/>
              <w:b w:val="0"/>
              <w:sz w:val="22"/>
              <w:szCs w:val="22"/>
            </w:rPr>
          </w:rPrChange>
        </w:rPr>
      </w:pPr>
      <w:del w:id="371" w:author="Vasy Medov" w:date="2026-02-24T19:55:00Z">
        <w:r w:rsidRPr="00626646" w:rsidDel="00B35BD9">
          <w:rPr>
            <w:color w:val="000000" w:themeColor="text1"/>
            <w:rPrChange w:id="372" w:author="Vasy Medov" w:date="2026-02-26T17:30:00Z">
              <w:rPr/>
            </w:rPrChange>
          </w:rPr>
          <w:delText>5.</w:delText>
        </w:r>
        <w:r w:rsidRPr="00626646" w:rsidDel="00B35BD9">
          <w:rPr>
            <w:rFonts w:asciiTheme="minorHAnsi" w:eastAsiaTheme="minorEastAsia" w:hAnsiTheme="minorHAnsi" w:cstheme="minorBidi"/>
            <w:b w:val="0"/>
            <w:color w:val="000000" w:themeColor="text1"/>
            <w:sz w:val="22"/>
            <w:szCs w:val="22"/>
            <w:rPrChange w:id="373" w:author="Vasy Medov" w:date="2026-02-26T17:30:00Z">
              <w:rPr>
                <w:rFonts w:asciiTheme="minorHAnsi" w:eastAsiaTheme="minorEastAsia" w:hAnsiTheme="minorHAnsi" w:cstheme="minorBidi"/>
                <w:b w:val="0"/>
                <w:sz w:val="22"/>
                <w:szCs w:val="22"/>
              </w:rPr>
            </w:rPrChange>
          </w:rPr>
          <w:tab/>
        </w:r>
        <w:r w:rsidRPr="00626646" w:rsidDel="00B35BD9">
          <w:rPr>
            <w:color w:val="000000" w:themeColor="text1"/>
            <w:rPrChange w:id="374" w:author="Vasy Medov" w:date="2026-02-26T17:30:00Z">
              <w:rPr/>
            </w:rPrChange>
          </w:rPr>
          <w:delText>External Interface Requirements</w:delText>
        </w:r>
        <w:r w:rsidRPr="00626646" w:rsidDel="00B35BD9">
          <w:rPr>
            <w:color w:val="000000" w:themeColor="text1"/>
            <w:rPrChange w:id="375" w:author="Vasy Medov" w:date="2026-02-26T17:30:00Z">
              <w:rPr/>
            </w:rPrChange>
          </w:rPr>
          <w:tab/>
        </w:r>
        <w:r w:rsidR="004F30EB" w:rsidRPr="00626646" w:rsidDel="00B35BD9">
          <w:rPr>
            <w:b w:val="0"/>
            <w:color w:val="000000" w:themeColor="text1"/>
            <w:rPrChange w:id="376" w:author="Vasy Medov" w:date="2026-02-26T17:30:00Z">
              <w:rPr>
                <w:b w:val="0"/>
              </w:rPr>
            </w:rPrChange>
          </w:rPr>
          <w:fldChar w:fldCharType="begin"/>
        </w:r>
        <w:r w:rsidRPr="00626646" w:rsidDel="00B35BD9">
          <w:rPr>
            <w:color w:val="000000" w:themeColor="text1"/>
            <w:rPrChange w:id="377" w:author="Vasy Medov" w:date="2026-02-26T17:30:00Z">
              <w:rPr/>
            </w:rPrChange>
          </w:rPr>
          <w:delInstrText xml:space="preserve"> PAGEREF _Toc352609400 \h </w:delInstrText>
        </w:r>
        <w:r w:rsidR="004F30EB" w:rsidRPr="00626646" w:rsidDel="00B35BD9">
          <w:rPr>
            <w:b w:val="0"/>
            <w:color w:val="000000" w:themeColor="text1"/>
            <w:rPrChange w:id="378" w:author="Vasy Medov" w:date="2026-02-26T17:30:00Z">
              <w:rPr>
                <w:b w:val="0"/>
                <w:color w:val="000000" w:themeColor="text1"/>
              </w:rPr>
            </w:rPrChange>
          </w:rPr>
        </w:r>
        <w:r w:rsidR="004F30EB" w:rsidRPr="00626646" w:rsidDel="00B35BD9">
          <w:rPr>
            <w:b w:val="0"/>
            <w:color w:val="000000" w:themeColor="text1"/>
            <w:rPrChange w:id="379" w:author="Vasy Medov" w:date="2026-02-26T17:30:00Z">
              <w:rPr>
                <w:b w:val="0"/>
              </w:rPr>
            </w:rPrChange>
          </w:rPr>
          <w:fldChar w:fldCharType="separate"/>
        </w:r>
        <w:r w:rsidR="00F33D2A" w:rsidRPr="00626646" w:rsidDel="00B35BD9">
          <w:rPr>
            <w:color w:val="000000" w:themeColor="text1"/>
            <w:rPrChange w:id="380" w:author="Vasy Medov" w:date="2026-02-26T17:30:00Z">
              <w:rPr/>
            </w:rPrChange>
          </w:rPr>
          <w:delText>2</w:delText>
        </w:r>
        <w:r w:rsidR="004F30EB" w:rsidRPr="00626646" w:rsidDel="00B35BD9">
          <w:rPr>
            <w:b w:val="0"/>
            <w:color w:val="000000" w:themeColor="text1"/>
            <w:rPrChange w:id="381" w:author="Vasy Medov" w:date="2026-02-26T17:30:00Z">
              <w:rPr>
                <w:b w:val="0"/>
              </w:rPr>
            </w:rPrChange>
          </w:rPr>
          <w:fldChar w:fldCharType="end"/>
        </w:r>
      </w:del>
    </w:p>
    <w:p w14:paraId="46F2CE24" w14:textId="72C07571" w:rsidR="0026483C" w:rsidRPr="00626646" w:rsidDel="00B35BD9" w:rsidRDefault="0026483C">
      <w:pPr>
        <w:pStyle w:val="21"/>
        <w:tabs>
          <w:tab w:val="left" w:pos="960"/>
        </w:tabs>
        <w:rPr>
          <w:del w:id="382" w:author="Vasy Medov" w:date="2026-02-24T19:55:00Z"/>
          <w:rFonts w:asciiTheme="minorHAnsi" w:eastAsiaTheme="minorEastAsia" w:hAnsiTheme="minorHAnsi" w:cstheme="minorBidi"/>
          <w:noProof/>
          <w:color w:val="000000" w:themeColor="text1"/>
          <w:szCs w:val="22"/>
          <w:rPrChange w:id="383" w:author="Vasy Medov" w:date="2026-02-26T17:30:00Z">
            <w:rPr>
              <w:del w:id="384" w:author="Vasy Medov" w:date="2026-02-24T19:55:00Z"/>
              <w:rFonts w:asciiTheme="minorHAnsi" w:eastAsiaTheme="minorEastAsia" w:hAnsiTheme="minorHAnsi" w:cstheme="minorBidi"/>
              <w:noProof/>
              <w:szCs w:val="22"/>
            </w:rPr>
          </w:rPrChange>
        </w:rPr>
      </w:pPr>
      <w:del w:id="385" w:author="Vasy Medov" w:date="2026-02-24T19:55:00Z">
        <w:r w:rsidRPr="00626646" w:rsidDel="00B35BD9">
          <w:rPr>
            <w:noProof/>
            <w:color w:val="000000" w:themeColor="text1"/>
            <w:rPrChange w:id="386" w:author="Vasy Medov" w:date="2026-02-26T17:30:00Z">
              <w:rPr>
                <w:noProof/>
              </w:rPr>
            </w:rPrChange>
          </w:rPr>
          <w:delText>5.1</w:delText>
        </w:r>
        <w:r w:rsidRPr="00626646" w:rsidDel="00B35BD9">
          <w:rPr>
            <w:rFonts w:asciiTheme="minorHAnsi" w:eastAsiaTheme="minorEastAsia" w:hAnsiTheme="minorHAnsi" w:cstheme="minorBidi"/>
            <w:noProof/>
            <w:color w:val="000000" w:themeColor="text1"/>
            <w:szCs w:val="22"/>
            <w:rPrChange w:id="387"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88" w:author="Vasy Medov" w:date="2026-02-26T17:30:00Z">
              <w:rPr>
                <w:noProof/>
              </w:rPr>
            </w:rPrChange>
          </w:rPr>
          <w:delText>User Interfaces</w:delText>
        </w:r>
        <w:r w:rsidRPr="00626646" w:rsidDel="00B35BD9">
          <w:rPr>
            <w:noProof/>
            <w:color w:val="000000" w:themeColor="text1"/>
            <w:rPrChange w:id="389" w:author="Vasy Medov" w:date="2026-02-26T17:30:00Z">
              <w:rPr>
                <w:noProof/>
              </w:rPr>
            </w:rPrChange>
          </w:rPr>
          <w:tab/>
        </w:r>
        <w:r w:rsidR="004F30EB" w:rsidRPr="00626646" w:rsidDel="00B35BD9">
          <w:rPr>
            <w:noProof/>
            <w:color w:val="000000" w:themeColor="text1"/>
            <w:rPrChange w:id="390" w:author="Vasy Medov" w:date="2026-02-26T17:30:00Z">
              <w:rPr>
                <w:noProof/>
              </w:rPr>
            </w:rPrChange>
          </w:rPr>
          <w:fldChar w:fldCharType="begin"/>
        </w:r>
        <w:r w:rsidRPr="00626646" w:rsidDel="00B35BD9">
          <w:rPr>
            <w:noProof/>
            <w:color w:val="000000" w:themeColor="text1"/>
            <w:rPrChange w:id="391" w:author="Vasy Medov" w:date="2026-02-26T17:30:00Z">
              <w:rPr>
                <w:noProof/>
              </w:rPr>
            </w:rPrChange>
          </w:rPr>
          <w:delInstrText xml:space="preserve"> PAGEREF _Toc352609401 \h </w:delInstrText>
        </w:r>
        <w:r w:rsidR="004F30EB" w:rsidRPr="00626646" w:rsidDel="00B35BD9">
          <w:rPr>
            <w:noProof/>
            <w:color w:val="000000" w:themeColor="text1"/>
            <w:rPrChange w:id="392" w:author="Vasy Medov" w:date="2026-02-26T17:30:00Z">
              <w:rPr>
                <w:noProof/>
                <w:color w:val="000000" w:themeColor="text1"/>
              </w:rPr>
            </w:rPrChange>
          </w:rPr>
        </w:r>
        <w:r w:rsidR="004F30EB" w:rsidRPr="00626646" w:rsidDel="00B35BD9">
          <w:rPr>
            <w:noProof/>
            <w:color w:val="000000" w:themeColor="text1"/>
            <w:rPrChange w:id="393" w:author="Vasy Medov" w:date="2026-02-26T17:30:00Z">
              <w:rPr>
                <w:noProof/>
              </w:rPr>
            </w:rPrChange>
          </w:rPr>
          <w:fldChar w:fldCharType="separate"/>
        </w:r>
        <w:r w:rsidR="00F33D2A" w:rsidRPr="00626646" w:rsidDel="00B35BD9">
          <w:rPr>
            <w:noProof/>
            <w:color w:val="000000" w:themeColor="text1"/>
            <w:rPrChange w:id="394" w:author="Vasy Medov" w:date="2026-02-26T17:30:00Z">
              <w:rPr>
                <w:noProof/>
              </w:rPr>
            </w:rPrChange>
          </w:rPr>
          <w:delText>2</w:delText>
        </w:r>
        <w:r w:rsidR="004F30EB" w:rsidRPr="00626646" w:rsidDel="00B35BD9">
          <w:rPr>
            <w:noProof/>
            <w:color w:val="000000" w:themeColor="text1"/>
            <w:rPrChange w:id="395" w:author="Vasy Medov" w:date="2026-02-26T17:30:00Z">
              <w:rPr>
                <w:noProof/>
              </w:rPr>
            </w:rPrChange>
          </w:rPr>
          <w:fldChar w:fldCharType="end"/>
        </w:r>
      </w:del>
    </w:p>
    <w:p w14:paraId="6BDB160A" w14:textId="74E7C3C3" w:rsidR="0026483C" w:rsidRPr="00626646" w:rsidDel="00B35BD9" w:rsidRDefault="0026483C">
      <w:pPr>
        <w:pStyle w:val="21"/>
        <w:tabs>
          <w:tab w:val="left" w:pos="960"/>
        </w:tabs>
        <w:rPr>
          <w:del w:id="396" w:author="Vasy Medov" w:date="2026-02-24T19:55:00Z"/>
          <w:rFonts w:asciiTheme="minorHAnsi" w:eastAsiaTheme="minorEastAsia" w:hAnsiTheme="minorHAnsi" w:cstheme="minorBidi"/>
          <w:noProof/>
          <w:color w:val="000000" w:themeColor="text1"/>
          <w:szCs w:val="22"/>
          <w:rPrChange w:id="397" w:author="Vasy Medov" w:date="2026-02-26T17:30:00Z">
            <w:rPr>
              <w:del w:id="398" w:author="Vasy Medov" w:date="2026-02-24T19:55:00Z"/>
              <w:rFonts w:asciiTheme="minorHAnsi" w:eastAsiaTheme="minorEastAsia" w:hAnsiTheme="minorHAnsi" w:cstheme="minorBidi"/>
              <w:noProof/>
              <w:szCs w:val="22"/>
            </w:rPr>
          </w:rPrChange>
        </w:rPr>
      </w:pPr>
      <w:del w:id="399" w:author="Vasy Medov" w:date="2026-02-24T19:55:00Z">
        <w:r w:rsidRPr="00626646" w:rsidDel="00B35BD9">
          <w:rPr>
            <w:noProof/>
            <w:color w:val="000000" w:themeColor="text1"/>
            <w:rPrChange w:id="400" w:author="Vasy Medov" w:date="2026-02-26T17:30:00Z">
              <w:rPr>
                <w:noProof/>
              </w:rPr>
            </w:rPrChange>
          </w:rPr>
          <w:delText>5.2</w:delText>
        </w:r>
        <w:r w:rsidRPr="00626646" w:rsidDel="00B35BD9">
          <w:rPr>
            <w:rFonts w:asciiTheme="minorHAnsi" w:eastAsiaTheme="minorEastAsia" w:hAnsiTheme="minorHAnsi" w:cstheme="minorBidi"/>
            <w:noProof/>
            <w:color w:val="000000" w:themeColor="text1"/>
            <w:szCs w:val="22"/>
            <w:rPrChange w:id="401"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02" w:author="Vasy Medov" w:date="2026-02-26T17:30:00Z">
              <w:rPr>
                <w:noProof/>
              </w:rPr>
            </w:rPrChange>
          </w:rPr>
          <w:delText>Software Interfaces</w:delText>
        </w:r>
        <w:r w:rsidRPr="00626646" w:rsidDel="00B35BD9">
          <w:rPr>
            <w:noProof/>
            <w:color w:val="000000" w:themeColor="text1"/>
            <w:rPrChange w:id="403" w:author="Vasy Medov" w:date="2026-02-26T17:30:00Z">
              <w:rPr>
                <w:noProof/>
              </w:rPr>
            </w:rPrChange>
          </w:rPr>
          <w:tab/>
        </w:r>
        <w:r w:rsidR="004F30EB" w:rsidRPr="00626646" w:rsidDel="00B35BD9">
          <w:rPr>
            <w:noProof/>
            <w:color w:val="000000" w:themeColor="text1"/>
            <w:rPrChange w:id="404" w:author="Vasy Medov" w:date="2026-02-26T17:30:00Z">
              <w:rPr>
                <w:noProof/>
              </w:rPr>
            </w:rPrChange>
          </w:rPr>
          <w:fldChar w:fldCharType="begin"/>
        </w:r>
        <w:r w:rsidRPr="00626646" w:rsidDel="00B35BD9">
          <w:rPr>
            <w:noProof/>
            <w:color w:val="000000" w:themeColor="text1"/>
            <w:rPrChange w:id="405" w:author="Vasy Medov" w:date="2026-02-26T17:30:00Z">
              <w:rPr>
                <w:noProof/>
              </w:rPr>
            </w:rPrChange>
          </w:rPr>
          <w:delInstrText xml:space="preserve"> PAGEREF _Toc352609402 \h </w:delInstrText>
        </w:r>
        <w:r w:rsidR="004F30EB" w:rsidRPr="00626646" w:rsidDel="00B35BD9">
          <w:rPr>
            <w:noProof/>
            <w:color w:val="000000" w:themeColor="text1"/>
            <w:rPrChange w:id="406" w:author="Vasy Medov" w:date="2026-02-26T17:30:00Z">
              <w:rPr>
                <w:noProof/>
                <w:color w:val="000000" w:themeColor="text1"/>
              </w:rPr>
            </w:rPrChange>
          </w:rPr>
        </w:r>
        <w:r w:rsidR="004F30EB" w:rsidRPr="00626646" w:rsidDel="00B35BD9">
          <w:rPr>
            <w:noProof/>
            <w:color w:val="000000" w:themeColor="text1"/>
            <w:rPrChange w:id="407" w:author="Vasy Medov" w:date="2026-02-26T17:30:00Z">
              <w:rPr>
                <w:noProof/>
              </w:rPr>
            </w:rPrChange>
          </w:rPr>
          <w:fldChar w:fldCharType="separate"/>
        </w:r>
        <w:r w:rsidR="00F33D2A" w:rsidRPr="00626646" w:rsidDel="00B35BD9">
          <w:rPr>
            <w:noProof/>
            <w:color w:val="000000" w:themeColor="text1"/>
            <w:rPrChange w:id="408" w:author="Vasy Medov" w:date="2026-02-26T17:30:00Z">
              <w:rPr>
                <w:noProof/>
              </w:rPr>
            </w:rPrChange>
          </w:rPr>
          <w:delText>2</w:delText>
        </w:r>
        <w:r w:rsidR="004F30EB" w:rsidRPr="00626646" w:rsidDel="00B35BD9">
          <w:rPr>
            <w:noProof/>
            <w:color w:val="000000" w:themeColor="text1"/>
            <w:rPrChange w:id="409" w:author="Vasy Medov" w:date="2026-02-26T17:30:00Z">
              <w:rPr>
                <w:noProof/>
              </w:rPr>
            </w:rPrChange>
          </w:rPr>
          <w:fldChar w:fldCharType="end"/>
        </w:r>
      </w:del>
    </w:p>
    <w:p w14:paraId="4EE96B1A" w14:textId="2C3FF03C" w:rsidR="0026483C" w:rsidRPr="00626646" w:rsidDel="00B35BD9" w:rsidRDefault="0026483C">
      <w:pPr>
        <w:pStyle w:val="21"/>
        <w:tabs>
          <w:tab w:val="left" w:pos="960"/>
        </w:tabs>
        <w:rPr>
          <w:del w:id="410" w:author="Vasy Medov" w:date="2026-02-24T19:55:00Z"/>
          <w:rFonts w:asciiTheme="minorHAnsi" w:eastAsiaTheme="minorEastAsia" w:hAnsiTheme="minorHAnsi" w:cstheme="minorBidi"/>
          <w:noProof/>
          <w:color w:val="000000" w:themeColor="text1"/>
          <w:szCs w:val="22"/>
          <w:rPrChange w:id="411" w:author="Vasy Medov" w:date="2026-02-26T17:30:00Z">
            <w:rPr>
              <w:del w:id="412" w:author="Vasy Medov" w:date="2026-02-24T19:55:00Z"/>
              <w:rFonts w:asciiTheme="minorHAnsi" w:eastAsiaTheme="minorEastAsia" w:hAnsiTheme="minorHAnsi" w:cstheme="minorBidi"/>
              <w:noProof/>
              <w:szCs w:val="22"/>
            </w:rPr>
          </w:rPrChange>
        </w:rPr>
      </w:pPr>
      <w:del w:id="413" w:author="Vasy Medov" w:date="2026-02-24T19:55:00Z">
        <w:r w:rsidRPr="00626646" w:rsidDel="00B35BD9">
          <w:rPr>
            <w:noProof/>
            <w:color w:val="000000" w:themeColor="text1"/>
            <w:rPrChange w:id="414" w:author="Vasy Medov" w:date="2026-02-26T17:30:00Z">
              <w:rPr>
                <w:noProof/>
              </w:rPr>
            </w:rPrChange>
          </w:rPr>
          <w:delText>5.3</w:delText>
        </w:r>
        <w:r w:rsidRPr="00626646" w:rsidDel="00B35BD9">
          <w:rPr>
            <w:rFonts w:asciiTheme="minorHAnsi" w:eastAsiaTheme="minorEastAsia" w:hAnsiTheme="minorHAnsi" w:cstheme="minorBidi"/>
            <w:noProof/>
            <w:color w:val="000000" w:themeColor="text1"/>
            <w:szCs w:val="22"/>
            <w:rPrChange w:id="415"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16" w:author="Vasy Medov" w:date="2026-02-26T17:30:00Z">
              <w:rPr>
                <w:noProof/>
              </w:rPr>
            </w:rPrChange>
          </w:rPr>
          <w:delText>Hardware Interfaces</w:delText>
        </w:r>
        <w:r w:rsidRPr="00626646" w:rsidDel="00B35BD9">
          <w:rPr>
            <w:noProof/>
            <w:color w:val="000000" w:themeColor="text1"/>
            <w:rPrChange w:id="417" w:author="Vasy Medov" w:date="2026-02-26T17:30:00Z">
              <w:rPr>
                <w:noProof/>
              </w:rPr>
            </w:rPrChange>
          </w:rPr>
          <w:tab/>
        </w:r>
        <w:r w:rsidR="004F30EB" w:rsidRPr="00626646" w:rsidDel="00B35BD9">
          <w:rPr>
            <w:noProof/>
            <w:color w:val="000000" w:themeColor="text1"/>
            <w:rPrChange w:id="418" w:author="Vasy Medov" w:date="2026-02-26T17:30:00Z">
              <w:rPr>
                <w:noProof/>
              </w:rPr>
            </w:rPrChange>
          </w:rPr>
          <w:fldChar w:fldCharType="begin"/>
        </w:r>
        <w:r w:rsidRPr="00626646" w:rsidDel="00B35BD9">
          <w:rPr>
            <w:noProof/>
            <w:color w:val="000000" w:themeColor="text1"/>
            <w:rPrChange w:id="419" w:author="Vasy Medov" w:date="2026-02-26T17:30:00Z">
              <w:rPr>
                <w:noProof/>
              </w:rPr>
            </w:rPrChange>
          </w:rPr>
          <w:delInstrText xml:space="preserve"> PAGEREF _Toc352609403 \h </w:delInstrText>
        </w:r>
        <w:r w:rsidR="004F30EB" w:rsidRPr="00626646" w:rsidDel="00B35BD9">
          <w:rPr>
            <w:noProof/>
            <w:color w:val="000000" w:themeColor="text1"/>
            <w:rPrChange w:id="420" w:author="Vasy Medov" w:date="2026-02-26T17:30:00Z">
              <w:rPr>
                <w:noProof/>
                <w:color w:val="000000" w:themeColor="text1"/>
              </w:rPr>
            </w:rPrChange>
          </w:rPr>
        </w:r>
        <w:r w:rsidR="004F30EB" w:rsidRPr="00626646" w:rsidDel="00B35BD9">
          <w:rPr>
            <w:noProof/>
            <w:color w:val="000000" w:themeColor="text1"/>
            <w:rPrChange w:id="421" w:author="Vasy Medov" w:date="2026-02-26T17:30:00Z">
              <w:rPr>
                <w:noProof/>
              </w:rPr>
            </w:rPrChange>
          </w:rPr>
          <w:fldChar w:fldCharType="separate"/>
        </w:r>
        <w:r w:rsidR="00F33D2A" w:rsidRPr="00626646" w:rsidDel="00B35BD9">
          <w:rPr>
            <w:noProof/>
            <w:color w:val="000000" w:themeColor="text1"/>
            <w:rPrChange w:id="422" w:author="Vasy Medov" w:date="2026-02-26T17:30:00Z">
              <w:rPr>
                <w:noProof/>
              </w:rPr>
            </w:rPrChange>
          </w:rPr>
          <w:delText>2</w:delText>
        </w:r>
        <w:r w:rsidR="004F30EB" w:rsidRPr="00626646" w:rsidDel="00B35BD9">
          <w:rPr>
            <w:noProof/>
            <w:color w:val="000000" w:themeColor="text1"/>
            <w:rPrChange w:id="423" w:author="Vasy Medov" w:date="2026-02-26T17:30:00Z">
              <w:rPr>
                <w:noProof/>
              </w:rPr>
            </w:rPrChange>
          </w:rPr>
          <w:fldChar w:fldCharType="end"/>
        </w:r>
      </w:del>
    </w:p>
    <w:p w14:paraId="6BBEACD1" w14:textId="033D6067" w:rsidR="0026483C" w:rsidRPr="00626646" w:rsidDel="00B35BD9" w:rsidRDefault="0026483C">
      <w:pPr>
        <w:pStyle w:val="21"/>
        <w:tabs>
          <w:tab w:val="left" w:pos="960"/>
        </w:tabs>
        <w:rPr>
          <w:del w:id="424" w:author="Vasy Medov" w:date="2026-02-24T19:55:00Z"/>
          <w:rFonts w:asciiTheme="minorHAnsi" w:eastAsiaTheme="minorEastAsia" w:hAnsiTheme="minorHAnsi" w:cstheme="minorBidi"/>
          <w:noProof/>
          <w:color w:val="000000" w:themeColor="text1"/>
          <w:szCs w:val="22"/>
          <w:rPrChange w:id="425" w:author="Vasy Medov" w:date="2026-02-26T17:30:00Z">
            <w:rPr>
              <w:del w:id="426" w:author="Vasy Medov" w:date="2026-02-24T19:55:00Z"/>
              <w:rFonts w:asciiTheme="minorHAnsi" w:eastAsiaTheme="minorEastAsia" w:hAnsiTheme="minorHAnsi" w:cstheme="minorBidi"/>
              <w:noProof/>
              <w:szCs w:val="22"/>
            </w:rPr>
          </w:rPrChange>
        </w:rPr>
      </w:pPr>
      <w:del w:id="427" w:author="Vasy Medov" w:date="2026-02-24T19:55:00Z">
        <w:r w:rsidRPr="00626646" w:rsidDel="00B35BD9">
          <w:rPr>
            <w:noProof/>
            <w:color w:val="000000" w:themeColor="text1"/>
            <w:rPrChange w:id="428" w:author="Vasy Medov" w:date="2026-02-26T17:30:00Z">
              <w:rPr>
                <w:noProof/>
              </w:rPr>
            </w:rPrChange>
          </w:rPr>
          <w:delText>5.4</w:delText>
        </w:r>
        <w:r w:rsidRPr="00626646" w:rsidDel="00B35BD9">
          <w:rPr>
            <w:rFonts w:asciiTheme="minorHAnsi" w:eastAsiaTheme="minorEastAsia" w:hAnsiTheme="minorHAnsi" w:cstheme="minorBidi"/>
            <w:noProof/>
            <w:color w:val="000000" w:themeColor="text1"/>
            <w:szCs w:val="22"/>
            <w:rPrChange w:id="429"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30" w:author="Vasy Medov" w:date="2026-02-26T17:30:00Z">
              <w:rPr>
                <w:noProof/>
              </w:rPr>
            </w:rPrChange>
          </w:rPr>
          <w:delText>Communications Interfaces</w:delText>
        </w:r>
        <w:r w:rsidRPr="00626646" w:rsidDel="00B35BD9">
          <w:rPr>
            <w:noProof/>
            <w:color w:val="000000" w:themeColor="text1"/>
            <w:rPrChange w:id="431" w:author="Vasy Medov" w:date="2026-02-26T17:30:00Z">
              <w:rPr>
                <w:noProof/>
              </w:rPr>
            </w:rPrChange>
          </w:rPr>
          <w:tab/>
        </w:r>
        <w:r w:rsidR="004F30EB" w:rsidRPr="00626646" w:rsidDel="00B35BD9">
          <w:rPr>
            <w:noProof/>
            <w:color w:val="000000" w:themeColor="text1"/>
            <w:rPrChange w:id="432" w:author="Vasy Medov" w:date="2026-02-26T17:30:00Z">
              <w:rPr>
                <w:noProof/>
              </w:rPr>
            </w:rPrChange>
          </w:rPr>
          <w:fldChar w:fldCharType="begin"/>
        </w:r>
        <w:r w:rsidRPr="00626646" w:rsidDel="00B35BD9">
          <w:rPr>
            <w:noProof/>
            <w:color w:val="000000" w:themeColor="text1"/>
            <w:rPrChange w:id="433" w:author="Vasy Medov" w:date="2026-02-26T17:30:00Z">
              <w:rPr>
                <w:noProof/>
              </w:rPr>
            </w:rPrChange>
          </w:rPr>
          <w:delInstrText xml:space="preserve"> PAGEREF _Toc352609404 \h </w:delInstrText>
        </w:r>
        <w:r w:rsidR="004F30EB" w:rsidRPr="00626646" w:rsidDel="00B35BD9">
          <w:rPr>
            <w:noProof/>
            <w:color w:val="000000" w:themeColor="text1"/>
            <w:rPrChange w:id="434" w:author="Vasy Medov" w:date="2026-02-26T17:30:00Z">
              <w:rPr>
                <w:noProof/>
                <w:color w:val="000000" w:themeColor="text1"/>
              </w:rPr>
            </w:rPrChange>
          </w:rPr>
        </w:r>
        <w:r w:rsidR="004F30EB" w:rsidRPr="00626646" w:rsidDel="00B35BD9">
          <w:rPr>
            <w:noProof/>
            <w:color w:val="000000" w:themeColor="text1"/>
            <w:rPrChange w:id="435" w:author="Vasy Medov" w:date="2026-02-26T17:30:00Z">
              <w:rPr>
                <w:noProof/>
              </w:rPr>
            </w:rPrChange>
          </w:rPr>
          <w:fldChar w:fldCharType="separate"/>
        </w:r>
        <w:r w:rsidR="00F33D2A" w:rsidRPr="00626646" w:rsidDel="00B35BD9">
          <w:rPr>
            <w:noProof/>
            <w:color w:val="000000" w:themeColor="text1"/>
            <w:rPrChange w:id="436" w:author="Vasy Medov" w:date="2026-02-26T17:30:00Z">
              <w:rPr>
                <w:noProof/>
              </w:rPr>
            </w:rPrChange>
          </w:rPr>
          <w:delText>2</w:delText>
        </w:r>
        <w:r w:rsidR="004F30EB" w:rsidRPr="00626646" w:rsidDel="00B35BD9">
          <w:rPr>
            <w:noProof/>
            <w:color w:val="000000" w:themeColor="text1"/>
            <w:rPrChange w:id="437" w:author="Vasy Medov" w:date="2026-02-26T17:30:00Z">
              <w:rPr>
                <w:noProof/>
              </w:rPr>
            </w:rPrChange>
          </w:rPr>
          <w:fldChar w:fldCharType="end"/>
        </w:r>
      </w:del>
    </w:p>
    <w:p w14:paraId="0CF8CF1B" w14:textId="5E145EFE" w:rsidR="0026483C" w:rsidRPr="00626646" w:rsidDel="00B35BD9" w:rsidRDefault="0026483C">
      <w:pPr>
        <w:pStyle w:val="11"/>
        <w:rPr>
          <w:del w:id="438" w:author="Vasy Medov" w:date="2026-02-24T19:55:00Z"/>
          <w:rFonts w:asciiTheme="minorHAnsi" w:eastAsiaTheme="minorEastAsia" w:hAnsiTheme="minorHAnsi" w:cstheme="minorBidi"/>
          <w:b w:val="0"/>
          <w:color w:val="000000" w:themeColor="text1"/>
          <w:sz w:val="22"/>
          <w:szCs w:val="22"/>
          <w:rPrChange w:id="439" w:author="Vasy Medov" w:date="2026-02-26T17:30:00Z">
            <w:rPr>
              <w:del w:id="440" w:author="Vasy Medov" w:date="2026-02-24T19:55:00Z"/>
              <w:rFonts w:asciiTheme="minorHAnsi" w:eastAsiaTheme="minorEastAsia" w:hAnsiTheme="minorHAnsi" w:cstheme="minorBidi"/>
              <w:b w:val="0"/>
              <w:sz w:val="22"/>
              <w:szCs w:val="22"/>
            </w:rPr>
          </w:rPrChange>
        </w:rPr>
      </w:pPr>
      <w:del w:id="441" w:author="Vasy Medov" w:date="2026-02-24T19:55:00Z">
        <w:r w:rsidRPr="00626646" w:rsidDel="00B35BD9">
          <w:rPr>
            <w:color w:val="000000" w:themeColor="text1"/>
            <w:rPrChange w:id="442" w:author="Vasy Medov" w:date="2026-02-26T17:30:00Z">
              <w:rPr/>
            </w:rPrChange>
          </w:rPr>
          <w:delText>6.</w:delText>
        </w:r>
        <w:r w:rsidRPr="00626646" w:rsidDel="00B35BD9">
          <w:rPr>
            <w:rFonts w:asciiTheme="minorHAnsi" w:eastAsiaTheme="minorEastAsia" w:hAnsiTheme="minorHAnsi" w:cstheme="minorBidi"/>
            <w:b w:val="0"/>
            <w:color w:val="000000" w:themeColor="text1"/>
            <w:sz w:val="22"/>
            <w:szCs w:val="22"/>
            <w:rPrChange w:id="443" w:author="Vasy Medov" w:date="2026-02-26T17:30:00Z">
              <w:rPr>
                <w:rFonts w:asciiTheme="minorHAnsi" w:eastAsiaTheme="minorEastAsia" w:hAnsiTheme="minorHAnsi" w:cstheme="minorBidi"/>
                <w:b w:val="0"/>
                <w:sz w:val="22"/>
                <w:szCs w:val="22"/>
              </w:rPr>
            </w:rPrChange>
          </w:rPr>
          <w:tab/>
        </w:r>
        <w:r w:rsidRPr="00626646" w:rsidDel="00B35BD9">
          <w:rPr>
            <w:color w:val="000000" w:themeColor="text1"/>
            <w:rPrChange w:id="444" w:author="Vasy Medov" w:date="2026-02-26T17:30:00Z">
              <w:rPr/>
            </w:rPrChange>
          </w:rPr>
          <w:delText>Quality Attributes</w:delText>
        </w:r>
        <w:r w:rsidRPr="00626646" w:rsidDel="00B35BD9">
          <w:rPr>
            <w:color w:val="000000" w:themeColor="text1"/>
            <w:rPrChange w:id="445" w:author="Vasy Medov" w:date="2026-02-26T17:30:00Z">
              <w:rPr/>
            </w:rPrChange>
          </w:rPr>
          <w:tab/>
        </w:r>
        <w:r w:rsidR="004F30EB" w:rsidRPr="00626646" w:rsidDel="00B35BD9">
          <w:rPr>
            <w:b w:val="0"/>
            <w:color w:val="000000" w:themeColor="text1"/>
            <w:rPrChange w:id="446" w:author="Vasy Medov" w:date="2026-02-26T17:30:00Z">
              <w:rPr>
                <w:b w:val="0"/>
              </w:rPr>
            </w:rPrChange>
          </w:rPr>
          <w:fldChar w:fldCharType="begin"/>
        </w:r>
        <w:r w:rsidRPr="00626646" w:rsidDel="00B35BD9">
          <w:rPr>
            <w:color w:val="000000" w:themeColor="text1"/>
            <w:rPrChange w:id="447" w:author="Vasy Medov" w:date="2026-02-26T17:30:00Z">
              <w:rPr/>
            </w:rPrChange>
          </w:rPr>
          <w:delInstrText xml:space="preserve"> PAGEREF _Toc352609405 \h </w:delInstrText>
        </w:r>
        <w:r w:rsidR="004F30EB" w:rsidRPr="00626646" w:rsidDel="00B35BD9">
          <w:rPr>
            <w:b w:val="0"/>
            <w:color w:val="000000" w:themeColor="text1"/>
            <w:rPrChange w:id="448" w:author="Vasy Medov" w:date="2026-02-26T17:30:00Z">
              <w:rPr>
                <w:b w:val="0"/>
                <w:color w:val="000000" w:themeColor="text1"/>
              </w:rPr>
            </w:rPrChange>
          </w:rPr>
        </w:r>
        <w:r w:rsidR="004F30EB" w:rsidRPr="00626646" w:rsidDel="00B35BD9">
          <w:rPr>
            <w:b w:val="0"/>
            <w:color w:val="000000" w:themeColor="text1"/>
            <w:rPrChange w:id="449" w:author="Vasy Medov" w:date="2026-02-26T17:30:00Z">
              <w:rPr>
                <w:b w:val="0"/>
              </w:rPr>
            </w:rPrChange>
          </w:rPr>
          <w:fldChar w:fldCharType="separate"/>
        </w:r>
        <w:r w:rsidR="00F33D2A" w:rsidRPr="00626646" w:rsidDel="00B35BD9">
          <w:rPr>
            <w:color w:val="000000" w:themeColor="text1"/>
            <w:rPrChange w:id="450" w:author="Vasy Medov" w:date="2026-02-26T17:30:00Z">
              <w:rPr/>
            </w:rPrChange>
          </w:rPr>
          <w:delText>2</w:delText>
        </w:r>
        <w:r w:rsidR="004F30EB" w:rsidRPr="00626646" w:rsidDel="00B35BD9">
          <w:rPr>
            <w:b w:val="0"/>
            <w:color w:val="000000" w:themeColor="text1"/>
            <w:rPrChange w:id="451" w:author="Vasy Medov" w:date="2026-02-26T17:30:00Z">
              <w:rPr>
                <w:b w:val="0"/>
              </w:rPr>
            </w:rPrChange>
          </w:rPr>
          <w:fldChar w:fldCharType="end"/>
        </w:r>
      </w:del>
    </w:p>
    <w:p w14:paraId="402DF7FB" w14:textId="689EF6CD" w:rsidR="0026483C" w:rsidRPr="00626646" w:rsidDel="00B35BD9" w:rsidRDefault="0026483C">
      <w:pPr>
        <w:pStyle w:val="21"/>
        <w:tabs>
          <w:tab w:val="left" w:pos="960"/>
        </w:tabs>
        <w:rPr>
          <w:del w:id="452" w:author="Vasy Medov" w:date="2026-02-24T19:55:00Z"/>
          <w:rFonts w:asciiTheme="minorHAnsi" w:eastAsiaTheme="minorEastAsia" w:hAnsiTheme="minorHAnsi" w:cstheme="minorBidi"/>
          <w:noProof/>
          <w:color w:val="000000" w:themeColor="text1"/>
          <w:szCs w:val="22"/>
          <w:rPrChange w:id="453" w:author="Vasy Medov" w:date="2026-02-26T17:30:00Z">
            <w:rPr>
              <w:del w:id="454" w:author="Vasy Medov" w:date="2026-02-24T19:55:00Z"/>
              <w:rFonts w:asciiTheme="minorHAnsi" w:eastAsiaTheme="minorEastAsia" w:hAnsiTheme="minorHAnsi" w:cstheme="minorBidi"/>
              <w:noProof/>
              <w:szCs w:val="22"/>
            </w:rPr>
          </w:rPrChange>
        </w:rPr>
      </w:pPr>
      <w:del w:id="455" w:author="Vasy Medov" w:date="2026-02-24T19:55:00Z">
        <w:r w:rsidRPr="00626646" w:rsidDel="00B35BD9">
          <w:rPr>
            <w:noProof/>
            <w:color w:val="000000" w:themeColor="text1"/>
            <w:rPrChange w:id="456" w:author="Vasy Medov" w:date="2026-02-26T17:30:00Z">
              <w:rPr>
                <w:noProof/>
              </w:rPr>
            </w:rPrChange>
          </w:rPr>
          <w:delText>6.1</w:delText>
        </w:r>
        <w:r w:rsidRPr="00626646" w:rsidDel="00B35BD9">
          <w:rPr>
            <w:rFonts w:asciiTheme="minorHAnsi" w:eastAsiaTheme="minorEastAsia" w:hAnsiTheme="minorHAnsi" w:cstheme="minorBidi"/>
            <w:noProof/>
            <w:color w:val="000000" w:themeColor="text1"/>
            <w:szCs w:val="22"/>
            <w:rPrChange w:id="457"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58" w:author="Vasy Medov" w:date="2026-02-26T17:30:00Z">
              <w:rPr>
                <w:noProof/>
              </w:rPr>
            </w:rPrChange>
          </w:rPr>
          <w:delText>Usability</w:delText>
        </w:r>
        <w:r w:rsidRPr="00626646" w:rsidDel="00B35BD9">
          <w:rPr>
            <w:noProof/>
            <w:color w:val="000000" w:themeColor="text1"/>
            <w:rPrChange w:id="459" w:author="Vasy Medov" w:date="2026-02-26T17:30:00Z">
              <w:rPr>
                <w:noProof/>
              </w:rPr>
            </w:rPrChange>
          </w:rPr>
          <w:tab/>
        </w:r>
        <w:r w:rsidR="004F30EB" w:rsidRPr="00626646" w:rsidDel="00B35BD9">
          <w:rPr>
            <w:noProof/>
            <w:color w:val="000000" w:themeColor="text1"/>
            <w:rPrChange w:id="460" w:author="Vasy Medov" w:date="2026-02-26T17:30:00Z">
              <w:rPr>
                <w:noProof/>
              </w:rPr>
            </w:rPrChange>
          </w:rPr>
          <w:fldChar w:fldCharType="begin"/>
        </w:r>
        <w:r w:rsidRPr="00626646" w:rsidDel="00B35BD9">
          <w:rPr>
            <w:noProof/>
            <w:color w:val="000000" w:themeColor="text1"/>
            <w:rPrChange w:id="461" w:author="Vasy Medov" w:date="2026-02-26T17:30:00Z">
              <w:rPr>
                <w:noProof/>
              </w:rPr>
            </w:rPrChange>
          </w:rPr>
          <w:delInstrText xml:space="preserve"> PAGEREF _Toc352609406 \h </w:delInstrText>
        </w:r>
        <w:r w:rsidR="004F30EB" w:rsidRPr="00626646" w:rsidDel="00B35BD9">
          <w:rPr>
            <w:noProof/>
            <w:color w:val="000000" w:themeColor="text1"/>
            <w:rPrChange w:id="462" w:author="Vasy Medov" w:date="2026-02-26T17:30:00Z">
              <w:rPr>
                <w:noProof/>
                <w:color w:val="000000" w:themeColor="text1"/>
              </w:rPr>
            </w:rPrChange>
          </w:rPr>
        </w:r>
        <w:r w:rsidR="004F30EB" w:rsidRPr="00626646" w:rsidDel="00B35BD9">
          <w:rPr>
            <w:noProof/>
            <w:color w:val="000000" w:themeColor="text1"/>
            <w:rPrChange w:id="463" w:author="Vasy Medov" w:date="2026-02-26T17:30:00Z">
              <w:rPr>
                <w:noProof/>
              </w:rPr>
            </w:rPrChange>
          </w:rPr>
          <w:fldChar w:fldCharType="separate"/>
        </w:r>
        <w:r w:rsidR="00F33D2A" w:rsidRPr="00626646" w:rsidDel="00B35BD9">
          <w:rPr>
            <w:noProof/>
            <w:color w:val="000000" w:themeColor="text1"/>
            <w:rPrChange w:id="464" w:author="Vasy Medov" w:date="2026-02-26T17:30:00Z">
              <w:rPr>
                <w:noProof/>
              </w:rPr>
            </w:rPrChange>
          </w:rPr>
          <w:delText>2</w:delText>
        </w:r>
        <w:r w:rsidR="004F30EB" w:rsidRPr="00626646" w:rsidDel="00B35BD9">
          <w:rPr>
            <w:noProof/>
            <w:color w:val="000000" w:themeColor="text1"/>
            <w:rPrChange w:id="465" w:author="Vasy Medov" w:date="2026-02-26T17:30:00Z">
              <w:rPr>
                <w:noProof/>
              </w:rPr>
            </w:rPrChange>
          </w:rPr>
          <w:fldChar w:fldCharType="end"/>
        </w:r>
      </w:del>
    </w:p>
    <w:p w14:paraId="3E8F225D" w14:textId="41CE521F" w:rsidR="0026483C" w:rsidRPr="00626646" w:rsidDel="00B35BD9" w:rsidRDefault="0026483C">
      <w:pPr>
        <w:pStyle w:val="21"/>
        <w:tabs>
          <w:tab w:val="left" w:pos="960"/>
        </w:tabs>
        <w:rPr>
          <w:del w:id="466" w:author="Vasy Medov" w:date="2026-02-24T19:55:00Z"/>
          <w:rFonts w:asciiTheme="minorHAnsi" w:eastAsiaTheme="minorEastAsia" w:hAnsiTheme="minorHAnsi" w:cstheme="minorBidi"/>
          <w:noProof/>
          <w:color w:val="000000" w:themeColor="text1"/>
          <w:szCs w:val="22"/>
          <w:rPrChange w:id="467" w:author="Vasy Medov" w:date="2026-02-26T17:30:00Z">
            <w:rPr>
              <w:del w:id="468" w:author="Vasy Medov" w:date="2026-02-24T19:55:00Z"/>
              <w:rFonts w:asciiTheme="minorHAnsi" w:eastAsiaTheme="minorEastAsia" w:hAnsiTheme="minorHAnsi" w:cstheme="minorBidi"/>
              <w:noProof/>
              <w:szCs w:val="22"/>
            </w:rPr>
          </w:rPrChange>
        </w:rPr>
      </w:pPr>
      <w:del w:id="469" w:author="Vasy Medov" w:date="2026-02-24T19:55:00Z">
        <w:r w:rsidRPr="00626646" w:rsidDel="00B35BD9">
          <w:rPr>
            <w:noProof/>
            <w:color w:val="000000" w:themeColor="text1"/>
            <w:rPrChange w:id="470" w:author="Vasy Medov" w:date="2026-02-26T17:30:00Z">
              <w:rPr>
                <w:noProof/>
              </w:rPr>
            </w:rPrChange>
          </w:rPr>
          <w:delText>6.2</w:delText>
        </w:r>
        <w:r w:rsidRPr="00626646" w:rsidDel="00B35BD9">
          <w:rPr>
            <w:rFonts w:asciiTheme="minorHAnsi" w:eastAsiaTheme="minorEastAsia" w:hAnsiTheme="minorHAnsi" w:cstheme="minorBidi"/>
            <w:noProof/>
            <w:color w:val="000000" w:themeColor="text1"/>
            <w:szCs w:val="22"/>
            <w:rPrChange w:id="471"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72" w:author="Vasy Medov" w:date="2026-02-26T17:30:00Z">
              <w:rPr>
                <w:noProof/>
              </w:rPr>
            </w:rPrChange>
          </w:rPr>
          <w:delText>Performance</w:delText>
        </w:r>
        <w:r w:rsidRPr="00626646" w:rsidDel="00B35BD9">
          <w:rPr>
            <w:noProof/>
            <w:color w:val="000000" w:themeColor="text1"/>
            <w:rPrChange w:id="473" w:author="Vasy Medov" w:date="2026-02-26T17:30:00Z">
              <w:rPr>
                <w:noProof/>
              </w:rPr>
            </w:rPrChange>
          </w:rPr>
          <w:tab/>
        </w:r>
        <w:r w:rsidR="004F30EB" w:rsidRPr="00626646" w:rsidDel="00B35BD9">
          <w:rPr>
            <w:noProof/>
            <w:color w:val="000000" w:themeColor="text1"/>
            <w:rPrChange w:id="474" w:author="Vasy Medov" w:date="2026-02-26T17:30:00Z">
              <w:rPr>
                <w:noProof/>
              </w:rPr>
            </w:rPrChange>
          </w:rPr>
          <w:fldChar w:fldCharType="begin"/>
        </w:r>
        <w:r w:rsidRPr="00626646" w:rsidDel="00B35BD9">
          <w:rPr>
            <w:noProof/>
            <w:color w:val="000000" w:themeColor="text1"/>
            <w:rPrChange w:id="475" w:author="Vasy Medov" w:date="2026-02-26T17:30:00Z">
              <w:rPr>
                <w:noProof/>
              </w:rPr>
            </w:rPrChange>
          </w:rPr>
          <w:delInstrText xml:space="preserve"> PAGEREF _Toc352609407 \h </w:delInstrText>
        </w:r>
        <w:r w:rsidR="004F30EB" w:rsidRPr="00626646" w:rsidDel="00B35BD9">
          <w:rPr>
            <w:noProof/>
            <w:color w:val="000000" w:themeColor="text1"/>
            <w:rPrChange w:id="476" w:author="Vasy Medov" w:date="2026-02-26T17:30:00Z">
              <w:rPr>
                <w:noProof/>
                <w:color w:val="000000" w:themeColor="text1"/>
              </w:rPr>
            </w:rPrChange>
          </w:rPr>
        </w:r>
        <w:r w:rsidR="004F30EB" w:rsidRPr="00626646" w:rsidDel="00B35BD9">
          <w:rPr>
            <w:noProof/>
            <w:color w:val="000000" w:themeColor="text1"/>
            <w:rPrChange w:id="477" w:author="Vasy Medov" w:date="2026-02-26T17:30:00Z">
              <w:rPr>
                <w:noProof/>
              </w:rPr>
            </w:rPrChange>
          </w:rPr>
          <w:fldChar w:fldCharType="separate"/>
        </w:r>
        <w:r w:rsidR="00F33D2A" w:rsidRPr="00626646" w:rsidDel="00B35BD9">
          <w:rPr>
            <w:noProof/>
            <w:color w:val="000000" w:themeColor="text1"/>
            <w:rPrChange w:id="478" w:author="Vasy Medov" w:date="2026-02-26T17:30:00Z">
              <w:rPr>
                <w:noProof/>
              </w:rPr>
            </w:rPrChange>
          </w:rPr>
          <w:delText>2</w:delText>
        </w:r>
        <w:r w:rsidR="004F30EB" w:rsidRPr="00626646" w:rsidDel="00B35BD9">
          <w:rPr>
            <w:noProof/>
            <w:color w:val="000000" w:themeColor="text1"/>
            <w:rPrChange w:id="479" w:author="Vasy Medov" w:date="2026-02-26T17:30:00Z">
              <w:rPr>
                <w:noProof/>
              </w:rPr>
            </w:rPrChange>
          </w:rPr>
          <w:fldChar w:fldCharType="end"/>
        </w:r>
      </w:del>
    </w:p>
    <w:p w14:paraId="14261CE2" w14:textId="67CC757E" w:rsidR="0026483C" w:rsidRPr="00626646" w:rsidDel="00B35BD9" w:rsidRDefault="0026483C">
      <w:pPr>
        <w:pStyle w:val="21"/>
        <w:tabs>
          <w:tab w:val="left" w:pos="960"/>
        </w:tabs>
        <w:rPr>
          <w:del w:id="480" w:author="Vasy Medov" w:date="2026-02-24T19:55:00Z"/>
          <w:rFonts w:asciiTheme="minorHAnsi" w:eastAsiaTheme="minorEastAsia" w:hAnsiTheme="minorHAnsi" w:cstheme="minorBidi"/>
          <w:noProof/>
          <w:color w:val="000000" w:themeColor="text1"/>
          <w:szCs w:val="22"/>
          <w:rPrChange w:id="481" w:author="Vasy Medov" w:date="2026-02-26T17:30:00Z">
            <w:rPr>
              <w:del w:id="482" w:author="Vasy Medov" w:date="2026-02-24T19:55:00Z"/>
              <w:rFonts w:asciiTheme="minorHAnsi" w:eastAsiaTheme="minorEastAsia" w:hAnsiTheme="minorHAnsi" w:cstheme="minorBidi"/>
              <w:noProof/>
              <w:szCs w:val="22"/>
            </w:rPr>
          </w:rPrChange>
        </w:rPr>
      </w:pPr>
      <w:del w:id="483" w:author="Vasy Medov" w:date="2026-02-24T19:55:00Z">
        <w:r w:rsidRPr="00626646" w:rsidDel="00B35BD9">
          <w:rPr>
            <w:noProof/>
            <w:color w:val="000000" w:themeColor="text1"/>
            <w:rPrChange w:id="484" w:author="Vasy Medov" w:date="2026-02-26T17:30:00Z">
              <w:rPr>
                <w:noProof/>
              </w:rPr>
            </w:rPrChange>
          </w:rPr>
          <w:delText>6.3</w:delText>
        </w:r>
        <w:r w:rsidRPr="00626646" w:rsidDel="00B35BD9">
          <w:rPr>
            <w:rFonts w:asciiTheme="minorHAnsi" w:eastAsiaTheme="minorEastAsia" w:hAnsiTheme="minorHAnsi" w:cstheme="minorBidi"/>
            <w:noProof/>
            <w:color w:val="000000" w:themeColor="text1"/>
            <w:szCs w:val="22"/>
            <w:rPrChange w:id="485"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86" w:author="Vasy Medov" w:date="2026-02-26T17:30:00Z">
              <w:rPr>
                <w:noProof/>
              </w:rPr>
            </w:rPrChange>
          </w:rPr>
          <w:delText>Security</w:delText>
        </w:r>
        <w:r w:rsidRPr="00626646" w:rsidDel="00B35BD9">
          <w:rPr>
            <w:noProof/>
            <w:color w:val="000000" w:themeColor="text1"/>
            <w:rPrChange w:id="487" w:author="Vasy Medov" w:date="2026-02-26T17:30:00Z">
              <w:rPr>
                <w:noProof/>
              </w:rPr>
            </w:rPrChange>
          </w:rPr>
          <w:tab/>
        </w:r>
        <w:r w:rsidR="004F30EB" w:rsidRPr="00626646" w:rsidDel="00B35BD9">
          <w:rPr>
            <w:noProof/>
            <w:color w:val="000000" w:themeColor="text1"/>
            <w:rPrChange w:id="488" w:author="Vasy Medov" w:date="2026-02-26T17:30:00Z">
              <w:rPr>
                <w:noProof/>
              </w:rPr>
            </w:rPrChange>
          </w:rPr>
          <w:fldChar w:fldCharType="begin"/>
        </w:r>
        <w:r w:rsidRPr="00626646" w:rsidDel="00B35BD9">
          <w:rPr>
            <w:noProof/>
            <w:color w:val="000000" w:themeColor="text1"/>
            <w:rPrChange w:id="489" w:author="Vasy Medov" w:date="2026-02-26T17:30:00Z">
              <w:rPr>
                <w:noProof/>
              </w:rPr>
            </w:rPrChange>
          </w:rPr>
          <w:delInstrText xml:space="preserve"> PAGEREF _Toc352609408 \h </w:delInstrText>
        </w:r>
        <w:r w:rsidR="004F30EB" w:rsidRPr="00626646" w:rsidDel="00B35BD9">
          <w:rPr>
            <w:noProof/>
            <w:color w:val="000000" w:themeColor="text1"/>
            <w:rPrChange w:id="490" w:author="Vasy Medov" w:date="2026-02-26T17:30:00Z">
              <w:rPr>
                <w:noProof/>
                <w:color w:val="000000" w:themeColor="text1"/>
              </w:rPr>
            </w:rPrChange>
          </w:rPr>
        </w:r>
        <w:r w:rsidR="004F30EB" w:rsidRPr="00626646" w:rsidDel="00B35BD9">
          <w:rPr>
            <w:noProof/>
            <w:color w:val="000000" w:themeColor="text1"/>
            <w:rPrChange w:id="491" w:author="Vasy Medov" w:date="2026-02-26T17:30:00Z">
              <w:rPr>
                <w:noProof/>
              </w:rPr>
            </w:rPrChange>
          </w:rPr>
          <w:fldChar w:fldCharType="separate"/>
        </w:r>
        <w:r w:rsidR="00F33D2A" w:rsidRPr="00626646" w:rsidDel="00B35BD9">
          <w:rPr>
            <w:noProof/>
            <w:color w:val="000000" w:themeColor="text1"/>
            <w:rPrChange w:id="492" w:author="Vasy Medov" w:date="2026-02-26T17:30:00Z">
              <w:rPr>
                <w:noProof/>
              </w:rPr>
            </w:rPrChange>
          </w:rPr>
          <w:delText>2</w:delText>
        </w:r>
        <w:r w:rsidR="004F30EB" w:rsidRPr="00626646" w:rsidDel="00B35BD9">
          <w:rPr>
            <w:noProof/>
            <w:color w:val="000000" w:themeColor="text1"/>
            <w:rPrChange w:id="493" w:author="Vasy Medov" w:date="2026-02-26T17:30:00Z">
              <w:rPr>
                <w:noProof/>
              </w:rPr>
            </w:rPrChange>
          </w:rPr>
          <w:fldChar w:fldCharType="end"/>
        </w:r>
      </w:del>
    </w:p>
    <w:p w14:paraId="152ECE70" w14:textId="336A1E61" w:rsidR="0026483C" w:rsidRPr="00626646" w:rsidDel="00B35BD9" w:rsidRDefault="0026483C">
      <w:pPr>
        <w:pStyle w:val="21"/>
        <w:tabs>
          <w:tab w:val="left" w:pos="960"/>
        </w:tabs>
        <w:rPr>
          <w:del w:id="494" w:author="Vasy Medov" w:date="2026-02-24T19:55:00Z"/>
          <w:rFonts w:asciiTheme="minorHAnsi" w:eastAsiaTheme="minorEastAsia" w:hAnsiTheme="minorHAnsi" w:cstheme="minorBidi"/>
          <w:noProof/>
          <w:color w:val="000000" w:themeColor="text1"/>
          <w:szCs w:val="22"/>
          <w:rPrChange w:id="495" w:author="Vasy Medov" w:date="2026-02-26T17:30:00Z">
            <w:rPr>
              <w:del w:id="496" w:author="Vasy Medov" w:date="2026-02-24T19:55:00Z"/>
              <w:rFonts w:asciiTheme="minorHAnsi" w:eastAsiaTheme="minorEastAsia" w:hAnsiTheme="minorHAnsi" w:cstheme="minorBidi"/>
              <w:noProof/>
              <w:szCs w:val="22"/>
            </w:rPr>
          </w:rPrChange>
        </w:rPr>
      </w:pPr>
      <w:del w:id="497" w:author="Vasy Medov" w:date="2026-02-24T19:55:00Z">
        <w:r w:rsidRPr="00626646" w:rsidDel="00B35BD9">
          <w:rPr>
            <w:noProof/>
            <w:color w:val="000000" w:themeColor="text1"/>
            <w:rPrChange w:id="498" w:author="Vasy Medov" w:date="2026-02-26T17:30:00Z">
              <w:rPr>
                <w:noProof/>
              </w:rPr>
            </w:rPrChange>
          </w:rPr>
          <w:delText>6.4</w:delText>
        </w:r>
        <w:r w:rsidRPr="00626646" w:rsidDel="00B35BD9">
          <w:rPr>
            <w:rFonts w:asciiTheme="minorHAnsi" w:eastAsiaTheme="minorEastAsia" w:hAnsiTheme="minorHAnsi" w:cstheme="minorBidi"/>
            <w:noProof/>
            <w:color w:val="000000" w:themeColor="text1"/>
            <w:szCs w:val="22"/>
            <w:rPrChange w:id="499"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500" w:author="Vasy Medov" w:date="2026-02-26T17:30:00Z">
              <w:rPr>
                <w:noProof/>
              </w:rPr>
            </w:rPrChange>
          </w:rPr>
          <w:delText>Safety</w:delText>
        </w:r>
        <w:r w:rsidRPr="00626646" w:rsidDel="00B35BD9">
          <w:rPr>
            <w:noProof/>
            <w:color w:val="000000" w:themeColor="text1"/>
            <w:rPrChange w:id="501" w:author="Vasy Medov" w:date="2026-02-26T17:30:00Z">
              <w:rPr>
                <w:noProof/>
              </w:rPr>
            </w:rPrChange>
          </w:rPr>
          <w:tab/>
        </w:r>
        <w:r w:rsidR="004F30EB" w:rsidRPr="00626646" w:rsidDel="00B35BD9">
          <w:rPr>
            <w:noProof/>
            <w:color w:val="000000" w:themeColor="text1"/>
            <w:rPrChange w:id="502" w:author="Vasy Medov" w:date="2026-02-26T17:30:00Z">
              <w:rPr>
                <w:noProof/>
              </w:rPr>
            </w:rPrChange>
          </w:rPr>
          <w:fldChar w:fldCharType="begin"/>
        </w:r>
        <w:r w:rsidRPr="00626646" w:rsidDel="00B35BD9">
          <w:rPr>
            <w:noProof/>
            <w:color w:val="000000" w:themeColor="text1"/>
            <w:rPrChange w:id="503" w:author="Vasy Medov" w:date="2026-02-26T17:30:00Z">
              <w:rPr>
                <w:noProof/>
              </w:rPr>
            </w:rPrChange>
          </w:rPr>
          <w:delInstrText xml:space="preserve"> PAGEREF _Toc352609409 \h </w:delInstrText>
        </w:r>
        <w:r w:rsidR="004F30EB" w:rsidRPr="00626646" w:rsidDel="00B35BD9">
          <w:rPr>
            <w:noProof/>
            <w:color w:val="000000" w:themeColor="text1"/>
            <w:rPrChange w:id="504" w:author="Vasy Medov" w:date="2026-02-26T17:30:00Z">
              <w:rPr>
                <w:noProof/>
                <w:color w:val="000000" w:themeColor="text1"/>
              </w:rPr>
            </w:rPrChange>
          </w:rPr>
        </w:r>
        <w:r w:rsidR="004F30EB" w:rsidRPr="00626646" w:rsidDel="00B35BD9">
          <w:rPr>
            <w:noProof/>
            <w:color w:val="000000" w:themeColor="text1"/>
            <w:rPrChange w:id="505" w:author="Vasy Medov" w:date="2026-02-26T17:30:00Z">
              <w:rPr>
                <w:noProof/>
              </w:rPr>
            </w:rPrChange>
          </w:rPr>
          <w:fldChar w:fldCharType="separate"/>
        </w:r>
        <w:r w:rsidR="00F33D2A" w:rsidRPr="00626646" w:rsidDel="00B35BD9">
          <w:rPr>
            <w:noProof/>
            <w:color w:val="000000" w:themeColor="text1"/>
            <w:rPrChange w:id="506" w:author="Vasy Medov" w:date="2026-02-26T17:30:00Z">
              <w:rPr>
                <w:noProof/>
              </w:rPr>
            </w:rPrChange>
          </w:rPr>
          <w:delText>2</w:delText>
        </w:r>
        <w:r w:rsidR="004F30EB" w:rsidRPr="00626646" w:rsidDel="00B35BD9">
          <w:rPr>
            <w:noProof/>
            <w:color w:val="000000" w:themeColor="text1"/>
            <w:rPrChange w:id="507" w:author="Vasy Medov" w:date="2026-02-26T17:30:00Z">
              <w:rPr>
                <w:noProof/>
              </w:rPr>
            </w:rPrChange>
          </w:rPr>
          <w:fldChar w:fldCharType="end"/>
        </w:r>
      </w:del>
    </w:p>
    <w:p w14:paraId="3FB26B57" w14:textId="26719B06" w:rsidR="0026483C" w:rsidRPr="00626646" w:rsidDel="00B35BD9" w:rsidRDefault="0026483C">
      <w:pPr>
        <w:pStyle w:val="21"/>
        <w:tabs>
          <w:tab w:val="left" w:pos="960"/>
        </w:tabs>
        <w:rPr>
          <w:del w:id="508" w:author="Vasy Medov" w:date="2026-02-24T19:55:00Z"/>
          <w:rFonts w:asciiTheme="minorHAnsi" w:eastAsiaTheme="minorEastAsia" w:hAnsiTheme="minorHAnsi" w:cstheme="minorBidi"/>
          <w:noProof/>
          <w:color w:val="000000" w:themeColor="text1"/>
          <w:szCs w:val="22"/>
          <w:rPrChange w:id="509" w:author="Vasy Medov" w:date="2026-02-26T17:30:00Z">
            <w:rPr>
              <w:del w:id="510" w:author="Vasy Medov" w:date="2026-02-24T19:55:00Z"/>
              <w:rFonts w:asciiTheme="minorHAnsi" w:eastAsiaTheme="minorEastAsia" w:hAnsiTheme="minorHAnsi" w:cstheme="minorBidi"/>
              <w:noProof/>
              <w:szCs w:val="22"/>
            </w:rPr>
          </w:rPrChange>
        </w:rPr>
      </w:pPr>
      <w:del w:id="511" w:author="Vasy Medov" w:date="2026-02-24T19:55:00Z">
        <w:r w:rsidRPr="00626646" w:rsidDel="00B35BD9">
          <w:rPr>
            <w:noProof/>
            <w:color w:val="000000" w:themeColor="text1"/>
            <w:rPrChange w:id="512" w:author="Vasy Medov" w:date="2026-02-26T17:30:00Z">
              <w:rPr>
                <w:noProof/>
              </w:rPr>
            </w:rPrChange>
          </w:rPr>
          <w:delText>6.5</w:delText>
        </w:r>
        <w:r w:rsidRPr="00626646" w:rsidDel="00B35BD9">
          <w:rPr>
            <w:rFonts w:asciiTheme="minorHAnsi" w:eastAsiaTheme="minorEastAsia" w:hAnsiTheme="minorHAnsi" w:cstheme="minorBidi"/>
            <w:noProof/>
            <w:color w:val="000000" w:themeColor="text1"/>
            <w:szCs w:val="22"/>
            <w:rPrChange w:id="513"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514" w:author="Vasy Medov" w:date="2026-02-26T17:30:00Z">
              <w:rPr>
                <w:noProof/>
              </w:rPr>
            </w:rPrChange>
          </w:rPr>
          <w:delText>[Others as relevant]</w:delText>
        </w:r>
        <w:r w:rsidRPr="00626646" w:rsidDel="00B35BD9">
          <w:rPr>
            <w:noProof/>
            <w:color w:val="000000" w:themeColor="text1"/>
            <w:rPrChange w:id="515" w:author="Vasy Medov" w:date="2026-02-26T17:30:00Z">
              <w:rPr>
                <w:noProof/>
              </w:rPr>
            </w:rPrChange>
          </w:rPr>
          <w:tab/>
        </w:r>
        <w:r w:rsidR="004F30EB" w:rsidRPr="00626646" w:rsidDel="00B35BD9">
          <w:rPr>
            <w:noProof/>
            <w:color w:val="000000" w:themeColor="text1"/>
            <w:rPrChange w:id="516" w:author="Vasy Medov" w:date="2026-02-26T17:30:00Z">
              <w:rPr>
                <w:noProof/>
              </w:rPr>
            </w:rPrChange>
          </w:rPr>
          <w:fldChar w:fldCharType="begin"/>
        </w:r>
        <w:r w:rsidRPr="00626646" w:rsidDel="00B35BD9">
          <w:rPr>
            <w:noProof/>
            <w:color w:val="000000" w:themeColor="text1"/>
            <w:rPrChange w:id="517" w:author="Vasy Medov" w:date="2026-02-26T17:30:00Z">
              <w:rPr>
                <w:noProof/>
              </w:rPr>
            </w:rPrChange>
          </w:rPr>
          <w:delInstrText xml:space="preserve"> PAGEREF _Toc352609410 \h </w:delInstrText>
        </w:r>
        <w:r w:rsidR="004F30EB" w:rsidRPr="00626646" w:rsidDel="00B35BD9">
          <w:rPr>
            <w:noProof/>
            <w:color w:val="000000" w:themeColor="text1"/>
            <w:rPrChange w:id="518" w:author="Vasy Medov" w:date="2026-02-26T17:30:00Z">
              <w:rPr>
                <w:noProof/>
                <w:color w:val="000000" w:themeColor="text1"/>
              </w:rPr>
            </w:rPrChange>
          </w:rPr>
        </w:r>
        <w:r w:rsidR="004F30EB" w:rsidRPr="00626646" w:rsidDel="00B35BD9">
          <w:rPr>
            <w:noProof/>
            <w:color w:val="000000" w:themeColor="text1"/>
            <w:rPrChange w:id="519" w:author="Vasy Medov" w:date="2026-02-26T17:30:00Z">
              <w:rPr>
                <w:noProof/>
              </w:rPr>
            </w:rPrChange>
          </w:rPr>
          <w:fldChar w:fldCharType="separate"/>
        </w:r>
        <w:r w:rsidR="00F33D2A" w:rsidRPr="00626646" w:rsidDel="00B35BD9">
          <w:rPr>
            <w:noProof/>
            <w:color w:val="000000" w:themeColor="text1"/>
            <w:rPrChange w:id="520" w:author="Vasy Medov" w:date="2026-02-26T17:30:00Z">
              <w:rPr>
                <w:noProof/>
              </w:rPr>
            </w:rPrChange>
          </w:rPr>
          <w:delText>2</w:delText>
        </w:r>
        <w:r w:rsidR="004F30EB" w:rsidRPr="00626646" w:rsidDel="00B35BD9">
          <w:rPr>
            <w:noProof/>
            <w:color w:val="000000" w:themeColor="text1"/>
            <w:rPrChange w:id="521" w:author="Vasy Medov" w:date="2026-02-26T17:30:00Z">
              <w:rPr>
                <w:noProof/>
              </w:rPr>
            </w:rPrChange>
          </w:rPr>
          <w:fldChar w:fldCharType="end"/>
        </w:r>
      </w:del>
    </w:p>
    <w:p w14:paraId="3ACCBB7A" w14:textId="1C88B016" w:rsidR="0026483C" w:rsidRPr="00626646" w:rsidDel="00B35BD9" w:rsidRDefault="0026483C">
      <w:pPr>
        <w:pStyle w:val="11"/>
        <w:rPr>
          <w:del w:id="522" w:author="Vasy Medov" w:date="2026-02-24T19:55:00Z"/>
          <w:rFonts w:asciiTheme="minorHAnsi" w:eastAsiaTheme="minorEastAsia" w:hAnsiTheme="minorHAnsi" w:cstheme="minorBidi"/>
          <w:b w:val="0"/>
          <w:color w:val="000000" w:themeColor="text1"/>
          <w:sz w:val="22"/>
          <w:szCs w:val="22"/>
          <w:rPrChange w:id="523" w:author="Vasy Medov" w:date="2026-02-26T17:30:00Z">
            <w:rPr>
              <w:del w:id="524" w:author="Vasy Medov" w:date="2026-02-24T19:55:00Z"/>
              <w:rFonts w:asciiTheme="minorHAnsi" w:eastAsiaTheme="minorEastAsia" w:hAnsiTheme="minorHAnsi" w:cstheme="minorBidi"/>
              <w:b w:val="0"/>
              <w:sz w:val="22"/>
              <w:szCs w:val="22"/>
            </w:rPr>
          </w:rPrChange>
        </w:rPr>
      </w:pPr>
      <w:del w:id="525" w:author="Vasy Medov" w:date="2026-02-24T19:55:00Z">
        <w:r w:rsidRPr="00626646" w:rsidDel="00B35BD9">
          <w:rPr>
            <w:color w:val="000000" w:themeColor="text1"/>
            <w:rPrChange w:id="526" w:author="Vasy Medov" w:date="2026-02-26T17:30:00Z">
              <w:rPr/>
            </w:rPrChange>
          </w:rPr>
          <w:delText>7.</w:delText>
        </w:r>
        <w:r w:rsidRPr="00626646" w:rsidDel="00B35BD9">
          <w:rPr>
            <w:rFonts w:asciiTheme="minorHAnsi" w:eastAsiaTheme="minorEastAsia" w:hAnsiTheme="minorHAnsi" w:cstheme="minorBidi"/>
            <w:b w:val="0"/>
            <w:color w:val="000000" w:themeColor="text1"/>
            <w:sz w:val="22"/>
            <w:szCs w:val="22"/>
            <w:rPrChange w:id="527" w:author="Vasy Medov" w:date="2026-02-26T17:30:00Z">
              <w:rPr>
                <w:rFonts w:asciiTheme="minorHAnsi" w:eastAsiaTheme="minorEastAsia" w:hAnsiTheme="minorHAnsi" w:cstheme="minorBidi"/>
                <w:b w:val="0"/>
                <w:sz w:val="22"/>
                <w:szCs w:val="22"/>
              </w:rPr>
            </w:rPrChange>
          </w:rPr>
          <w:tab/>
        </w:r>
        <w:r w:rsidRPr="00626646" w:rsidDel="00B35BD9">
          <w:rPr>
            <w:color w:val="000000" w:themeColor="text1"/>
            <w:rPrChange w:id="528" w:author="Vasy Medov" w:date="2026-02-26T17:30:00Z">
              <w:rPr/>
            </w:rPrChange>
          </w:rPr>
          <w:delText>Internationalization and Localization Requirements</w:delText>
        </w:r>
        <w:r w:rsidRPr="00626646" w:rsidDel="00B35BD9">
          <w:rPr>
            <w:color w:val="000000" w:themeColor="text1"/>
            <w:rPrChange w:id="529" w:author="Vasy Medov" w:date="2026-02-26T17:30:00Z">
              <w:rPr/>
            </w:rPrChange>
          </w:rPr>
          <w:tab/>
        </w:r>
        <w:r w:rsidR="004F30EB" w:rsidRPr="00626646" w:rsidDel="00B35BD9">
          <w:rPr>
            <w:b w:val="0"/>
            <w:color w:val="000000" w:themeColor="text1"/>
            <w:rPrChange w:id="530" w:author="Vasy Medov" w:date="2026-02-26T17:30:00Z">
              <w:rPr>
                <w:b w:val="0"/>
              </w:rPr>
            </w:rPrChange>
          </w:rPr>
          <w:fldChar w:fldCharType="begin"/>
        </w:r>
        <w:r w:rsidRPr="00626646" w:rsidDel="00B35BD9">
          <w:rPr>
            <w:color w:val="000000" w:themeColor="text1"/>
            <w:rPrChange w:id="531" w:author="Vasy Medov" w:date="2026-02-26T17:30:00Z">
              <w:rPr/>
            </w:rPrChange>
          </w:rPr>
          <w:delInstrText xml:space="preserve"> PAGEREF _Toc352609411 \h </w:delInstrText>
        </w:r>
        <w:r w:rsidR="004F30EB" w:rsidRPr="00626646" w:rsidDel="00B35BD9">
          <w:rPr>
            <w:b w:val="0"/>
            <w:color w:val="000000" w:themeColor="text1"/>
            <w:rPrChange w:id="532" w:author="Vasy Medov" w:date="2026-02-26T17:30:00Z">
              <w:rPr>
                <w:b w:val="0"/>
                <w:color w:val="000000" w:themeColor="text1"/>
              </w:rPr>
            </w:rPrChange>
          </w:rPr>
        </w:r>
        <w:r w:rsidR="004F30EB" w:rsidRPr="00626646" w:rsidDel="00B35BD9">
          <w:rPr>
            <w:b w:val="0"/>
            <w:color w:val="000000" w:themeColor="text1"/>
            <w:rPrChange w:id="533" w:author="Vasy Medov" w:date="2026-02-26T17:30:00Z">
              <w:rPr>
                <w:b w:val="0"/>
              </w:rPr>
            </w:rPrChange>
          </w:rPr>
          <w:fldChar w:fldCharType="separate"/>
        </w:r>
        <w:r w:rsidR="00F33D2A" w:rsidRPr="00626646" w:rsidDel="00B35BD9">
          <w:rPr>
            <w:color w:val="000000" w:themeColor="text1"/>
            <w:rPrChange w:id="534" w:author="Vasy Medov" w:date="2026-02-26T17:30:00Z">
              <w:rPr/>
            </w:rPrChange>
          </w:rPr>
          <w:delText>2</w:delText>
        </w:r>
        <w:r w:rsidR="004F30EB" w:rsidRPr="00626646" w:rsidDel="00B35BD9">
          <w:rPr>
            <w:b w:val="0"/>
            <w:color w:val="000000" w:themeColor="text1"/>
            <w:rPrChange w:id="535" w:author="Vasy Medov" w:date="2026-02-26T17:30:00Z">
              <w:rPr>
                <w:b w:val="0"/>
              </w:rPr>
            </w:rPrChange>
          </w:rPr>
          <w:fldChar w:fldCharType="end"/>
        </w:r>
      </w:del>
    </w:p>
    <w:p w14:paraId="5B410D1D" w14:textId="29D0DAB7" w:rsidR="0026483C" w:rsidRPr="00626646" w:rsidDel="00B35BD9" w:rsidRDefault="0026483C">
      <w:pPr>
        <w:pStyle w:val="11"/>
        <w:rPr>
          <w:del w:id="536" w:author="Vasy Medov" w:date="2026-02-24T19:55:00Z"/>
          <w:rFonts w:asciiTheme="minorHAnsi" w:eastAsiaTheme="minorEastAsia" w:hAnsiTheme="minorHAnsi" w:cstheme="minorBidi"/>
          <w:b w:val="0"/>
          <w:color w:val="000000" w:themeColor="text1"/>
          <w:sz w:val="22"/>
          <w:szCs w:val="22"/>
          <w:rPrChange w:id="537" w:author="Vasy Medov" w:date="2026-02-26T17:30:00Z">
            <w:rPr>
              <w:del w:id="538" w:author="Vasy Medov" w:date="2026-02-24T19:55:00Z"/>
              <w:rFonts w:asciiTheme="minorHAnsi" w:eastAsiaTheme="minorEastAsia" w:hAnsiTheme="minorHAnsi" w:cstheme="minorBidi"/>
              <w:b w:val="0"/>
              <w:sz w:val="22"/>
              <w:szCs w:val="22"/>
            </w:rPr>
          </w:rPrChange>
        </w:rPr>
      </w:pPr>
      <w:del w:id="539" w:author="Vasy Medov" w:date="2026-02-24T19:55:00Z">
        <w:r w:rsidRPr="00626646" w:rsidDel="00B35BD9">
          <w:rPr>
            <w:color w:val="000000" w:themeColor="text1"/>
            <w:rPrChange w:id="540" w:author="Vasy Medov" w:date="2026-02-26T17:30:00Z">
              <w:rPr/>
            </w:rPrChange>
          </w:rPr>
          <w:delText>8.</w:delText>
        </w:r>
        <w:r w:rsidRPr="00626646" w:rsidDel="00B35BD9">
          <w:rPr>
            <w:rFonts w:asciiTheme="minorHAnsi" w:eastAsiaTheme="minorEastAsia" w:hAnsiTheme="minorHAnsi" w:cstheme="minorBidi"/>
            <w:b w:val="0"/>
            <w:color w:val="000000" w:themeColor="text1"/>
            <w:sz w:val="22"/>
            <w:szCs w:val="22"/>
            <w:rPrChange w:id="541" w:author="Vasy Medov" w:date="2026-02-26T17:30:00Z">
              <w:rPr>
                <w:rFonts w:asciiTheme="minorHAnsi" w:eastAsiaTheme="minorEastAsia" w:hAnsiTheme="minorHAnsi" w:cstheme="minorBidi"/>
                <w:b w:val="0"/>
                <w:sz w:val="22"/>
                <w:szCs w:val="22"/>
              </w:rPr>
            </w:rPrChange>
          </w:rPr>
          <w:tab/>
        </w:r>
        <w:r w:rsidRPr="00626646" w:rsidDel="00B35BD9">
          <w:rPr>
            <w:color w:val="000000" w:themeColor="text1"/>
            <w:rPrChange w:id="542" w:author="Vasy Medov" w:date="2026-02-26T17:30:00Z">
              <w:rPr/>
            </w:rPrChange>
          </w:rPr>
          <w:delText>Other Requirements</w:delText>
        </w:r>
        <w:r w:rsidRPr="00626646" w:rsidDel="00B35BD9">
          <w:rPr>
            <w:color w:val="000000" w:themeColor="text1"/>
            <w:rPrChange w:id="543" w:author="Vasy Medov" w:date="2026-02-26T17:30:00Z">
              <w:rPr/>
            </w:rPrChange>
          </w:rPr>
          <w:tab/>
        </w:r>
        <w:r w:rsidR="004F30EB" w:rsidRPr="00626646" w:rsidDel="00B35BD9">
          <w:rPr>
            <w:b w:val="0"/>
            <w:color w:val="000000" w:themeColor="text1"/>
            <w:rPrChange w:id="544" w:author="Vasy Medov" w:date="2026-02-26T17:30:00Z">
              <w:rPr>
                <w:b w:val="0"/>
              </w:rPr>
            </w:rPrChange>
          </w:rPr>
          <w:fldChar w:fldCharType="begin"/>
        </w:r>
        <w:r w:rsidRPr="00626646" w:rsidDel="00B35BD9">
          <w:rPr>
            <w:color w:val="000000" w:themeColor="text1"/>
            <w:rPrChange w:id="545" w:author="Vasy Medov" w:date="2026-02-26T17:30:00Z">
              <w:rPr/>
            </w:rPrChange>
          </w:rPr>
          <w:delInstrText xml:space="preserve"> PAGEREF _Toc352609412 \h </w:delInstrText>
        </w:r>
        <w:r w:rsidR="004F30EB" w:rsidRPr="00626646" w:rsidDel="00B35BD9">
          <w:rPr>
            <w:b w:val="0"/>
            <w:color w:val="000000" w:themeColor="text1"/>
            <w:rPrChange w:id="546" w:author="Vasy Medov" w:date="2026-02-26T17:30:00Z">
              <w:rPr>
                <w:b w:val="0"/>
                <w:color w:val="000000" w:themeColor="text1"/>
              </w:rPr>
            </w:rPrChange>
          </w:rPr>
        </w:r>
        <w:r w:rsidR="004F30EB" w:rsidRPr="00626646" w:rsidDel="00B35BD9">
          <w:rPr>
            <w:b w:val="0"/>
            <w:color w:val="000000" w:themeColor="text1"/>
            <w:rPrChange w:id="547" w:author="Vasy Medov" w:date="2026-02-26T17:30:00Z">
              <w:rPr>
                <w:b w:val="0"/>
              </w:rPr>
            </w:rPrChange>
          </w:rPr>
          <w:fldChar w:fldCharType="separate"/>
        </w:r>
        <w:r w:rsidR="00F33D2A" w:rsidRPr="00626646" w:rsidDel="00B35BD9">
          <w:rPr>
            <w:color w:val="000000" w:themeColor="text1"/>
            <w:rPrChange w:id="548" w:author="Vasy Medov" w:date="2026-02-26T17:30:00Z">
              <w:rPr/>
            </w:rPrChange>
          </w:rPr>
          <w:delText>2</w:delText>
        </w:r>
        <w:r w:rsidR="004F30EB" w:rsidRPr="00626646" w:rsidDel="00B35BD9">
          <w:rPr>
            <w:b w:val="0"/>
            <w:color w:val="000000" w:themeColor="text1"/>
            <w:rPrChange w:id="549" w:author="Vasy Medov" w:date="2026-02-26T17:30:00Z">
              <w:rPr>
                <w:b w:val="0"/>
              </w:rPr>
            </w:rPrChange>
          </w:rPr>
          <w:fldChar w:fldCharType="end"/>
        </w:r>
      </w:del>
    </w:p>
    <w:p w14:paraId="69A0EA8C" w14:textId="5CFAF5D0" w:rsidR="0026483C" w:rsidRPr="00626646" w:rsidDel="00B35BD9" w:rsidRDefault="0026483C">
      <w:pPr>
        <w:pStyle w:val="11"/>
        <w:rPr>
          <w:del w:id="550" w:author="Vasy Medov" w:date="2026-02-24T19:55:00Z"/>
          <w:rFonts w:asciiTheme="minorHAnsi" w:eastAsiaTheme="minorEastAsia" w:hAnsiTheme="minorHAnsi" w:cstheme="minorBidi"/>
          <w:b w:val="0"/>
          <w:color w:val="000000" w:themeColor="text1"/>
          <w:sz w:val="22"/>
          <w:szCs w:val="22"/>
          <w:rPrChange w:id="551" w:author="Vasy Medov" w:date="2026-02-26T17:30:00Z">
            <w:rPr>
              <w:del w:id="552" w:author="Vasy Medov" w:date="2026-02-24T19:55:00Z"/>
              <w:rFonts w:asciiTheme="minorHAnsi" w:eastAsiaTheme="minorEastAsia" w:hAnsiTheme="minorHAnsi" w:cstheme="minorBidi"/>
              <w:b w:val="0"/>
              <w:sz w:val="22"/>
              <w:szCs w:val="22"/>
            </w:rPr>
          </w:rPrChange>
        </w:rPr>
      </w:pPr>
      <w:del w:id="553" w:author="Vasy Medov" w:date="2026-02-24T19:55:00Z">
        <w:r w:rsidRPr="00626646" w:rsidDel="00B35BD9">
          <w:rPr>
            <w:color w:val="000000" w:themeColor="text1"/>
            <w:rPrChange w:id="554" w:author="Vasy Medov" w:date="2026-02-26T17:30:00Z">
              <w:rPr/>
            </w:rPrChange>
          </w:rPr>
          <w:delText>Appendix A: Glossary</w:delText>
        </w:r>
        <w:r w:rsidRPr="00626646" w:rsidDel="00B35BD9">
          <w:rPr>
            <w:color w:val="000000" w:themeColor="text1"/>
            <w:rPrChange w:id="555" w:author="Vasy Medov" w:date="2026-02-26T17:30:00Z">
              <w:rPr/>
            </w:rPrChange>
          </w:rPr>
          <w:tab/>
        </w:r>
        <w:r w:rsidR="004F30EB" w:rsidRPr="00626646" w:rsidDel="00B35BD9">
          <w:rPr>
            <w:b w:val="0"/>
            <w:color w:val="000000" w:themeColor="text1"/>
            <w:rPrChange w:id="556" w:author="Vasy Medov" w:date="2026-02-26T17:30:00Z">
              <w:rPr>
                <w:b w:val="0"/>
              </w:rPr>
            </w:rPrChange>
          </w:rPr>
          <w:fldChar w:fldCharType="begin"/>
        </w:r>
        <w:r w:rsidRPr="00626646" w:rsidDel="00B35BD9">
          <w:rPr>
            <w:color w:val="000000" w:themeColor="text1"/>
            <w:rPrChange w:id="557" w:author="Vasy Medov" w:date="2026-02-26T17:30:00Z">
              <w:rPr/>
            </w:rPrChange>
          </w:rPr>
          <w:delInstrText xml:space="preserve"> PAGEREF _Toc352609413 \h </w:delInstrText>
        </w:r>
        <w:r w:rsidR="004F30EB" w:rsidRPr="00626646" w:rsidDel="00B35BD9">
          <w:rPr>
            <w:b w:val="0"/>
            <w:color w:val="000000" w:themeColor="text1"/>
            <w:rPrChange w:id="558" w:author="Vasy Medov" w:date="2026-02-26T17:30:00Z">
              <w:rPr>
                <w:b w:val="0"/>
                <w:color w:val="000000" w:themeColor="text1"/>
              </w:rPr>
            </w:rPrChange>
          </w:rPr>
        </w:r>
        <w:r w:rsidR="004F30EB" w:rsidRPr="00626646" w:rsidDel="00B35BD9">
          <w:rPr>
            <w:b w:val="0"/>
            <w:color w:val="000000" w:themeColor="text1"/>
            <w:rPrChange w:id="559" w:author="Vasy Medov" w:date="2026-02-26T17:30:00Z">
              <w:rPr>
                <w:b w:val="0"/>
              </w:rPr>
            </w:rPrChange>
          </w:rPr>
          <w:fldChar w:fldCharType="separate"/>
        </w:r>
        <w:r w:rsidR="00F33D2A" w:rsidRPr="00626646" w:rsidDel="00B35BD9">
          <w:rPr>
            <w:color w:val="000000" w:themeColor="text1"/>
            <w:rPrChange w:id="560" w:author="Vasy Medov" w:date="2026-02-26T17:30:00Z">
              <w:rPr/>
            </w:rPrChange>
          </w:rPr>
          <w:delText>2</w:delText>
        </w:r>
        <w:r w:rsidR="004F30EB" w:rsidRPr="00626646" w:rsidDel="00B35BD9">
          <w:rPr>
            <w:b w:val="0"/>
            <w:color w:val="000000" w:themeColor="text1"/>
            <w:rPrChange w:id="561" w:author="Vasy Medov" w:date="2026-02-26T17:30:00Z">
              <w:rPr>
                <w:b w:val="0"/>
              </w:rPr>
            </w:rPrChange>
          </w:rPr>
          <w:fldChar w:fldCharType="end"/>
        </w:r>
      </w:del>
    </w:p>
    <w:p w14:paraId="5D52F4F8" w14:textId="7B3AF4BA" w:rsidR="0026483C" w:rsidRPr="00626646" w:rsidDel="00B35BD9" w:rsidRDefault="0026483C">
      <w:pPr>
        <w:pStyle w:val="11"/>
        <w:rPr>
          <w:del w:id="562" w:author="Vasy Medov" w:date="2026-02-24T19:55:00Z"/>
          <w:rFonts w:asciiTheme="minorHAnsi" w:eastAsiaTheme="minorEastAsia" w:hAnsiTheme="minorHAnsi" w:cstheme="minorBidi"/>
          <w:b w:val="0"/>
          <w:color w:val="000000" w:themeColor="text1"/>
          <w:sz w:val="22"/>
          <w:szCs w:val="22"/>
          <w:rPrChange w:id="563" w:author="Vasy Medov" w:date="2026-02-26T17:30:00Z">
            <w:rPr>
              <w:del w:id="564" w:author="Vasy Medov" w:date="2026-02-24T19:55:00Z"/>
              <w:rFonts w:asciiTheme="minorHAnsi" w:eastAsiaTheme="minorEastAsia" w:hAnsiTheme="minorHAnsi" w:cstheme="minorBidi"/>
              <w:b w:val="0"/>
              <w:sz w:val="22"/>
              <w:szCs w:val="22"/>
            </w:rPr>
          </w:rPrChange>
        </w:rPr>
      </w:pPr>
      <w:del w:id="565" w:author="Vasy Medov" w:date="2026-02-24T19:55:00Z">
        <w:r w:rsidRPr="00626646" w:rsidDel="00B35BD9">
          <w:rPr>
            <w:color w:val="000000" w:themeColor="text1"/>
            <w:rPrChange w:id="566" w:author="Vasy Medov" w:date="2026-02-26T17:30:00Z">
              <w:rPr/>
            </w:rPrChange>
          </w:rPr>
          <w:delText>Appendix B: Analysis Models</w:delText>
        </w:r>
        <w:r w:rsidRPr="00626646" w:rsidDel="00B35BD9">
          <w:rPr>
            <w:color w:val="000000" w:themeColor="text1"/>
            <w:rPrChange w:id="567" w:author="Vasy Medov" w:date="2026-02-26T17:30:00Z">
              <w:rPr/>
            </w:rPrChange>
          </w:rPr>
          <w:tab/>
        </w:r>
        <w:r w:rsidR="004F30EB" w:rsidRPr="00626646" w:rsidDel="00B35BD9">
          <w:rPr>
            <w:b w:val="0"/>
            <w:color w:val="000000" w:themeColor="text1"/>
            <w:rPrChange w:id="568" w:author="Vasy Medov" w:date="2026-02-26T17:30:00Z">
              <w:rPr>
                <w:b w:val="0"/>
              </w:rPr>
            </w:rPrChange>
          </w:rPr>
          <w:fldChar w:fldCharType="begin"/>
        </w:r>
        <w:r w:rsidRPr="00626646" w:rsidDel="00B35BD9">
          <w:rPr>
            <w:color w:val="000000" w:themeColor="text1"/>
            <w:rPrChange w:id="569" w:author="Vasy Medov" w:date="2026-02-26T17:30:00Z">
              <w:rPr/>
            </w:rPrChange>
          </w:rPr>
          <w:delInstrText xml:space="preserve"> PAGEREF _Toc352609414 \h </w:delInstrText>
        </w:r>
        <w:r w:rsidR="004F30EB" w:rsidRPr="00626646" w:rsidDel="00B35BD9">
          <w:rPr>
            <w:b w:val="0"/>
            <w:color w:val="000000" w:themeColor="text1"/>
            <w:rPrChange w:id="570" w:author="Vasy Medov" w:date="2026-02-26T17:30:00Z">
              <w:rPr>
                <w:b w:val="0"/>
                <w:color w:val="000000" w:themeColor="text1"/>
              </w:rPr>
            </w:rPrChange>
          </w:rPr>
        </w:r>
        <w:r w:rsidR="004F30EB" w:rsidRPr="00626646" w:rsidDel="00B35BD9">
          <w:rPr>
            <w:b w:val="0"/>
            <w:color w:val="000000" w:themeColor="text1"/>
            <w:rPrChange w:id="571" w:author="Vasy Medov" w:date="2026-02-26T17:30:00Z">
              <w:rPr>
                <w:b w:val="0"/>
              </w:rPr>
            </w:rPrChange>
          </w:rPr>
          <w:fldChar w:fldCharType="separate"/>
        </w:r>
        <w:r w:rsidR="00F33D2A" w:rsidRPr="00626646" w:rsidDel="00B35BD9">
          <w:rPr>
            <w:color w:val="000000" w:themeColor="text1"/>
            <w:rPrChange w:id="572" w:author="Vasy Medov" w:date="2026-02-26T17:30:00Z">
              <w:rPr/>
            </w:rPrChange>
          </w:rPr>
          <w:delText>2</w:delText>
        </w:r>
        <w:r w:rsidR="004F30EB" w:rsidRPr="00626646" w:rsidDel="00B35BD9">
          <w:rPr>
            <w:b w:val="0"/>
            <w:color w:val="000000" w:themeColor="text1"/>
            <w:rPrChange w:id="573" w:author="Vasy Medov" w:date="2026-02-26T17:30:00Z">
              <w:rPr>
                <w:b w:val="0"/>
              </w:rPr>
            </w:rPrChange>
          </w:rPr>
          <w:fldChar w:fldCharType="end"/>
        </w:r>
      </w:del>
    </w:p>
    <w:p w14:paraId="528CAE73" w14:textId="5DC771E2" w:rsidR="00310C4B" w:rsidRPr="00626646" w:rsidDel="00B35BD9" w:rsidRDefault="004F30EB">
      <w:pPr>
        <w:rPr>
          <w:del w:id="574" w:author="Vasy Medov" w:date="2026-02-24T19:55:00Z"/>
          <w:color w:val="000000" w:themeColor="text1"/>
          <w:rPrChange w:id="575" w:author="Vasy Medov" w:date="2026-02-26T17:30:00Z">
            <w:rPr>
              <w:del w:id="576" w:author="Vasy Medov" w:date="2026-02-24T19:55:00Z"/>
            </w:rPr>
          </w:rPrChange>
        </w:rPr>
      </w:pPr>
      <w:del w:id="577" w:author="Vasy Medov" w:date="2026-02-24T19:55:00Z">
        <w:r w:rsidRPr="00626646" w:rsidDel="00B35BD9">
          <w:rPr>
            <w:noProof/>
            <w:color w:val="000000" w:themeColor="text1"/>
            <w:rPrChange w:id="578" w:author="Vasy Medov" w:date="2026-02-26T17:30:00Z">
              <w:rPr>
                <w:noProof/>
              </w:rPr>
            </w:rPrChange>
          </w:rPr>
          <w:fldChar w:fldCharType="end"/>
        </w:r>
      </w:del>
    </w:p>
    <w:p w14:paraId="7A0D623E" w14:textId="4768E10A" w:rsidR="00310C4B" w:rsidRPr="00626646" w:rsidDel="00B35BD9" w:rsidRDefault="00310C4B">
      <w:pPr>
        <w:rPr>
          <w:del w:id="579" w:author="Vasy Medov" w:date="2026-02-24T19:55:00Z"/>
          <w:color w:val="000000" w:themeColor="text1"/>
          <w:rPrChange w:id="580" w:author="Vasy Medov" w:date="2026-02-26T17:30:00Z">
            <w:rPr>
              <w:del w:id="581" w:author="Vasy Medov" w:date="2026-02-24T19:55:00Z"/>
            </w:rPr>
          </w:rPrChange>
        </w:rPr>
      </w:pPr>
    </w:p>
    <w:p w14:paraId="6E7ED703" w14:textId="049825E8" w:rsidR="00310C4B" w:rsidRPr="00626646" w:rsidDel="00B35BD9" w:rsidRDefault="00310C4B">
      <w:pPr>
        <w:pStyle w:val="TOCEntry"/>
        <w:rPr>
          <w:del w:id="582" w:author="Vasy Medov" w:date="2026-02-24T19:55:00Z"/>
          <w:color w:val="000000" w:themeColor="text1"/>
          <w:rPrChange w:id="583" w:author="Vasy Medov" w:date="2026-02-26T17:30:00Z">
            <w:rPr>
              <w:del w:id="584" w:author="Vasy Medov" w:date="2026-02-24T19:55:00Z"/>
            </w:rPr>
          </w:rPrChange>
        </w:rPr>
      </w:pPr>
      <w:bookmarkStart w:id="585" w:name="_Toc352609380"/>
      <w:del w:id="586" w:author="Vasy Medov" w:date="2026-02-24T19:55:00Z">
        <w:r w:rsidRPr="00626646" w:rsidDel="00B35BD9">
          <w:rPr>
            <w:color w:val="000000" w:themeColor="text1"/>
            <w:rPrChange w:id="587" w:author="Vasy Medov" w:date="2026-02-26T17:30:00Z">
              <w:rPr/>
            </w:rPrChange>
          </w:rPr>
          <w:delText>Revision History</w:delText>
        </w:r>
        <w:bookmarkEnd w:id="585"/>
      </w:del>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310C4B" w:rsidRPr="00626646" w:rsidDel="00B35BD9" w14:paraId="4B6CC987" w14:textId="2B84AE34">
        <w:trPr>
          <w:del w:id="588" w:author="Vasy Medov" w:date="2026-02-24T19:55:00Z"/>
        </w:trPr>
        <w:tc>
          <w:tcPr>
            <w:tcW w:w="2160" w:type="dxa"/>
            <w:tcBorders>
              <w:top w:val="single" w:sz="12" w:space="0" w:color="auto"/>
              <w:bottom w:val="double" w:sz="12" w:space="0" w:color="auto"/>
            </w:tcBorders>
          </w:tcPr>
          <w:p w14:paraId="130B7CE9" w14:textId="13171249" w:rsidR="00310C4B" w:rsidRPr="00626646" w:rsidDel="00B35BD9" w:rsidRDefault="00310C4B" w:rsidP="00F33D2A">
            <w:pPr>
              <w:rPr>
                <w:del w:id="589" w:author="Vasy Medov" w:date="2026-02-24T19:55:00Z"/>
                <w:b/>
                <w:color w:val="000000" w:themeColor="text1"/>
                <w:rPrChange w:id="590" w:author="Vasy Medov" w:date="2026-02-26T17:30:00Z">
                  <w:rPr>
                    <w:del w:id="591" w:author="Vasy Medov" w:date="2026-02-24T19:55:00Z"/>
                    <w:b/>
                  </w:rPr>
                </w:rPrChange>
              </w:rPr>
            </w:pPr>
            <w:del w:id="592" w:author="Vasy Medov" w:date="2026-02-24T19:55:00Z">
              <w:r w:rsidRPr="00626646" w:rsidDel="00B35BD9">
                <w:rPr>
                  <w:b/>
                  <w:color w:val="000000" w:themeColor="text1"/>
                  <w:rPrChange w:id="593" w:author="Vasy Medov" w:date="2026-02-26T17:30:00Z">
                    <w:rPr>
                      <w:b/>
                    </w:rPr>
                  </w:rPrChange>
                </w:rPr>
                <w:delText>Name</w:delText>
              </w:r>
            </w:del>
          </w:p>
        </w:tc>
        <w:tc>
          <w:tcPr>
            <w:tcW w:w="1170" w:type="dxa"/>
            <w:tcBorders>
              <w:top w:val="single" w:sz="12" w:space="0" w:color="auto"/>
              <w:bottom w:val="double" w:sz="12" w:space="0" w:color="auto"/>
            </w:tcBorders>
          </w:tcPr>
          <w:p w14:paraId="3AC3C2FF" w14:textId="6B47FFF1" w:rsidR="00310C4B" w:rsidRPr="00626646" w:rsidDel="00B35BD9" w:rsidRDefault="00310C4B" w:rsidP="00F33D2A">
            <w:pPr>
              <w:rPr>
                <w:del w:id="594" w:author="Vasy Medov" w:date="2026-02-24T19:55:00Z"/>
                <w:b/>
                <w:color w:val="000000" w:themeColor="text1"/>
                <w:rPrChange w:id="595" w:author="Vasy Medov" w:date="2026-02-26T17:30:00Z">
                  <w:rPr>
                    <w:del w:id="596" w:author="Vasy Medov" w:date="2026-02-24T19:55:00Z"/>
                    <w:b/>
                  </w:rPr>
                </w:rPrChange>
              </w:rPr>
            </w:pPr>
            <w:del w:id="597" w:author="Vasy Medov" w:date="2026-02-24T19:55:00Z">
              <w:r w:rsidRPr="00626646" w:rsidDel="00B35BD9">
                <w:rPr>
                  <w:b/>
                  <w:color w:val="000000" w:themeColor="text1"/>
                  <w:rPrChange w:id="598" w:author="Vasy Medov" w:date="2026-02-26T17:30:00Z">
                    <w:rPr>
                      <w:b/>
                    </w:rPr>
                  </w:rPrChange>
                </w:rPr>
                <w:delText>Date</w:delText>
              </w:r>
            </w:del>
          </w:p>
        </w:tc>
        <w:tc>
          <w:tcPr>
            <w:tcW w:w="4954" w:type="dxa"/>
            <w:tcBorders>
              <w:top w:val="single" w:sz="12" w:space="0" w:color="auto"/>
              <w:bottom w:val="double" w:sz="12" w:space="0" w:color="auto"/>
            </w:tcBorders>
          </w:tcPr>
          <w:p w14:paraId="031C8E00" w14:textId="65EC2DF8" w:rsidR="00310C4B" w:rsidRPr="00626646" w:rsidDel="00B35BD9" w:rsidRDefault="00310C4B" w:rsidP="00F33D2A">
            <w:pPr>
              <w:rPr>
                <w:del w:id="599" w:author="Vasy Medov" w:date="2026-02-24T19:55:00Z"/>
                <w:b/>
                <w:color w:val="000000" w:themeColor="text1"/>
                <w:rPrChange w:id="600" w:author="Vasy Medov" w:date="2026-02-26T17:30:00Z">
                  <w:rPr>
                    <w:del w:id="601" w:author="Vasy Medov" w:date="2026-02-24T19:55:00Z"/>
                    <w:b/>
                  </w:rPr>
                </w:rPrChange>
              </w:rPr>
            </w:pPr>
            <w:del w:id="602" w:author="Vasy Medov" w:date="2026-02-24T19:55:00Z">
              <w:r w:rsidRPr="00626646" w:rsidDel="00B35BD9">
                <w:rPr>
                  <w:b/>
                  <w:color w:val="000000" w:themeColor="text1"/>
                  <w:rPrChange w:id="603" w:author="Vasy Medov" w:date="2026-02-26T17:30:00Z">
                    <w:rPr>
                      <w:b/>
                    </w:rPr>
                  </w:rPrChange>
                </w:rPr>
                <w:delText>Reason For Changes</w:delText>
              </w:r>
            </w:del>
          </w:p>
        </w:tc>
        <w:tc>
          <w:tcPr>
            <w:tcW w:w="1584" w:type="dxa"/>
            <w:tcBorders>
              <w:top w:val="single" w:sz="12" w:space="0" w:color="auto"/>
              <w:bottom w:val="double" w:sz="12" w:space="0" w:color="auto"/>
            </w:tcBorders>
          </w:tcPr>
          <w:p w14:paraId="798055E9" w14:textId="6036A5D4" w:rsidR="00310C4B" w:rsidRPr="00626646" w:rsidDel="00B35BD9" w:rsidRDefault="00310C4B" w:rsidP="00F33D2A">
            <w:pPr>
              <w:rPr>
                <w:del w:id="604" w:author="Vasy Medov" w:date="2026-02-24T19:55:00Z"/>
                <w:b/>
                <w:color w:val="000000" w:themeColor="text1"/>
                <w:rPrChange w:id="605" w:author="Vasy Medov" w:date="2026-02-26T17:30:00Z">
                  <w:rPr>
                    <w:del w:id="606" w:author="Vasy Medov" w:date="2026-02-24T19:55:00Z"/>
                    <w:b/>
                  </w:rPr>
                </w:rPrChange>
              </w:rPr>
            </w:pPr>
            <w:del w:id="607" w:author="Vasy Medov" w:date="2026-02-24T19:55:00Z">
              <w:r w:rsidRPr="00626646" w:rsidDel="00B35BD9">
                <w:rPr>
                  <w:b/>
                  <w:color w:val="000000" w:themeColor="text1"/>
                  <w:rPrChange w:id="608" w:author="Vasy Medov" w:date="2026-02-26T17:30:00Z">
                    <w:rPr>
                      <w:b/>
                    </w:rPr>
                  </w:rPrChange>
                </w:rPr>
                <w:delText>Version</w:delText>
              </w:r>
            </w:del>
          </w:p>
        </w:tc>
      </w:tr>
      <w:tr w:rsidR="00310C4B" w:rsidRPr="00626646" w:rsidDel="00B35BD9" w14:paraId="72670C73" w14:textId="6C5EAFBA">
        <w:trPr>
          <w:del w:id="609" w:author="Vasy Medov" w:date="2026-02-24T19:55:00Z"/>
        </w:trPr>
        <w:tc>
          <w:tcPr>
            <w:tcW w:w="2160" w:type="dxa"/>
            <w:tcBorders>
              <w:top w:val="nil"/>
            </w:tcBorders>
          </w:tcPr>
          <w:p w14:paraId="277C1098" w14:textId="1C1BC1DB" w:rsidR="00310C4B" w:rsidRPr="00626646" w:rsidDel="00B35BD9" w:rsidRDefault="00310C4B">
            <w:pPr>
              <w:spacing w:before="40" w:after="40"/>
              <w:rPr>
                <w:del w:id="610" w:author="Vasy Medov" w:date="2026-02-24T19:55:00Z"/>
                <w:color w:val="000000" w:themeColor="text1"/>
                <w:rPrChange w:id="611" w:author="Vasy Medov" w:date="2026-02-26T17:30:00Z">
                  <w:rPr>
                    <w:del w:id="612" w:author="Vasy Medov" w:date="2026-02-24T19:55:00Z"/>
                  </w:rPr>
                </w:rPrChange>
              </w:rPr>
            </w:pPr>
          </w:p>
        </w:tc>
        <w:tc>
          <w:tcPr>
            <w:tcW w:w="1170" w:type="dxa"/>
            <w:tcBorders>
              <w:top w:val="nil"/>
            </w:tcBorders>
          </w:tcPr>
          <w:p w14:paraId="5D9554CF" w14:textId="6FE8B48A" w:rsidR="00310C4B" w:rsidRPr="00626646" w:rsidDel="00B35BD9" w:rsidRDefault="00310C4B">
            <w:pPr>
              <w:spacing w:before="40" w:after="40"/>
              <w:rPr>
                <w:del w:id="613" w:author="Vasy Medov" w:date="2026-02-24T19:55:00Z"/>
                <w:color w:val="000000" w:themeColor="text1"/>
                <w:rPrChange w:id="614" w:author="Vasy Medov" w:date="2026-02-26T17:30:00Z">
                  <w:rPr>
                    <w:del w:id="615" w:author="Vasy Medov" w:date="2026-02-24T19:55:00Z"/>
                  </w:rPr>
                </w:rPrChange>
              </w:rPr>
            </w:pPr>
          </w:p>
        </w:tc>
        <w:tc>
          <w:tcPr>
            <w:tcW w:w="4954" w:type="dxa"/>
            <w:tcBorders>
              <w:top w:val="nil"/>
            </w:tcBorders>
          </w:tcPr>
          <w:p w14:paraId="44E36EE0" w14:textId="4D6304FF" w:rsidR="00310C4B" w:rsidRPr="00626646" w:rsidDel="00B35BD9" w:rsidRDefault="00310C4B">
            <w:pPr>
              <w:spacing w:before="40" w:after="40"/>
              <w:rPr>
                <w:del w:id="616" w:author="Vasy Medov" w:date="2026-02-24T19:55:00Z"/>
                <w:color w:val="000000" w:themeColor="text1"/>
                <w:rPrChange w:id="617" w:author="Vasy Medov" w:date="2026-02-26T17:30:00Z">
                  <w:rPr>
                    <w:del w:id="618" w:author="Vasy Medov" w:date="2026-02-24T19:55:00Z"/>
                  </w:rPr>
                </w:rPrChange>
              </w:rPr>
            </w:pPr>
          </w:p>
        </w:tc>
        <w:tc>
          <w:tcPr>
            <w:tcW w:w="1584" w:type="dxa"/>
            <w:tcBorders>
              <w:top w:val="nil"/>
            </w:tcBorders>
          </w:tcPr>
          <w:p w14:paraId="642173DF" w14:textId="6AC39602" w:rsidR="00310C4B" w:rsidRPr="00626646" w:rsidDel="00B35BD9" w:rsidRDefault="00310C4B">
            <w:pPr>
              <w:spacing w:before="40" w:after="40"/>
              <w:rPr>
                <w:del w:id="619" w:author="Vasy Medov" w:date="2026-02-24T19:55:00Z"/>
                <w:color w:val="000000" w:themeColor="text1"/>
                <w:rPrChange w:id="620" w:author="Vasy Medov" w:date="2026-02-26T17:30:00Z">
                  <w:rPr>
                    <w:del w:id="621" w:author="Vasy Medov" w:date="2026-02-24T19:55:00Z"/>
                  </w:rPr>
                </w:rPrChange>
              </w:rPr>
            </w:pPr>
          </w:p>
        </w:tc>
      </w:tr>
      <w:tr w:rsidR="00310C4B" w:rsidRPr="00626646" w:rsidDel="00B35BD9" w14:paraId="13B32760" w14:textId="04340C82">
        <w:trPr>
          <w:del w:id="622" w:author="Vasy Medov" w:date="2026-02-24T19:55:00Z"/>
        </w:trPr>
        <w:tc>
          <w:tcPr>
            <w:tcW w:w="2160" w:type="dxa"/>
            <w:tcBorders>
              <w:bottom w:val="single" w:sz="12" w:space="0" w:color="auto"/>
            </w:tcBorders>
          </w:tcPr>
          <w:p w14:paraId="76557AD4" w14:textId="07886D15" w:rsidR="00310C4B" w:rsidRPr="00626646" w:rsidDel="00B35BD9" w:rsidRDefault="00310C4B">
            <w:pPr>
              <w:spacing w:before="40" w:after="40"/>
              <w:rPr>
                <w:del w:id="623" w:author="Vasy Medov" w:date="2026-02-24T19:55:00Z"/>
                <w:color w:val="000000" w:themeColor="text1"/>
                <w:rPrChange w:id="624" w:author="Vasy Medov" w:date="2026-02-26T17:30:00Z">
                  <w:rPr>
                    <w:del w:id="625" w:author="Vasy Medov" w:date="2026-02-24T19:55:00Z"/>
                  </w:rPr>
                </w:rPrChange>
              </w:rPr>
            </w:pPr>
          </w:p>
        </w:tc>
        <w:tc>
          <w:tcPr>
            <w:tcW w:w="1170" w:type="dxa"/>
            <w:tcBorders>
              <w:bottom w:val="single" w:sz="12" w:space="0" w:color="auto"/>
            </w:tcBorders>
          </w:tcPr>
          <w:p w14:paraId="48561C50" w14:textId="17CD7182" w:rsidR="00310C4B" w:rsidRPr="00626646" w:rsidDel="00B35BD9" w:rsidRDefault="00310C4B">
            <w:pPr>
              <w:spacing w:before="40" w:after="40"/>
              <w:rPr>
                <w:del w:id="626" w:author="Vasy Medov" w:date="2026-02-24T19:55:00Z"/>
                <w:color w:val="000000" w:themeColor="text1"/>
                <w:rPrChange w:id="627" w:author="Vasy Medov" w:date="2026-02-26T17:30:00Z">
                  <w:rPr>
                    <w:del w:id="628" w:author="Vasy Medov" w:date="2026-02-24T19:55:00Z"/>
                  </w:rPr>
                </w:rPrChange>
              </w:rPr>
            </w:pPr>
          </w:p>
        </w:tc>
        <w:tc>
          <w:tcPr>
            <w:tcW w:w="4954" w:type="dxa"/>
            <w:tcBorders>
              <w:bottom w:val="single" w:sz="12" w:space="0" w:color="auto"/>
            </w:tcBorders>
          </w:tcPr>
          <w:p w14:paraId="2A89084C" w14:textId="3F884884" w:rsidR="00310C4B" w:rsidRPr="00626646" w:rsidDel="00B35BD9" w:rsidRDefault="00310C4B">
            <w:pPr>
              <w:spacing w:before="40" w:after="40"/>
              <w:rPr>
                <w:del w:id="629" w:author="Vasy Medov" w:date="2026-02-24T19:55:00Z"/>
                <w:color w:val="000000" w:themeColor="text1"/>
                <w:rPrChange w:id="630" w:author="Vasy Medov" w:date="2026-02-26T17:30:00Z">
                  <w:rPr>
                    <w:del w:id="631" w:author="Vasy Medov" w:date="2026-02-24T19:55:00Z"/>
                  </w:rPr>
                </w:rPrChange>
              </w:rPr>
            </w:pPr>
          </w:p>
        </w:tc>
        <w:tc>
          <w:tcPr>
            <w:tcW w:w="1584" w:type="dxa"/>
            <w:tcBorders>
              <w:bottom w:val="single" w:sz="12" w:space="0" w:color="auto"/>
            </w:tcBorders>
          </w:tcPr>
          <w:p w14:paraId="66102047" w14:textId="6A52C3F2" w:rsidR="00310C4B" w:rsidRPr="00626646" w:rsidDel="00B35BD9" w:rsidRDefault="00310C4B">
            <w:pPr>
              <w:spacing w:before="40" w:after="40"/>
              <w:rPr>
                <w:del w:id="632" w:author="Vasy Medov" w:date="2026-02-24T19:55:00Z"/>
                <w:color w:val="000000" w:themeColor="text1"/>
                <w:rPrChange w:id="633" w:author="Vasy Medov" w:date="2026-02-26T17:30:00Z">
                  <w:rPr>
                    <w:del w:id="634" w:author="Vasy Medov" w:date="2026-02-24T19:55:00Z"/>
                  </w:rPr>
                </w:rPrChange>
              </w:rPr>
            </w:pPr>
          </w:p>
        </w:tc>
      </w:tr>
    </w:tbl>
    <w:p w14:paraId="5AFA50B6" w14:textId="5BD098CA" w:rsidR="00310C4B" w:rsidRPr="00626646" w:rsidRDefault="00310C4B">
      <w:pPr>
        <w:rPr>
          <w:color w:val="000000" w:themeColor="text1"/>
          <w:lang w:val="ru-RU"/>
          <w:rPrChange w:id="635" w:author="Vasy Medov" w:date="2026-02-26T17:30:00Z">
            <w:rPr>
              <w:lang w:val="ru-RU"/>
            </w:rPr>
          </w:rPrChange>
        </w:rPr>
      </w:pPr>
    </w:p>
    <w:p w14:paraId="7E0DDCD0" w14:textId="2B08C190" w:rsidR="00C939DE" w:rsidRDefault="00C939DE">
      <w:pPr>
        <w:rPr>
          <w:color w:val="000000" w:themeColor="text1"/>
          <w:lang w:val="ru-RU"/>
        </w:rPr>
      </w:pPr>
    </w:p>
    <w:p w14:paraId="74EF4597" w14:textId="77777777" w:rsidR="00330471" w:rsidRDefault="00330471">
      <w:pPr>
        <w:rPr>
          <w:color w:val="000000" w:themeColor="text1"/>
          <w:lang w:val="ru-RU"/>
        </w:rPr>
      </w:pPr>
    </w:p>
    <w:p w14:paraId="3CBC2A2B" w14:textId="77777777" w:rsidR="00330471" w:rsidRDefault="00330471">
      <w:pPr>
        <w:rPr>
          <w:color w:val="000000" w:themeColor="text1"/>
          <w:lang w:val="ru-RU"/>
        </w:rPr>
      </w:pPr>
    </w:p>
    <w:p w14:paraId="1DA7AE05" w14:textId="77777777" w:rsidR="00330471" w:rsidRDefault="00330471">
      <w:pPr>
        <w:rPr>
          <w:color w:val="000000" w:themeColor="text1"/>
          <w:lang w:val="ru-RU"/>
        </w:rPr>
      </w:pPr>
    </w:p>
    <w:p w14:paraId="337DA1F4" w14:textId="77777777" w:rsidR="00330471" w:rsidRDefault="00330471">
      <w:pPr>
        <w:rPr>
          <w:color w:val="000000" w:themeColor="text1"/>
          <w:lang w:val="ru-RU"/>
        </w:rPr>
      </w:pPr>
    </w:p>
    <w:p w14:paraId="74A96881" w14:textId="77777777" w:rsidR="00330471" w:rsidRDefault="00330471">
      <w:pPr>
        <w:rPr>
          <w:color w:val="000000" w:themeColor="text1"/>
          <w:lang w:val="ru-RU"/>
        </w:rPr>
      </w:pPr>
    </w:p>
    <w:p w14:paraId="42467E77" w14:textId="77777777" w:rsidR="00330471" w:rsidRDefault="00330471">
      <w:pPr>
        <w:rPr>
          <w:color w:val="000000" w:themeColor="text1"/>
          <w:lang w:val="ru-RU"/>
        </w:rPr>
      </w:pPr>
    </w:p>
    <w:p w14:paraId="768EE479" w14:textId="77777777" w:rsidR="00330471" w:rsidRDefault="00330471">
      <w:pPr>
        <w:rPr>
          <w:color w:val="000000" w:themeColor="text1"/>
          <w:lang w:val="ru-RU"/>
        </w:rPr>
      </w:pPr>
    </w:p>
    <w:p w14:paraId="3520E2A0" w14:textId="77777777" w:rsidR="00330471" w:rsidRDefault="00330471">
      <w:pPr>
        <w:rPr>
          <w:color w:val="000000" w:themeColor="text1"/>
          <w:lang w:val="ru-RU"/>
        </w:rPr>
      </w:pPr>
    </w:p>
    <w:p w14:paraId="697DDCDA" w14:textId="77777777" w:rsidR="00330471" w:rsidRDefault="00330471">
      <w:pPr>
        <w:rPr>
          <w:color w:val="000000" w:themeColor="text1"/>
          <w:lang w:val="ru-RU"/>
        </w:rPr>
      </w:pPr>
    </w:p>
    <w:p w14:paraId="45B101DF" w14:textId="77777777" w:rsidR="00330471" w:rsidRDefault="00330471">
      <w:pPr>
        <w:rPr>
          <w:color w:val="000000" w:themeColor="text1"/>
          <w:lang w:val="ru-RU"/>
        </w:rPr>
      </w:pPr>
    </w:p>
    <w:p w14:paraId="0207C9F1" w14:textId="77777777" w:rsidR="00330471" w:rsidRPr="00626646" w:rsidDel="00C939DE" w:rsidRDefault="00330471">
      <w:pPr>
        <w:rPr>
          <w:del w:id="636" w:author="Vasy Medov" w:date="2026-02-25T19:07:00Z"/>
          <w:color w:val="000000" w:themeColor="text1"/>
          <w:lang w:val="ru-RU"/>
          <w:rPrChange w:id="637" w:author="Vasy Medov" w:date="2026-02-26T17:30:00Z">
            <w:rPr>
              <w:del w:id="638" w:author="Vasy Medov" w:date="2026-02-25T19:07:00Z"/>
              <w:lang w:val="ru-RU"/>
            </w:rPr>
          </w:rPrChange>
        </w:rPr>
      </w:pPr>
    </w:p>
    <w:p w14:paraId="7D9CB999" w14:textId="77777777" w:rsidR="00C939DE" w:rsidRPr="00626646" w:rsidRDefault="00C939DE">
      <w:pPr>
        <w:rPr>
          <w:color w:val="000000" w:themeColor="text1"/>
          <w:lang w:val="ru-RU"/>
          <w:rPrChange w:id="639" w:author="Vasy Medov" w:date="2026-02-26T17:30:00Z">
            <w:rPr>
              <w:lang w:val="ru-RU"/>
            </w:rPr>
          </w:rPrChange>
        </w:rPr>
      </w:pPr>
    </w:p>
    <w:p w14:paraId="57E07DFB" w14:textId="7B8E3E05" w:rsidR="00C939DE" w:rsidRDefault="00C939DE" w:rsidP="00C939DE">
      <w:pPr>
        <w:pStyle w:val="1"/>
        <w:numPr>
          <w:ilvl w:val="0"/>
          <w:numId w:val="0"/>
        </w:numPr>
        <w:rPr>
          <w:ins w:id="640" w:author="Vasy Medov" w:date="2026-02-26T22:17:00Z"/>
          <w:color w:val="000000" w:themeColor="text1"/>
          <w:lang w:val="ru-RU"/>
        </w:rPr>
      </w:pPr>
      <w:bookmarkStart w:id="641" w:name="_Toc223482757"/>
      <w:r w:rsidRPr="00626646">
        <w:rPr>
          <w:color w:val="000000" w:themeColor="text1"/>
          <w:lang w:val="ru-RU"/>
          <w:rPrChange w:id="642" w:author="Vasy Medov" w:date="2026-02-26T17:30:00Z">
            <w:rPr>
              <w:lang w:val="ru-RU"/>
            </w:rPr>
          </w:rPrChange>
        </w:rPr>
        <w:lastRenderedPageBreak/>
        <w:t>Задание</w:t>
      </w:r>
      <w:bookmarkEnd w:id="641"/>
    </w:p>
    <w:p w14:paraId="2BBF9D77" w14:textId="5F11C1B1" w:rsidR="00BD27F6" w:rsidRPr="00BD27F6" w:rsidRDefault="00BD27F6">
      <w:pPr>
        <w:rPr>
          <w:lang w:val="ru-RU"/>
        </w:rPr>
        <w:pPrChange w:id="643" w:author="Vasy Medov" w:date="2026-02-26T22:17:00Z">
          <w:pPr>
            <w:pStyle w:val="1"/>
            <w:numPr>
              <w:numId w:val="0"/>
            </w:numPr>
          </w:pPr>
        </w:pPrChange>
      </w:pPr>
      <w:ins w:id="644" w:author="Vasy Medov" w:date="2026-02-26T22:17:00Z">
        <w:r w:rsidRPr="00626646">
          <w:rPr>
            <w:noProof/>
            <w:color w:val="000000" w:themeColor="text1"/>
            <w:lang w:val="ru-RU"/>
            <w:rPrChange w:id="645" w:author="Vasy Medov" w:date="2026-02-26T17:30:00Z">
              <w:rPr>
                <w:noProof/>
                <w:lang w:val="ru-RU"/>
              </w:rPr>
            </w:rPrChange>
          </w:rPr>
          <w:drawing>
            <wp:anchor distT="0" distB="0" distL="114300" distR="114300" simplePos="0" relativeHeight="251659264" behindDoc="1" locked="0" layoutInCell="1" allowOverlap="1" wp14:anchorId="47408322" wp14:editId="10F39568">
              <wp:simplePos x="0" y="0"/>
              <wp:positionH relativeFrom="margin">
                <wp:posOffset>0</wp:posOffset>
              </wp:positionH>
              <wp:positionV relativeFrom="paragraph">
                <wp:posOffset>154940</wp:posOffset>
              </wp:positionV>
              <wp:extent cx="5943600" cy="5424170"/>
              <wp:effectExtent l="0" t="0" r="0" b="5080"/>
              <wp:wrapTight wrapText="bothSides">
                <wp:wrapPolygon edited="0">
                  <wp:start x="0" y="0"/>
                  <wp:lineTo x="0" y="21544"/>
                  <wp:lineTo x="21531" y="21544"/>
                  <wp:lineTo x="21531"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424170"/>
                      </a:xfrm>
                      <a:prstGeom prst="rect">
                        <a:avLst/>
                      </a:prstGeom>
                      <a:noFill/>
                    </pic:spPr>
                  </pic:pic>
                </a:graphicData>
              </a:graphic>
              <wp14:sizeRelH relativeFrom="page">
                <wp14:pctWidth>0</wp14:pctWidth>
              </wp14:sizeRelH>
              <wp14:sizeRelV relativeFrom="page">
                <wp14:pctHeight>0</wp14:pctHeight>
              </wp14:sizeRelV>
            </wp:anchor>
          </w:drawing>
        </w:r>
      </w:ins>
    </w:p>
    <w:p w14:paraId="16D500D0" w14:textId="1B5A7358" w:rsidR="00C939DE" w:rsidRPr="00626646" w:rsidDel="00C939DE" w:rsidRDefault="00C939DE">
      <w:pPr>
        <w:rPr>
          <w:del w:id="646" w:author="Vasy Medov" w:date="2026-02-24T19:55:00Z"/>
          <w:color w:val="000000" w:themeColor="text1"/>
          <w:rPrChange w:id="647" w:author="Vasy Medov" w:date="2026-02-26T17:30:00Z">
            <w:rPr>
              <w:del w:id="648" w:author="Vasy Medov" w:date="2026-02-24T19:55:00Z"/>
              <w:lang w:val="ru-RU"/>
            </w:rPr>
          </w:rPrChange>
        </w:rPr>
      </w:pPr>
    </w:p>
    <w:p w14:paraId="1B010394" w14:textId="0745E7DD" w:rsidR="00C939DE" w:rsidRPr="00626646" w:rsidRDefault="00C939DE">
      <w:pPr>
        <w:rPr>
          <w:ins w:id="649" w:author="Vasy Medov" w:date="2026-02-25T19:07:00Z"/>
          <w:color w:val="000000" w:themeColor="text1"/>
          <w:rPrChange w:id="650" w:author="Vasy Medov" w:date="2026-02-26T17:30:00Z">
            <w:rPr>
              <w:ins w:id="651" w:author="Vasy Medov" w:date="2026-02-25T19:07:00Z"/>
              <w:lang w:val="ru-RU"/>
            </w:rPr>
          </w:rPrChange>
        </w:rPr>
      </w:pPr>
    </w:p>
    <w:p w14:paraId="4FF730DB" w14:textId="5AD95BFB" w:rsidR="00310C4B" w:rsidRPr="00626646" w:rsidDel="00B35BD9" w:rsidRDefault="00310C4B">
      <w:pPr>
        <w:rPr>
          <w:del w:id="652" w:author="Vasy Medov" w:date="2026-02-24T19:55:00Z"/>
          <w:color w:val="000000" w:themeColor="text1"/>
          <w:rPrChange w:id="653" w:author="Vasy Medov" w:date="2026-02-26T17:30:00Z">
            <w:rPr>
              <w:del w:id="654" w:author="Vasy Medov" w:date="2026-02-24T19:55:00Z"/>
            </w:rPr>
          </w:rPrChange>
        </w:rPr>
      </w:pPr>
    </w:p>
    <w:p w14:paraId="591A1A1F" w14:textId="77777777" w:rsidR="00310C4B" w:rsidRPr="00626646" w:rsidRDefault="00310C4B">
      <w:pPr>
        <w:rPr>
          <w:color w:val="000000" w:themeColor="text1"/>
          <w:rPrChange w:id="655" w:author="Vasy Medov" w:date="2026-02-26T17:30:00Z">
            <w:rPr/>
          </w:rPrChange>
        </w:rPr>
        <w:sectPr w:rsidR="00310C4B" w:rsidRPr="00626646" w:rsidSect="00A51382">
          <w:headerReference w:type="default" r:id="rId10"/>
          <w:footerReference w:type="default" r:id="rId11"/>
          <w:pgSz w:w="12240" w:h="15840" w:code="1"/>
          <w:pgMar w:top="709" w:right="1440" w:bottom="1440" w:left="1440" w:header="720" w:footer="720" w:gutter="0"/>
          <w:pgNumType w:fmt="lowerRoman"/>
          <w:cols w:space="720"/>
          <w:docGrid w:linePitch="326"/>
          <w:sectPrChange w:id="659" w:author="Vasy Medov" w:date="2026-02-24T19:59:00Z">
            <w:sectPr w:rsidR="00310C4B" w:rsidRPr="00626646" w:rsidSect="00A51382">
              <w:pgMar w:top="1440" w:right="1440" w:bottom="1440" w:left="1440" w:header="720" w:footer="720" w:gutter="0"/>
              <w:docGrid w:linePitch="0"/>
            </w:sectPr>
          </w:sectPrChange>
        </w:sectPr>
      </w:pPr>
    </w:p>
    <w:p w14:paraId="59690BED" w14:textId="77777777" w:rsidR="00310C4B" w:rsidRPr="00626646" w:rsidDel="004C3303" w:rsidRDefault="00310C4B" w:rsidP="00C939DE">
      <w:pPr>
        <w:pStyle w:val="1"/>
        <w:rPr>
          <w:del w:id="660" w:author="Vasy Medov" w:date="2026-02-25T23:40:00Z"/>
          <w:color w:val="000000" w:themeColor="text1"/>
          <w:rPrChange w:id="661" w:author="Vasy Medov" w:date="2026-02-26T17:30:00Z">
            <w:rPr>
              <w:del w:id="662" w:author="Vasy Medov" w:date="2026-02-25T23:40:00Z"/>
            </w:rPr>
          </w:rPrChange>
        </w:rPr>
      </w:pPr>
      <w:bookmarkStart w:id="663" w:name="_Toc439994665"/>
      <w:bookmarkStart w:id="664" w:name="_Toc352609381"/>
      <w:bookmarkStart w:id="665" w:name="_Toc223482758"/>
      <w:r w:rsidRPr="00626646">
        <w:rPr>
          <w:color w:val="000000" w:themeColor="text1"/>
          <w:rPrChange w:id="666" w:author="Vasy Medov" w:date="2026-02-26T17:30:00Z">
            <w:rPr/>
          </w:rPrChange>
        </w:rPr>
        <w:lastRenderedPageBreak/>
        <w:t>Introduction</w:t>
      </w:r>
      <w:bookmarkEnd w:id="663"/>
      <w:bookmarkEnd w:id="664"/>
      <w:bookmarkEnd w:id="665"/>
    </w:p>
    <w:p w14:paraId="4936FCBF" w14:textId="674B81F3" w:rsidR="00B35BD9" w:rsidRPr="00626646" w:rsidRDefault="00CA2467">
      <w:pPr>
        <w:pStyle w:val="1"/>
        <w:rPr>
          <w:color w:val="000000" w:themeColor="text1"/>
          <w:rPrChange w:id="667" w:author="Vasy Medov" w:date="2026-02-26T17:30:00Z">
            <w:rPr/>
          </w:rPrChange>
        </w:rPr>
        <w:pPrChange w:id="668" w:author="Vasy Medov" w:date="2026-02-24T19:56:00Z">
          <w:pPr>
            <w:pStyle w:val="template"/>
          </w:pPr>
        </w:pPrChange>
      </w:pPr>
      <w:bookmarkStart w:id="669" w:name="_Toc439994667"/>
      <w:del w:id="670" w:author="Vasy Medov" w:date="2026-02-25T23:40:00Z">
        <w:r w:rsidRPr="00626646" w:rsidDel="004C3303">
          <w:rPr>
            <w:color w:val="000000" w:themeColor="text1"/>
            <w:rPrChange w:id="671" w:author="Vasy Medov" w:date="2026-02-26T17:30:00Z">
              <w:rPr/>
            </w:rPrChange>
          </w:rPr>
          <w:delText>&lt;The introduction presents an overview to help the reader understand how the SRS is organized and how to use it.&gt;</w:delText>
        </w:r>
      </w:del>
      <w:bookmarkStart w:id="672" w:name="_Toc223482759"/>
      <w:bookmarkEnd w:id="672"/>
    </w:p>
    <w:p w14:paraId="1E182126" w14:textId="77777777" w:rsidR="00310C4B" w:rsidRPr="00626646" w:rsidRDefault="00310C4B">
      <w:pPr>
        <w:pStyle w:val="2"/>
        <w:rPr>
          <w:color w:val="000000" w:themeColor="text1"/>
          <w:rPrChange w:id="673" w:author="Vasy Medov" w:date="2026-02-26T17:30:00Z">
            <w:rPr/>
          </w:rPrChange>
        </w:rPr>
      </w:pPr>
      <w:bookmarkStart w:id="674" w:name="_Toc352609382"/>
      <w:bookmarkStart w:id="675" w:name="_Toc223482760"/>
      <w:r w:rsidRPr="00626646">
        <w:rPr>
          <w:color w:val="000000" w:themeColor="text1"/>
          <w:rPrChange w:id="676" w:author="Vasy Medov" w:date="2026-02-26T17:30:00Z">
            <w:rPr/>
          </w:rPrChange>
        </w:rPr>
        <w:t>Purpose</w:t>
      </w:r>
      <w:bookmarkEnd w:id="669"/>
      <w:bookmarkEnd w:id="674"/>
      <w:bookmarkEnd w:id="675"/>
      <w:r w:rsidRPr="00626646">
        <w:rPr>
          <w:color w:val="000000" w:themeColor="text1"/>
          <w:rPrChange w:id="677" w:author="Vasy Medov" w:date="2026-02-26T17:30:00Z">
            <w:rPr/>
          </w:rPrChange>
        </w:rPr>
        <w:t xml:space="preserve"> </w:t>
      </w:r>
    </w:p>
    <w:p w14:paraId="263C96B3" w14:textId="1A42B0ED" w:rsidR="009B367E" w:rsidRDefault="003B07AD">
      <w:pPr>
        <w:pStyle w:val="Normalunindented"/>
      </w:pPr>
      <w:ins w:id="678" w:author="Vasy Medov" w:date="2026-02-26T23:03:00Z">
        <w:r w:rsidRPr="003B07AD">
          <w:t xml:space="preserve">Настоящий документ предназначен для описания функциональных и нефункциональных требований к веб-сайту </w:t>
        </w:r>
      </w:ins>
      <w:ins w:id="679" w:author="Vasy Medov" w:date="2026-02-26T23:08:00Z">
        <w:r w:rsidR="00B0053E">
          <w:t>фанфиков о Гарри Поттере «</w:t>
        </w:r>
        <w:r w:rsidR="00B0053E" w:rsidRPr="00F1045C">
          <w:t>fanfics.me/fandom2</w:t>
        </w:r>
        <w:r w:rsidR="00B0053E">
          <w:t>»</w:t>
        </w:r>
      </w:ins>
      <w:ins w:id="680" w:author="Vasy Medov" w:date="2026-02-26T23:03:00Z">
        <w:r w:rsidRPr="003B07AD">
          <w:t xml:space="preserve">. Основной целью создания системы является предоставление русскоязычному сообществу авторов, переводчиков, бета-ридеров и читателей многофункциональной платформы для публикации, чтения и обсуждения фанфиков и оригинальных произведений. </w:t>
        </w:r>
      </w:ins>
    </w:p>
    <w:p w14:paraId="7A7292CD" w14:textId="40841594" w:rsidR="003B07AD" w:rsidRPr="003B07AD" w:rsidRDefault="003B07AD" w:rsidP="009B367E">
      <w:pPr>
        <w:pStyle w:val="Normalunindented"/>
        <w:rPr>
          <w:ins w:id="681" w:author="Vasy Medov" w:date="2026-02-26T23:03:00Z"/>
        </w:rPr>
      </w:pPr>
      <w:ins w:id="682" w:author="Vasy Medov" w:date="2026-02-26T23:03:00Z">
        <w:r w:rsidRPr="003B07AD">
          <w:t xml:space="preserve">Разрабатываемая система продолжает традиции портала, основанного в 2004 году, и призвана обеспечить высокое качество контента за счет премодерации, структурированность за счет энциклопедий </w:t>
        </w:r>
        <w:proofErr w:type="spellStart"/>
        <w:r w:rsidRPr="003B07AD">
          <w:t>фандомов</w:t>
        </w:r>
        <w:proofErr w:type="spellEnd"/>
        <w:r w:rsidRPr="003B07AD">
          <w:t>, и вовлеченность пользователей за счет развитых социальных инструментов.</w:t>
        </w:r>
      </w:ins>
    </w:p>
    <w:p w14:paraId="00A6E894" w14:textId="0AFBD6F8" w:rsidR="00BD27F6" w:rsidRPr="00006036" w:rsidDel="003B07AD" w:rsidRDefault="00310C4B">
      <w:pPr>
        <w:pStyle w:val="Normalunindented"/>
        <w:rPr>
          <w:del w:id="683" w:author="Vasy Medov" w:date="2026-02-26T23:00:00Z"/>
        </w:rPr>
        <w:pPrChange w:id="684" w:author="Vasy Medov" w:date="2026-02-26T22:51:00Z">
          <w:pPr>
            <w:pStyle w:val="template"/>
          </w:pPr>
        </w:pPrChange>
      </w:pPr>
      <w:del w:id="685" w:author="Vasy Medov" w:date="2026-02-26T22:28:00Z">
        <w:r w:rsidRPr="00006036" w:rsidDel="00006036">
          <w:delText xml:space="preserve">&lt;Identify the product whose software requirements are specified in this document, including the revision or release number. </w:delText>
        </w:r>
        <w:r w:rsidR="00CA2467" w:rsidRPr="00006036" w:rsidDel="00006036">
          <w:delText>Describe the different types of reader that the document is intended for, such as developers, project managers, marketing staff, users, testers, and documentation writers.</w:delText>
        </w:r>
        <w:r w:rsidRPr="00006036" w:rsidDel="00006036">
          <w:delText>&gt;</w:delText>
        </w:r>
      </w:del>
      <w:bookmarkStart w:id="686" w:name="_Toc223089886"/>
      <w:bookmarkStart w:id="687" w:name="_Toc223093383"/>
      <w:bookmarkStart w:id="688" w:name="_Toc223469184"/>
      <w:bookmarkStart w:id="689" w:name="_Toc223475036"/>
      <w:bookmarkStart w:id="690" w:name="_Toc223482623"/>
      <w:bookmarkStart w:id="691" w:name="_Toc223482761"/>
      <w:bookmarkEnd w:id="686"/>
      <w:bookmarkEnd w:id="687"/>
      <w:bookmarkEnd w:id="688"/>
      <w:bookmarkEnd w:id="689"/>
      <w:bookmarkEnd w:id="690"/>
      <w:bookmarkEnd w:id="691"/>
    </w:p>
    <w:p w14:paraId="3D2FC906" w14:textId="77777777" w:rsidR="00310C4B" w:rsidRPr="00626646" w:rsidRDefault="00310C4B">
      <w:pPr>
        <w:pStyle w:val="2"/>
        <w:rPr>
          <w:color w:val="000000" w:themeColor="text1"/>
          <w:rPrChange w:id="692" w:author="Vasy Medov" w:date="2026-02-26T17:30:00Z">
            <w:rPr/>
          </w:rPrChange>
        </w:rPr>
      </w:pPr>
      <w:bookmarkStart w:id="693" w:name="_Toc439994668"/>
      <w:bookmarkStart w:id="694" w:name="_Toc352609383"/>
      <w:bookmarkStart w:id="695" w:name="_Toc223482762"/>
      <w:r w:rsidRPr="00626646">
        <w:rPr>
          <w:color w:val="000000" w:themeColor="text1"/>
          <w:rPrChange w:id="696" w:author="Vasy Medov" w:date="2026-02-26T17:30:00Z">
            <w:rPr/>
          </w:rPrChange>
        </w:rPr>
        <w:t>Document Conventions</w:t>
      </w:r>
      <w:bookmarkEnd w:id="693"/>
      <w:bookmarkEnd w:id="694"/>
      <w:bookmarkEnd w:id="695"/>
    </w:p>
    <w:p w14:paraId="11E9BC3C" w14:textId="558F38A6" w:rsidR="003B07AD" w:rsidRDefault="003B07AD" w:rsidP="003B07AD">
      <w:pPr>
        <w:pStyle w:val="Normalunindented"/>
        <w:numPr>
          <w:ilvl w:val="0"/>
          <w:numId w:val="6"/>
        </w:numPr>
        <w:rPr>
          <w:ins w:id="697" w:author="Vasy Medov" w:date="2026-02-26T23:08:00Z"/>
        </w:rPr>
      </w:pPr>
      <w:ins w:id="698" w:author="Vasy Medov" w:date="2026-02-26T23:04:00Z">
        <w:r>
          <w:t>Слова «должен», «</w:t>
        </w:r>
        <w:r w:rsidRPr="001B096C">
          <w:rPr>
            <w:highlight w:val="yellow"/>
          </w:rPr>
          <w:t>следует</w:t>
        </w:r>
        <w:r>
          <w:t>», «необходимо» обозначают обязательные требования.</w:t>
        </w:r>
      </w:ins>
    </w:p>
    <w:p w14:paraId="19A69843" w14:textId="2689DCD6" w:rsidR="00321F2B" w:rsidRDefault="00310C4B" w:rsidP="003B07AD">
      <w:pPr>
        <w:pStyle w:val="Normalunindented"/>
        <w:numPr>
          <w:ilvl w:val="0"/>
          <w:numId w:val="6"/>
        </w:numPr>
        <w:rPr>
          <w:ins w:id="699" w:author="Vasy Medov" w:date="2026-02-26T22:57:00Z"/>
        </w:rPr>
      </w:pPr>
      <w:del w:id="700" w:author="Vasy Medov" w:date="2026-02-26T23:00:00Z">
        <w:r w:rsidRPr="00006036" w:rsidDel="003B07AD">
          <w:delText>&lt;</w:delText>
        </w:r>
        <w:r w:rsidR="00CA2467" w:rsidRPr="00006036" w:rsidDel="003B07AD">
          <w:delText>Describe any standards or typographical conventions used, including the meaning of specific text styles, highlighting, or notations. If you are manually labeling unique requirement identifiers, you might specify the format here for anyone who needs to add one later.</w:delText>
        </w:r>
        <w:r w:rsidRPr="00006036" w:rsidDel="003B07AD">
          <w:delText>&gt;</w:delText>
        </w:r>
      </w:del>
      <w:proofErr w:type="spellStart"/>
      <w:ins w:id="701" w:author="Vasy Medov" w:date="2026-02-26T22:48:00Z">
        <w:r w:rsidR="00321F2B" w:rsidRPr="00321F2B">
          <w:t>Фанфикшен</w:t>
        </w:r>
        <w:proofErr w:type="spellEnd"/>
        <w:r w:rsidR="00321F2B" w:rsidRPr="00321F2B">
          <w:t xml:space="preserve"> - литературный жанр, в котором авторы пишут произведения, основанные на персонажах, сюжетах или мирах, созданных другими авторам</w:t>
        </w:r>
      </w:ins>
    </w:p>
    <w:p w14:paraId="025E50D7" w14:textId="77777777" w:rsidR="00245620" w:rsidRDefault="00245620" w:rsidP="00F524AC">
      <w:pPr>
        <w:pStyle w:val="Normalunindented"/>
        <w:numPr>
          <w:ilvl w:val="0"/>
          <w:numId w:val="6"/>
        </w:numPr>
      </w:pPr>
      <w:r>
        <w:t xml:space="preserve">Фанарт - </w:t>
      </w:r>
      <w:r w:rsidRPr="00245620">
        <w:t>разновидность творчества поклонников популярных произведений искусства, производное произведение, основанное на каком-либо оригинальном произведении, использующее его идеи сюжета и (или) персонажей.</w:t>
      </w:r>
    </w:p>
    <w:p w14:paraId="0E201DCD" w14:textId="50905ADB" w:rsidR="00321F2B" w:rsidRDefault="003B07AD" w:rsidP="00245620">
      <w:pPr>
        <w:pStyle w:val="Normalunindented"/>
        <w:numPr>
          <w:ilvl w:val="0"/>
          <w:numId w:val="6"/>
        </w:numPr>
      </w:pPr>
      <w:ins w:id="702" w:author="Vasy Medov" w:date="2026-02-26T22:59:00Z">
        <w:r>
          <w:t>Б</w:t>
        </w:r>
        <w:r w:rsidRPr="003B07AD">
          <w:t xml:space="preserve">ета-ридер </w:t>
        </w:r>
      </w:ins>
      <w:proofErr w:type="gramStart"/>
      <w:r w:rsidR="00245620">
        <w:t>-</w:t>
      </w:r>
      <w:ins w:id="703" w:author="Vasy Medov" w:date="2026-02-26T22:59:00Z">
        <w:r w:rsidRPr="003B07AD">
          <w:t xml:space="preserve"> это</w:t>
        </w:r>
        <w:proofErr w:type="gramEnd"/>
        <w:r w:rsidRPr="003B07AD">
          <w:t xml:space="preserve"> человек, который просматривает рассказ перед тем, как автор опубликует его, проверяя на наличие орфографических, грамматических, связных, логических нестыковок, сюжетных дыр, характеристик персонажей и т.</w:t>
        </w:r>
      </w:ins>
      <w:r w:rsidR="00B21C11">
        <w:t>д.</w:t>
      </w:r>
    </w:p>
    <w:p w14:paraId="784904BF" w14:textId="3D8720A9" w:rsidR="00B21C11" w:rsidRDefault="00B21C11" w:rsidP="00B21C11">
      <w:pPr>
        <w:pStyle w:val="Normalunindented"/>
        <w:numPr>
          <w:ilvl w:val="0"/>
          <w:numId w:val="6"/>
        </w:numPr>
      </w:pPr>
      <w:r>
        <w:t>Фанфик (</w:t>
      </w:r>
      <w:proofErr w:type="spellStart"/>
      <w:r>
        <w:t>Fanfic</w:t>
      </w:r>
      <w:proofErr w:type="spellEnd"/>
      <w:r>
        <w:t xml:space="preserve">) </w:t>
      </w:r>
      <w:r w:rsidR="00500997">
        <w:t>-</w:t>
      </w:r>
      <w:r>
        <w:t xml:space="preserve"> литературное произведение, порожденное заинтересованностью автора каноном. Автор фанфика не выдумывает для своего произведения мир и персонажей, а берет готовых из какого-либо произведения.</w:t>
      </w:r>
    </w:p>
    <w:p w14:paraId="2447F9E4" w14:textId="77777777" w:rsidR="00B21C11" w:rsidRDefault="00B21C11" w:rsidP="00B21C11">
      <w:pPr>
        <w:pStyle w:val="Normalunindented"/>
        <w:numPr>
          <w:ilvl w:val="0"/>
          <w:numId w:val="6"/>
        </w:numPr>
      </w:pPr>
      <w:r>
        <w:t>Канон - оригинальное произведение (книга, фильм, сериал, комикс, телешоу), мир и герои которого используются для написания фанфика.</w:t>
      </w:r>
    </w:p>
    <w:p w14:paraId="29192027" w14:textId="1B0F1175" w:rsidR="00B21C11" w:rsidRDefault="00B21C11" w:rsidP="00B21C11">
      <w:pPr>
        <w:pStyle w:val="Normalunindented"/>
        <w:numPr>
          <w:ilvl w:val="0"/>
          <w:numId w:val="6"/>
        </w:numPr>
      </w:pPr>
      <w:proofErr w:type="spellStart"/>
      <w:r>
        <w:t>Фандом</w:t>
      </w:r>
      <w:proofErr w:type="spellEnd"/>
      <w:r>
        <w:t xml:space="preserve"> (фэндом, </w:t>
      </w:r>
      <w:proofErr w:type="spellStart"/>
      <w:r>
        <w:t>фендом</w:t>
      </w:r>
      <w:proofErr w:type="spellEnd"/>
      <w:r>
        <w:t xml:space="preserve">, </w:t>
      </w:r>
      <w:proofErr w:type="spellStart"/>
      <w:r>
        <w:t>fandom</w:t>
      </w:r>
      <w:proofErr w:type="spellEnd"/>
      <w:r>
        <w:t xml:space="preserve">) - сообщество поклонников одного художественного произведения и вся информация об этом произведении, включая фанфики, </w:t>
      </w:r>
      <w:proofErr w:type="spellStart"/>
      <w:r>
        <w:t>фанарт</w:t>
      </w:r>
      <w:proofErr w:type="spellEnd"/>
      <w:r>
        <w:t>, косплей, новости и обсуждения.</w:t>
      </w:r>
    </w:p>
    <w:p w14:paraId="3F15518A" w14:textId="43F33E27" w:rsidR="00B21C11" w:rsidRPr="003B07AD" w:rsidRDefault="00B21C11" w:rsidP="00B21C11">
      <w:pPr>
        <w:pStyle w:val="Normalunindented"/>
        <w:numPr>
          <w:ilvl w:val="0"/>
          <w:numId w:val="6"/>
        </w:numPr>
      </w:pPr>
      <w:proofErr w:type="spellStart"/>
      <w:r>
        <w:t>Ориджинал</w:t>
      </w:r>
      <w:proofErr w:type="spellEnd"/>
      <w:r>
        <w:t xml:space="preserve"> - оригинальное произведение, которое автор написал из своего воображения или на основе своего (чужого) жизненного опыта. Любое художественное литературное произведение, не являющееся фанфиком, является </w:t>
      </w:r>
      <w:proofErr w:type="spellStart"/>
      <w:r>
        <w:t>ориджиналом</w:t>
      </w:r>
      <w:proofErr w:type="spellEnd"/>
      <w:r>
        <w:t xml:space="preserve">. В отличие от фанфика, авторские права на </w:t>
      </w:r>
      <w:proofErr w:type="spellStart"/>
      <w:r>
        <w:t>ориджинал</w:t>
      </w:r>
      <w:proofErr w:type="spellEnd"/>
      <w:r>
        <w:t xml:space="preserve"> принадлежат автору в полной мере.</w:t>
      </w:r>
    </w:p>
    <w:p w14:paraId="447E6B15" w14:textId="77777777" w:rsidR="00310C4B" w:rsidRPr="00626646" w:rsidRDefault="00310C4B">
      <w:pPr>
        <w:pStyle w:val="2"/>
        <w:rPr>
          <w:color w:val="000000" w:themeColor="text1"/>
          <w:rPrChange w:id="704" w:author="Vasy Medov" w:date="2026-02-26T17:30:00Z">
            <w:rPr/>
          </w:rPrChange>
        </w:rPr>
      </w:pPr>
      <w:bookmarkStart w:id="705" w:name="_Toc439994670"/>
      <w:bookmarkStart w:id="706" w:name="_Toc352609384"/>
      <w:bookmarkStart w:id="707" w:name="_Toc223482763"/>
      <w:r w:rsidRPr="00626646">
        <w:rPr>
          <w:color w:val="000000" w:themeColor="text1"/>
          <w:rPrChange w:id="708" w:author="Vasy Medov" w:date="2026-02-26T17:30:00Z">
            <w:rPr/>
          </w:rPrChange>
        </w:rPr>
        <w:lastRenderedPageBreak/>
        <w:t>Project Scope</w:t>
      </w:r>
      <w:bookmarkEnd w:id="705"/>
      <w:bookmarkEnd w:id="706"/>
      <w:bookmarkEnd w:id="707"/>
    </w:p>
    <w:p w14:paraId="0D0203AF" w14:textId="77777777" w:rsidR="00245620" w:rsidRDefault="00245620" w:rsidP="00245620">
      <w:pPr>
        <w:pStyle w:val="Normalunindented"/>
      </w:pPr>
      <w:r w:rsidRPr="00245620">
        <w:t>Проект подразумевает разработку веб-сайта</w:t>
      </w:r>
      <w:r w:rsidRPr="00245620">
        <w:rPr>
          <w:lang w:val="en-US"/>
        </w:rPr>
        <w:t> </w:t>
      </w:r>
      <w:r w:rsidRPr="00245620">
        <w:t>«</w:t>
      </w:r>
      <w:r w:rsidRPr="00182A54">
        <w:rPr>
          <w:lang w:val="en-US"/>
        </w:rPr>
        <w:t>fanfics</w:t>
      </w:r>
      <w:r w:rsidRPr="00245620">
        <w:t>.</w:t>
      </w:r>
      <w:r w:rsidRPr="00182A54">
        <w:rPr>
          <w:lang w:val="en-US"/>
        </w:rPr>
        <w:t>me</w:t>
      </w:r>
      <w:r w:rsidRPr="00245620">
        <w:t>/</w:t>
      </w:r>
      <w:r w:rsidRPr="00182A54">
        <w:rPr>
          <w:lang w:val="en-US"/>
        </w:rPr>
        <w:t>fandom</w:t>
      </w:r>
      <w:proofErr w:type="gramStart"/>
      <w:r w:rsidRPr="00245620">
        <w:t>2»</w:t>
      </w:r>
      <w:r>
        <w:t xml:space="preserve"> </w:t>
      </w:r>
      <w:r w:rsidRPr="00245620">
        <w:t xml:space="preserve"> (</w:t>
      </w:r>
      <w:proofErr w:type="gramEnd"/>
      <w:r w:rsidRPr="00245620">
        <w:t>далее — «Система»)</w:t>
      </w:r>
      <w:r>
        <w:t xml:space="preserve">. Далее данный домен используется как исходный, чей функционал и документируется. </w:t>
      </w:r>
    </w:p>
    <w:p w14:paraId="6CF4958E" w14:textId="5156E0FC" w:rsidR="00245620" w:rsidRDefault="00245620" w:rsidP="00182A54">
      <w:pPr>
        <w:pStyle w:val="Normalunindented"/>
      </w:pPr>
      <w:r>
        <w:t xml:space="preserve">Система представляет собой </w:t>
      </w:r>
      <w:r w:rsidRPr="00182A54">
        <w:t>специализированн</w:t>
      </w:r>
      <w:r>
        <w:t>ую</w:t>
      </w:r>
      <w:r w:rsidRPr="00182A54">
        <w:t xml:space="preserve"> платформ</w:t>
      </w:r>
      <w:r>
        <w:t>у</w:t>
      </w:r>
      <w:r w:rsidRPr="00182A54">
        <w:t xml:space="preserve"> для публикации, каталогизации, чтения и обсуждения фанфиков и оригинальных произведений</w:t>
      </w:r>
      <w:r>
        <w:t xml:space="preserve"> </w:t>
      </w:r>
      <w:proofErr w:type="spellStart"/>
      <w:r>
        <w:t>фандома</w:t>
      </w:r>
      <w:proofErr w:type="spellEnd"/>
      <w:r>
        <w:t xml:space="preserve"> по Гарри Поттеру</w:t>
      </w:r>
      <w:r w:rsidRPr="00182A54">
        <w:t>.</w:t>
      </w:r>
    </w:p>
    <w:p w14:paraId="47652E87" w14:textId="1A9BFAE3" w:rsidR="003B07AD" w:rsidRDefault="00182A54" w:rsidP="00182A54">
      <w:pPr>
        <w:pStyle w:val="Normalunindented"/>
      </w:pPr>
      <w:r>
        <w:t xml:space="preserve">Система </w:t>
      </w:r>
      <w:r w:rsidR="00E41AC7">
        <w:t>включает</w:t>
      </w:r>
      <w:r>
        <w:t xml:space="preserve"> </w:t>
      </w:r>
      <w:r w:rsidR="00245620">
        <w:t>реализации следующих</w:t>
      </w:r>
      <w:r>
        <w:t xml:space="preserve"> </w:t>
      </w:r>
      <w:r w:rsidR="00E41AC7">
        <w:t>функци</w:t>
      </w:r>
      <w:r w:rsidR="00245620">
        <w:t>й</w:t>
      </w:r>
      <w:r w:rsidR="00E41AC7">
        <w:t>:</w:t>
      </w:r>
    </w:p>
    <w:p w14:paraId="12772721" w14:textId="38A333DA" w:rsidR="00E41AC7" w:rsidRDefault="00E41AC7" w:rsidP="00E41AC7">
      <w:pPr>
        <w:pStyle w:val="Normalunindented"/>
        <w:numPr>
          <w:ilvl w:val="0"/>
          <w:numId w:val="7"/>
        </w:numPr>
      </w:pPr>
      <w:r>
        <w:t>Премодерация фанфиков</w:t>
      </w:r>
    </w:p>
    <w:p w14:paraId="2611CC2C" w14:textId="6BD07D43" w:rsidR="00E41AC7" w:rsidRDefault="00E41AC7" w:rsidP="00E41AC7">
      <w:pPr>
        <w:pStyle w:val="Normalunindented"/>
        <w:numPr>
          <w:ilvl w:val="0"/>
          <w:numId w:val="7"/>
        </w:numPr>
      </w:pPr>
      <w:r>
        <w:t xml:space="preserve">Энциклопедия </w:t>
      </w:r>
      <w:proofErr w:type="spellStart"/>
      <w:r>
        <w:t>фандомов</w:t>
      </w:r>
      <w:proofErr w:type="spellEnd"/>
    </w:p>
    <w:p w14:paraId="1EBBCE34" w14:textId="7E9F651F" w:rsidR="00E41AC7" w:rsidRDefault="00E41AC7" w:rsidP="00E41AC7">
      <w:pPr>
        <w:pStyle w:val="Normalunindented"/>
        <w:numPr>
          <w:ilvl w:val="0"/>
          <w:numId w:val="7"/>
        </w:numPr>
      </w:pPr>
      <w:r>
        <w:t>Аудиоверсии</w:t>
      </w:r>
    </w:p>
    <w:p w14:paraId="1D7F0878" w14:textId="0EF9414A" w:rsidR="00E41AC7" w:rsidRDefault="00245620" w:rsidP="00E41AC7">
      <w:pPr>
        <w:pStyle w:val="Normalunindented"/>
        <w:numPr>
          <w:ilvl w:val="0"/>
          <w:numId w:val="7"/>
        </w:numPr>
      </w:pPr>
      <w:r>
        <w:t>Иллюстрации</w:t>
      </w:r>
      <w:r w:rsidR="00E41AC7">
        <w:t xml:space="preserve"> и </w:t>
      </w:r>
      <w:proofErr w:type="spellStart"/>
      <w:r w:rsidR="00E41AC7">
        <w:t>фанарт</w:t>
      </w:r>
      <w:proofErr w:type="spellEnd"/>
    </w:p>
    <w:p w14:paraId="6E81E3D0" w14:textId="32A2A4CD" w:rsidR="00E41AC7" w:rsidRDefault="00E41AC7" w:rsidP="00E41AC7">
      <w:pPr>
        <w:pStyle w:val="Normalunindented"/>
        <w:numPr>
          <w:ilvl w:val="0"/>
          <w:numId w:val="7"/>
        </w:numPr>
      </w:pPr>
      <w:r>
        <w:t>Подписки, метки, закл</w:t>
      </w:r>
      <w:r w:rsidR="00245620">
        <w:t>а</w:t>
      </w:r>
      <w:r>
        <w:t>дки, коллекции</w:t>
      </w:r>
    </w:p>
    <w:p w14:paraId="016AF66C" w14:textId="0271D5EF" w:rsidR="00E41AC7" w:rsidRDefault="00E41AC7" w:rsidP="00E41AC7">
      <w:pPr>
        <w:pStyle w:val="Normalunindented"/>
        <w:numPr>
          <w:ilvl w:val="0"/>
          <w:numId w:val="7"/>
        </w:numPr>
      </w:pPr>
      <w:r>
        <w:t>Блог</w:t>
      </w:r>
    </w:p>
    <w:p w14:paraId="5211B92E" w14:textId="5307935B" w:rsidR="00E41AC7" w:rsidRDefault="00E41AC7" w:rsidP="00E41AC7">
      <w:pPr>
        <w:pStyle w:val="Normalunindented"/>
        <w:numPr>
          <w:ilvl w:val="0"/>
          <w:numId w:val="7"/>
        </w:numPr>
      </w:pPr>
      <w:r>
        <w:t>Конкурсы</w:t>
      </w:r>
    </w:p>
    <w:p w14:paraId="3C1E63C0" w14:textId="26E8F069" w:rsidR="00E41AC7" w:rsidRDefault="00E41AC7" w:rsidP="00E41AC7">
      <w:pPr>
        <w:pStyle w:val="Normalunindented"/>
        <w:numPr>
          <w:ilvl w:val="0"/>
          <w:numId w:val="7"/>
        </w:numPr>
      </w:pPr>
      <w:r>
        <w:t>Подробная статистика действий пользователя на сайте</w:t>
      </w:r>
    </w:p>
    <w:p w14:paraId="13397A55" w14:textId="3FB16F81" w:rsidR="00E41AC7" w:rsidRDefault="00E41AC7" w:rsidP="00E41AC7">
      <w:pPr>
        <w:pStyle w:val="Normalunindented"/>
        <w:numPr>
          <w:ilvl w:val="0"/>
          <w:numId w:val="7"/>
        </w:numPr>
      </w:pPr>
      <w:r>
        <w:t>Полноценная совместная работа над фанфиком/переводом</w:t>
      </w:r>
    </w:p>
    <w:p w14:paraId="4D2E1BFC" w14:textId="75C484D2" w:rsidR="00E41AC7" w:rsidRDefault="00E41AC7" w:rsidP="00F524AC">
      <w:pPr>
        <w:pStyle w:val="Normalunindented"/>
        <w:numPr>
          <w:ilvl w:val="0"/>
          <w:numId w:val="7"/>
        </w:numPr>
      </w:pPr>
      <w:r>
        <w:t xml:space="preserve">Скачивание архивов </w:t>
      </w:r>
      <w:proofErr w:type="spellStart"/>
      <w:r w:rsidRPr="00E41AC7">
        <w:rPr>
          <w:lang w:val="en-US"/>
        </w:rPr>
        <w:t>ePub</w:t>
      </w:r>
      <w:proofErr w:type="spellEnd"/>
      <w:r w:rsidRPr="00E41AC7">
        <w:rPr>
          <w:lang w:val="en-US"/>
        </w:rPr>
        <w:t>\fb2</w:t>
      </w:r>
    </w:p>
    <w:p w14:paraId="2CBFD077" w14:textId="218DFC69" w:rsidR="00E41AC7" w:rsidRDefault="00E41AC7" w:rsidP="00E41AC7">
      <w:pPr>
        <w:pStyle w:val="Normalunindented"/>
        <w:numPr>
          <w:ilvl w:val="0"/>
          <w:numId w:val="7"/>
        </w:numPr>
      </w:pPr>
      <w:r>
        <w:t>Персональный фильтр категорий</w:t>
      </w:r>
    </w:p>
    <w:p w14:paraId="6930B228" w14:textId="75C7C52A" w:rsidR="00E41AC7" w:rsidRDefault="00E41AC7" w:rsidP="00F524AC">
      <w:pPr>
        <w:pStyle w:val="Normalunindented"/>
        <w:numPr>
          <w:ilvl w:val="0"/>
          <w:numId w:val="7"/>
        </w:numPr>
      </w:pPr>
      <w:r>
        <w:t>Возможность подарить фанфик</w:t>
      </w:r>
    </w:p>
    <w:p w14:paraId="0C2F855F" w14:textId="77777777" w:rsidR="00E41AC7" w:rsidRDefault="00E41AC7" w:rsidP="00E41AC7">
      <w:pPr>
        <w:pStyle w:val="Normalunindented"/>
        <w:numPr>
          <w:ilvl w:val="0"/>
          <w:numId w:val="7"/>
        </w:numPr>
      </w:pPr>
      <w:r>
        <w:t>Подробная статистика фанфика</w:t>
      </w:r>
    </w:p>
    <w:p w14:paraId="1D2E8792" w14:textId="77777777" w:rsidR="00E41AC7" w:rsidRDefault="00E41AC7" w:rsidP="00E41AC7">
      <w:pPr>
        <w:pStyle w:val="Normalunindented"/>
        <w:numPr>
          <w:ilvl w:val="0"/>
          <w:numId w:val="7"/>
        </w:numPr>
      </w:pPr>
      <w:r>
        <w:t>Анонимная публикация</w:t>
      </w:r>
    </w:p>
    <w:p w14:paraId="20FCF9B4" w14:textId="77777777" w:rsidR="00E41AC7" w:rsidRDefault="00E41AC7" w:rsidP="00E41AC7">
      <w:pPr>
        <w:pStyle w:val="Normalunindented"/>
        <w:numPr>
          <w:ilvl w:val="0"/>
          <w:numId w:val="7"/>
        </w:numPr>
      </w:pPr>
      <w:r>
        <w:t>Таблица переводов</w:t>
      </w:r>
    </w:p>
    <w:p w14:paraId="5A2A262B" w14:textId="79665813" w:rsidR="00E41AC7" w:rsidRDefault="00E41AC7" w:rsidP="00E41AC7">
      <w:pPr>
        <w:pStyle w:val="Normalunindented"/>
        <w:numPr>
          <w:ilvl w:val="0"/>
          <w:numId w:val="7"/>
        </w:numPr>
      </w:pPr>
      <w:r>
        <w:t>Серии фанфиков</w:t>
      </w:r>
    </w:p>
    <w:p w14:paraId="3BF3C1A8" w14:textId="5EE6614E" w:rsidR="00E41AC7" w:rsidRDefault="00E41AC7" w:rsidP="00E41AC7">
      <w:pPr>
        <w:pStyle w:val="Normalunindented"/>
      </w:pPr>
      <w:r>
        <w:t>Система не реализует:</w:t>
      </w:r>
    </w:p>
    <w:p w14:paraId="42F6B62A" w14:textId="79119B94" w:rsidR="00E41AC7" w:rsidRPr="00E41AC7" w:rsidRDefault="00F524AC" w:rsidP="00E41AC7">
      <w:pPr>
        <w:pStyle w:val="Normalunindented"/>
        <w:numPr>
          <w:ilvl w:val="0"/>
          <w:numId w:val="8"/>
        </w:numPr>
      </w:pPr>
      <w:r>
        <w:t>М</w:t>
      </w:r>
      <w:r w:rsidR="00E41AC7">
        <w:t>обильн</w:t>
      </w:r>
      <w:r>
        <w:t>ая</w:t>
      </w:r>
      <w:r w:rsidR="00E41AC7">
        <w:t xml:space="preserve"> верси</w:t>
      </w:r>
      <w:r>
        <w:t>я</w:t>
      </w:r>
      <w:r w:rsidR="00E41AC7">
        <w:t xml:space="preserve"> для </w:t>
      </w:r>
      <w:r w:rsidR="00E41AC7">
        <w:rPr>
          <w:lang w:val="en-US"/>
        </w:rPr>
        <w:t>Android</w:t>
      </w:r>
      <w:r w:rsidR="00E41AC7" w:rsidRPr="00E41AC7">
        <w:t xml:space="preserve"> \ </w:t>
      </w:r>
      <w:r w:rsidR="00E41AC7">
        <w:rPr>
          <w:lang w:val="en-US"/>
        </w:rPr>
        <w:t>IOS</w:t>
      </w:r>
    </w:p>
    <w:p w14:paraId="673CCE6E" w14:textId="07A1B189" w:rsidR="00E41AC7" w:rsidRDefault="00E41AC7" w:rsidP="00E41AC7">
      <w:pPr>
        <w:pStyle w:val="Normalunindented"/>
        <w:numPr>
          <w:ilvl w:val="0"/>
          <w:numId w:val="8"/>
        </w:numPr>
      </w:pPr>
      <w:r>
        <w:t xml:space="preserve">Видео хостинг \ стриминг </w:t>
      </w:r>
    </w:p>
    <w:p w14:paraId="3FE85CB6" w14:textId="7D68FA50" w:rsidR="00182A54" w:rsidRDefault="00182A54" w:rsidP="00182A54">
      <w:pPr>
        <w:pStyle w:val="Normalunindented"/>
        <w:numPr>
          <w:ilvl w:val="0"/>
          <w:numId w:val="8"/>
        </w:numPr>
      </w:pPr>
      <w:r>
        <w:t>Интеграция с платежными системами и внедрение платного контента.</w:t>
      </w:r>
    </w:p>
    <w:p w14:paraId="2F2478AD" w14:textId="65838E30" w:rsidR="00C0103F" w:rsidRPr="00E41AC7" w:rsidRDefault="00C0103F" w:rsidP="00182A54">
      <w:pPr>
        <w:pStyle w:val="Normalunindented"/>
        <w:numPr>
          <w:ilvl w:val="0"/>
          <w:numId w:val="8"/>
        </w:numPr>
      </w:pPr>
      <w:r>
        <w:t>Функционал авторизации пользователя, его личный кабинет и функции, доступные авторизованному пользователю; шапка с навигацией, глобальный поиск, афиша, обсуждения – являются функционалом родительского сайта, а не целевого раздела</w:t>
      </w:r>
    </w:p>
    <w:p w14:paraId="3E6E9145" w14:textId="77777777" w:rsidR="00310C4B" w:rsidRPr="00626646" w:rsidRDefault="00310C4B">
      <w:pPr>
        <w:pStyle w:val="2"/>
        <w:rPr>
          <w:color w:val="000000" w:themeColor="text1"/>
          <w:rPrChange w:id="709" w:author="Vasy Medov" w:date="2026-02-26T17:30:00Z">
            <w:rPr/>
          </w:rPrChange>
        </w:rPr>
      </w:pPr>
      <w:bookmarkStart w:id="710" w:name="_Toc439994672"/>
      <w:bookmarkStart w:id="711" w:name="_Toc352609385"/>
      <w:bookmarkStart w:id="712" w:name="_Toc223482764"/>
      <w:r w:rsidRPr="00626646">
        <w:rPr>
          <w:color w:val="000000" w:themeColor="text1"/>
          <w:rPrChange w:id="713" w:author="Vasy Medov" w:date="2026-02-26T17:30:00Z">
            <w:rPr/>
          </w:rPrChange>
        </w:rPr>
        <w:lastRenderedPageBreak/>
        <w:t>References</w:t>
      </w:r>
      <w:bookmarkEnd w:id="710"/>
      <w:bookmarkEnd w:id="711"/>
      <w:bookmarkEnd w:id="712"/>
    </w:p>
    <w:p w14:paraId="4D1447EB" w14:textId="038BD5D0" w:rsidR="0065350A" w:rsidRDefault="00CA2467" w:rsidP="0065350A">
      <w:pPr>
        <w:pStyle w:val="Normalunindented"/>
        <w:numPr>
          <w:ilvl w:val="0"/>
          <w:numId w:val="12"/>
        </w:numPr>
      </w:pPr>
      <w:del w:id="714" w:author="Vasy Medov" w:date="2026-02-26T23:11:00Z">
        <w:r w:rsidRPr="00006036" w:rsidDel="00B0053E">
          <w:delText>&lt;List any documents or other resources to which this SRS refers. Include hyperlinks to them if they are in a persistent location. These might include user interface style guides, contracts, standards, system requirements specifications, interface specifications, or the SRS for a related product. Provide enough information so that the reader can access each reference, including its title, author, version number, date, and source, storage location, or URL.</w:delText>
        </w:r>
        <w:r w:rsidR="00310C4B" w:rsidRPr="00006036" w:rsidDel="00B0053E">
          <w:delText>&gt;</w:delText>
        </w:r>
      </w:del>
      <w:ins w:id="715" w:author="Vasy Medov" w:date="2026-02-26T23:09:00Z">
        <w:r w:rsidR="00B0053E">
          <w:rPr>
            <w:lang w:val="en-US"/>
          </w:rPr>
          <w:fldChar w:fldCharType="begin"/>
        </w:r>
        <w:r w:rsidR="00B0053E">
          <w:rPr>
            <w:lang w:val="en-US"/>
          </w:rPr>
          <w:instrText>HYPERLINK</w:instrText>
        </w:r>
        <w:r w:rsidR="00B0053E" w:rsidRPr="00E41AC7">
          <w:instrText xml:space="preserve"> "</w:instrText>
        </w:r>
        <w:r w:rsidR="00B0053E" w:rsidRPr="00B0053E">
          <w:rPr>
            <w:lang w:val="en-US"/>
          </w:rPr>
          <w:instrText>https</w:instrText>
        </w:r>
        <w:r w:rsidR="00B0053E" w:rsidRPr="00E41AC7">
          <w:instrText>://</w:instrText>
        </w:r>
        <w:r w:rsidR="00B0053E" w:rsidRPr="00B0053E">
          <w:rPr>
            <w:lang w:val="en-US"/>
          </w:rPr>
          <w:instrText>fanfics</w:instrText>
        </w:r>
        <w:r w:rsidR="00B0053E" w:rsidRPr="00E41AC7">
          <w:instrText>.</w:instrText>
        </w:r>
        <w:r w:rsidR="00B0053E" w:rsidRPr="00B0053E">
          <w:rPr>
            <w:lang w:val="en-US"/>
          </w:rPr>
          <w:instrText>me</w:instrText>
        </w:r>
        <w:r w:rsidR="00B0053E" w:rsidRPr="00E41AC7">
          <w:instrText>/</w:instrText>
        </w:r>
        <w:r w:rsidR="00B0053E" w:rsidRPr="00B0053E">
          <w:rPr>
            <w:lang w:val="en-US"/>
          </w:rPr>
          <w:instrText>fandom</w:instrText>
        </w:r>
        <w:r w:rsidR="00B0053E" w:rsidRPr="00E41AC7">
          <w:instrText>2/</w:instrText>
        </w:r>
        <w:r w:rsidR="00B0053E" w:rsidRPr="00B0053E">
          <w:rPr>
            <w:lang w:val="en-US"/>
          </w:rPr>
          <w:instrText>fics</w:instrText>
        </w:r>
        <w:r w:rsidR="00B0053E" w:rsidRPr="00E41AC7">
          <w:instrText>"</w:instrText>
        </w:r>
        <w:r w:rsidR="00B0053E">
          <w:rPr>
            <w:lang w:val="en-US"/>
          </w:rPr>
        </w:r>
        <w:r w:rsidR="00B0053E">
          <w:rPr>
            <w:lang w:val="en-US"/>
          </w:rPr>
          <w:fldChar w:fldCharType="separate"/>
        </w:r>
        <w:r w:rsidR="00B0053E" w:rsidRPr="00D86E5D">
          <w:rPr>
            <w:rStyle w:val="aa"/>
            <w:lang w:val="en-US"/>
          </w:rPr>
          <w:t>fanfics</w:t>
        </w:r>
        <w:r w:rsidR="00B0053E" w:rsidRPr="00B0053E">
          <w:rPr>
            <w:rStyle w:val="aa"/>
          </w:rPr>
          <w:t>.</w:t>
        </w:r>
        <w:r w:rsidR="00B0053E" w:rsidRPr="00D86E5D">
          <w:rPr>
            <w:rStyle w:val="aa"/>
            <w:lang w:val="en-US"/>
          </w:rPr>
          <w:t>me</w:t>
        </w:r>
        <w:r w:rsidR="00B0053E" w:rsidRPr="00B0053E">
          <w:rPr>
            <w:rStyle w:val="aa"/>
          </w:rPr>
          <w:t>/</w:t>
        </w:r>
        <w:r w:rsidR="00B0053E" w:rsidRPr="00D86E5D">
          <w:rPr>
            <w:rStyle w:val="aa"/>
            <w:lang w:val="en-US"/>
          </w:rPr>
          <w:t>fandom</w:t>
        </w:r>
        <w:r w:rsidR="00B0053E" w:rsidRPr="00B0053E">
          <w:rPr>
            <w:rStyle w:val="aa"/>
          </w:rPr>
          <w:t>2/</w:t>
        </w:r>
        <w:proofErr w:type="spellStart"/>
        <w:r w:rsidR="00B0053E" w:rsidRPr="00D86E5D">
          <w:rPr>
            <w:rStyle w:val="aa"/>
            <w:lang w:val="en-US"/>
          </w:rPr>
          <w:t>fics</w:t>
        </w:r>
        <w:proofErr w:type="spellEnd"/>
        <w:r w:rsidR="00B0053E">
          <w:rPr>
            <w:lang w:val="en-US"/>
          </w:rPr>
          <w:fldChar w:fldCharType="end"/>
        </w:r>
        <w:r w:rsidR="00B0053E" w:rsidRPr="00B0053E">
          <w:t xml:space="preserve"> </w:t>
        </w:r>
      </w:ins>
      <w:r w:rsidR="00DB78B8">
        <w:t>–</w:t>
      </w:r>
      <w:r w:rsidR="00245620">
        <w:t xml:space="preserve"> </w:t>
      </w:r>
      <w:r w:rsidR="00DB78B8">
        <w:t>разрабатываемый веб сайт</w:t>
      </w:r>
      <w:r w:rsidR="00245620">
        <w:t xml:space="preserve">, </w:t>
      </w:r>
      <w:ins w:id="716" w:author="Vasy Medov" w:date="2026-02-26T23:09:00Z">
        <w:r w:rsidR="00B0053E">
          <w:t>раздел фанфиков о Гарри Поттере</w:t>
        </w:r>
      </w:ins>
      <w:ins w:id="717" w:author="Vasy Medov" w:date="2026-02-26T23:10:00Z">
        <w:r w:rsidR="00B0053E">
          <w:t>.</w:t>
        </w:r>
      </w:ins>
    </w:p>
    <w:p w14:paraId="6EA58E15" w14:textId="5992040D" w:rsidR="0065350A" w:rsidRPr="00B0053E" w:rsidRDefault="0065350A" w:rsidP="0065350A">
      <w:pPr>
        <w:pStyle w:val="Normalunindented"/>
        <w:numPr>
          <w:ilvl w:val="0"/>
          <w:numId w:val="12"/>
        </w:numPr>
      </w:pPr>
      <w:ins w:id="718" w:author="Vasy Medov" w:date="2026-02-26T23:09:00Z">
        <w:r>
          <w:rPr>
            <w:lang w:val="en-US"/>
          </w:rPr>
          <w:fldChar w:fldCharType="begin"/>
        </w:r>
        <w:r>
          <w:rPr>
            <w:lang w:val="en-US"/>
          </w:rPr>
          <w:instrText>HYPERLINK</w:instrText>
        </w:r>
        <w:r w:rsidRPr="00E41AC7">
          <w:instrText xml:space="preserve"> "</w:instrText>
        </w:r>
        <w:r w:rsidRPr="00B0053E">
          <w:rPr>
            <w:lang w:val="en-US"/>
          </w:rPr>
          <w:instrText>https</w:instrText>
        </w:r>
        <w:r w:rsidRPr="00E41AC7">
          <w:instrText>://</w:instrText>
        </w:r>
        <w:r w:rsidRPr="00B0053E">
          <w:rPr>
            <w:lang w:val="en-US"/>
          </w:rPr>
          <w:instrText>fanfics</w:instrText>
        </w:r>
        <w:r w:rsidRPr="00E41AC7">
          <w:instrText>.</w:instrText>
        </w:r>
        <w:r w:rsidRPr="00B0053E">
          <w:rPr>
            <w:lang w:val="en-US"/>
          </w:rPr>
          <w:instrText>me</w:instrText>
        </w:r>
        <w:r w:rsidRPr="00E41AC7">
          <w:instrText>/</w:instrText>
        </w:r>
        <w:r w:rsidRPr="00B0053E">
          <w:rPr>
            <w:lang w:val="en-US"/>
          </w:rPr>
          <w:instrText>fandom</w:instrText>
        </w:r>
        <w:r w:rsidRPr="00E41AC7">
          <w:instrText>2/</w:instrText>
        </w:r>
        <w:r w:rsidRPr="00B0053E">
          <w:rPr>
            <w:lang w:val="en-US"/>
          </w:rPr>
          <w:instrText>fics</w:instrText>
        </w:r>
        <w:r w:rsidRPr="00E41AC7">
          <w:instrText>"</w:instrText>
        </w:r>
        <w:r>
          <w:rPr>
            <w:lang w:val="en-US"/>
          </w:rPr>
        </w:r>
        <w:r>
          <w:rPr>
            <w:lang w:val="en-US"/>
          </w:rPr>
          <w:fldChar w:fldCharType="separate"/>
        </w:r>
        <w:r w:rsidRPr="00D86E5D">
          <w:rPr>
            <w:rStyle w:val="aa"/>
            <w:lang w:val="en-US"/>
          </w:rPr>
          <w:t>fanfics</w:t>
        </w:r>
        <w:r w:rsidRPr="00B0053E">
          <w:rPr>
            <w:rStyle w:val="aa"/>
          </w:rPr>
          <w:t>.</w:t>
        </w:r>
        <w:r w:rsidRPr="00D86E5D">
          <w:rPr>
            <w:rStyle w:val="aa"/>
            <w:lang w:val="en-US"/>
          </w:rPr>
          <w:t>me</w:t>
        </w:r>
        <w:r>
          <w:rPr>
            <w:lang w:val="en-US"/>
          </w:rPr>
          <w:fldChar w:fldCharType="end"/>
        </w:r>
        <w:r w:rsidRPr="00B0053E">
          <w:t xml:space="preserve"> </w:t>
        </w:r>
      </w:ins>
      <w:r>
        <w:t>– родительский сайт, общий портал.</w:t>
      </w:r>
    </w:p>
    <w:p w14:paraId="3814A4E7" w14:textId="77777777" w:rsidR="00310C4B" w:rsidRDefault="00310C4B" w:rsidP="00C939DE">
      <w:pPr>
        <w:pStyle w:val="1"/>
        <w:rPr>
          <w:color w:val="000000" w:themeColor="text1"/>
          <w:lang w:val="ru-RU"/>
        </w:rPr>
      </w:pPr>
      <w:bookmarkStart w:id="719" w:name="_Toc439994673"/>
      <w:bookmarkStart w:id="720" w:name="_Toc352609386"/>
      <w:bookmarkStart w:id="721" w:name="_Toc223482765"/>
      <w:r w:rsidRPr="00626646">
        <w:rPr>
          <w:color w:val="000000" w:themeColor="text1"/>
          <w:rPrChange w:id="722" w:author="Vasy Medov" w:date="2026-02-26T17:30:00Z">
            <w:rPr/>
          </w:rPrChange>
        </w:rPr>
        <w:t>Overall Description</w:t>
      </w:r>
      <w:bookmarkEnd w:id="719"/>
      <w:bookmarkEnd w:id="720"/>
      <w:bookmarkEnd w:id="721"/>
    </w:p>
    <w:p w14:paraId="73A22334" w14:textId="4255A76F" w:rsidR="00A62102" w:rsidRPr="00A62102" w:rsidRDefault="00A62102" w:rsidP="00A62102">
      <w:pPr>
        <w:pStyle w:val="Normalunindented"/>
      </w:pPr>
      <w:r w:rsidRPr="00A62102">
        <w:t xml:space="preserve">Система «Fanfics.me/fandom2» разрабатывается как тематический </w:t>
      </w:r>
      <w:proofErr w:type="gramStart"/>
      <w:r w:rsidRPr="00A62102">
        <w:t>подраздел(</w:t>
      </w:r>
      <w:proofErr w:type="gramEnd"/>
      <w:r w:rsidRPr="00A62102">
        <w:t>дочерний проект</w:t>
      </w:r>
      <w:r>
        <w:t xml:space="preserve"> о конкретном фандоме</w:t>
      </w:r>
      <w:r w:rsidRPr="00A62102">
        <w:t>) в составе родительского литературного портала Fanfics.me</w:t>
      </w:r>
      <w:r>
        <w:t>.</w:t>
      </w:r>
    </w:p>
    <w:p w14:paraId="27F367CE" w14:textId="77777777" w:rsidR="00310C4B" w:rsidRPr="00626646" w:rsidRDefault="00310C4B">
      <w:pPr>
        <w:pStyle w:val="2"/>
        <w:rPr>
          <w:color w:val="000000" w:themeColor="text1"/>
          <w:rPrChange w:id="723" w:author="Vasy Medov" w:date="2026-02-26T17:30:00Z">
            <w:rPr/>
          </w:rPrChange>
        </w:rPr>
      </w:pPr>
      <w:bookmarkStart w:id="724" w:name="_Toc439994674"/>
      <w:bookmarkStart w:id="725" w:name="_Toc352609387"/>
      <w:bookmarkStart w:id="726" w:name="_Toc223482766"/>
      <w:r w:rsidRPr="00626646">
        <w:rPr>
          <w:color w:val="000000" w:themeColor="text1"/>
          <w:rPrChange w:id="727" w:author="Vasy Medov" w:date="2026-02-26T17:30:00Z">
            <w:rPr/>
          </w:rPrChange>
        </w:rPr>
        <w:t>Product Perspective</w:t>
      </w:r>
      <w:bookmarkEnd w:id="724"/>
      <w:bookmarkEnd w:id="725"/>
      <w:bookmarkEnd w:id="726"/>
    </w:p>
    <w:p w14:paraId="708F5544" w14:textId="0B8A3B0F" w:rsidR="00C0103F" w:rsidRDefault="00C0103F" w:rsidP="00C0103F">
      <w:pPr>
        <w:pStyle w:val="Normalunindented"/>
      </w:pPr>
      <w:r>
        <w:t>Систем</w:t>
      </w:r>
      <w:r w:rsidR="00A62102">
        <w:t>а</w:t>
      </w:r>
      <w:r>
        <w:t xml:space="preserve"> </w:t>
      </w:r>
      <w:r w:rsidR="0065350A" w:rsidRPr="00A62102">
        <w:t xml:space="preserve">функционирует в экосистеме родительского портала </w:t>
      </w:r>
      <w:r w:rsidR="0065350A">
        <w:t>«</w:t>
      </w:r>
      <w:r w:rsidR="0065350A">
        <w:rPr>
          <w:lang w:val="en-US"/>
        </w:rPr>
        <w:t>Fanfics</w:t>
      </w:r>
      <w:r w:rsidR="0065350A" w:rsidRPr="00C0103F">
        <w:t>.</w:t>
      </w:r>
      <w:r w:rsidR="0065350A">
        <w:rPr>
          <w:lang w:val="en-US"/>
        </w:rPr>
        <w:t>me</w:t>
      </w:r>
      <w:r w:rsidR="0065350A">
        <w:t xml:space="preserve">». Система является </w:t>
      </w:r>
      <w:r>
        <w:t>одним из разделов</w:t>
      </w:r>
      <w:r w:rsidR="00A62102">
        <w:t xml:space="preserve"> группы </w:t>
      </w:r>
      <w:proofErr w:type="spellStart"/>
      <w:r w:rsidR="00A62102">
        <w:t>фандомов</w:t>
      </w:r>
      <w:proofErr w:type="spellEnd"/>
      <w:r w:rsidR="00A62102">
        <w:t xml:space="preserve"> родительского</w:t>
      </w:r>
      <w:r>
        <w:t xml:space="preserve"> сайта </w:t>
      </w:r>
      <w:r w:rsidR="0065350A">
        <w:t>и наследует следующий его</w:t>
      </w:r>
      <w:r w:rsidR="00A62102">
        <w:t xml:space="preserve"> функционал:</w:t>
      </w:r>
    </w:p>
    <w:p w14:paraId="5B677067" w14:textId="77777777" w:rsidR="00A62102" w:rsidRPr="00A62102" w:rsidRDefault="00A62102" w:rsidP="00A62102">
      <w:pPr>
        <w:pStyle w:val="Normalunindented"/>
        <w:numPr>
          <w:ilvl w:val="0"/>
          <w:numId w:val="9"/>
        </w:numPr>
      </w:pPr>
      <w:r w:rsidRPr="00A62102">
        <w:t>Единая система авторизации и аутентификации пользователей.</w:t>
      </w:r>
    </w:p>
    <w:p w14:paraId="2A500DF0" w14:textId="238BFEB4" w:rsidR="00A62102" w:rsidRPr="00A62102" w:rsidRDefault="00A62102" w:rsidP="00A62102">
      <w:pPr>
        <w:pStyle w:val="Normalunindented"/>
        <w:numPr>
          <w:ilvl w:val="0"/>
          <w:numId w:val="9"/>
        </w:numPr>
      </w:pPr>
      <w:r w:rsidRPr="00A62102">
        <w:t>Общая база данных пользователей</w:t>
      </w:r>
      <w:r>
        <w:t>.</w:t>
      </w:r>
    </w:p>
    <w:p w14:paraId="5C3386F4" w14:textId="79F3C147" w:rsidR="00A62102" w:rsidRDefault="00A62102" w:rsidP="00A62102">
      <w:pPr>
        <w:pStyle w:val="Normalunindented"/>
        <w:numPr>
          <w:ilvl w:val="0"/>
          <w:numId w:val="9"/>
        </w:numPr>
      </w:pPr>
      <w:r w:rsidRPr="00A62102">
        <w:t>Единая навигационная структура родительского сайта (главное меню, хедер, футер</w:t>
      </w:r>
      <w:r>
        <w:t>, правое вертикальное меню</w:t>
      </w:r>
      <w:r w:rsidRPr="00A62102">
        <w:t>).</w:t>
      </w:r>
    </w:p>
    <w:p w14:paraId="7FBAAE27" w14:textId="580D8A2D" w:rsidR="0065350A" w:rsidRPr="00A62102" w:rsidRDefault="0065350A" w:rsidP="00A62102">
      <w:pPr>
        <w:pStyle w:val="Normalunindented"/>
        <w:numPr>
          <w:ilvl w:val="0"/>
          <w:numId w:val="9"/>
        </w:numPr>
      </w:pPr>
      <w:r>
        <w:t>Функционал личного кабинета пользователя.</w:t>
      </w:r>
    </w:p>
    <w:p w14:paraId="3FCD2584" w14:textId="33B6819D" w:rsidR="00A62102" w:rsidRPr="00A62102" w:rsidRDefault="00A62102" w:rsidP="00A62102">
      <w:pPr>
        <w:pStyle w:val="Normalunindented"/>
        <w:numPr>
          <w:ilvl w:val="0"/>
          <w:numId w:val="9"/>
        </w:numPr>
      </w:pPr>
      <w:r w:rsidRPr="00A62102">
        <w:t xml:space="preserve">Общий </w:t>
      </w:r>
      <w:r>
        <w:t>механиз</w:t>
      </w:r>
      <w:r w:rsidR="0065350A">
        <w:t>м афиши,</w:t>
      </w:r>
      <w:r w:rsidRPr="00A62102">
        <w:t xml:space="preserve"> уведомлений</w:t>
      </w:r>
      <w:r w:rsidR="0065350A">
        <w:t>, глобальный поиск.</w:t>
      </w:r>
    </w:p>
    <w:p w14:paraId="3C2521DA" w14:textId="638E9DF5" w:rsidR="00A62102" w:rsidRDefault="0065350A" w:rsidP="00A62102">
      <w:pPr>
        <w:pStyle w:val="Normalunindented"/>
      </w:pPr>
      <w:r>
        <w:t>Система имеет собственные</w:t>
      </w:r>
      <w:r w:rsidR="00A62102" w:rsidRPr="00A62102">
        <w:t xml:space="preserve"> сервисы:</w:t>
      </w:r>
    </w:p>
    <w:p w14:paraId="0C5E1493" w14:textId="5A388FAE" w:rsidR="00A62102" w:rsidRPr="00C0103F" w:rsidRDefault="0065350A" w:rsidP="00C0103F">
      <w:pPr>
        <w:pStyle w:val="Normalunindented"/>
        <w:numPr>
          <w:ilvl w:val="0"/>
          <w:numId w:val="11"/>
        </w:numPr>
      </w:pPr>
      <w:r>
        <w:t xml:space="preserve">Новости, фанфики, </w:t>
      </w:r>
      <w:proofErr w:type="spellStart"/>
      <w:r>
        <w:t>фанарт</w:t>
      </w:r>
      <w:proofErr w:type="spellEnd"/>
      <w:r>
        <w:t>, блог, энциклопедия, канон по фандому.</w:t>
      </w:r>
    </w:p>
    <w:p w14:paraId="28C069F9" w14:textId="0143F68D" w:rsidR="00B21C11" w:rsidRPr="00B21C11" w:rsidRDefault="00310C4B" w:rsidP="00B21C11">
      <w:pPr>
        <w:pStyle w:val="2"/>
        <w:rPr>
          <w:color w:val="000000" w:themeColor="text1"/>
          <w:lang w:val="ru-RU"/>
        </w:rPr>
      </w:pPr>
      <w:bookmarkStart w:id="728" w:name="_Toc439994676"/>
      <w:bookmarkStart w:id="729" w:name="_Toc352609388"/>
      <w:bookmarkStart w:id="730" w:name="_Toc223482767"/>
      <w:r w:rsidRPr="00626646">
        <w:rPr>
          <w:color w:val="000000" w:themeColor="text1"/>
          <w:rPrChange w:id="731" w:author="Vasy Medov" w:date="2026-02-26T17:30:00Z">
            <w:rPr/>
          </w:rPrChange>
        </w:rPr>
        <w:t>User Classes and Characteristics</w:t>
      </w:r>
      <w:bookmarkEnd w:id="728"/>
      <w:bookmarkEnd w:id="729"/>
      <w:bookmarkEnd w:id="730"/>
    </w:p>
    <w:p w14:paraId="4B36C64D" w14:textId="72DDEB03" w:rsidR="00B21C11" w:rsidRDefault="006C1A32" w:rsidP="00B37C91">
      <w:pPr>
        <w:pStyle w:val="3"/>
      </w:pPr>
      <w:bookmarkStart w:id="732" w:name="_Toc223482768"/>
      <w:r>
        <w:t>Гость</w:t>
      </w:r>
      <w:bookmarkEnd w:id="732"/>
    </w:p>
    <w:p w14:paraId="3A278987" w14:textId="685803E2" w:rsidR="00B21C11" w:rsidRPr="00B21C11" w:rsidRDefault="00B21C11" w:rsidP="00B21C11">
      <w:pPr>
        <w:pStyle w:val="Normalunindented"/>
        <w:numPr>
          <w:ilvl w:val="0"/>
          <w:numId w:val="11"/>
        </w:numPr>
      </w:pPr>
      <w:r w:rsidRPr="00B21C11">
        <w:t>Описание:</w:t>
      </w:r>
      <w:r w:rsidR="006C1A32">
        <w:t xml:space="preserve"> неавторизованный пользователь</w:t>
      </w:r>
      <w:r w:rsidRPr="00B21C11">
        <w:t xml:space="preserve"> </w:t>
      </w:r>
      <w:r w:rsidR="005F0CE0">
        <w:t>портала «</w:t>
      </w:r>
      <w:r w:rsidR="005F0CE0">
        <w:rPr>
          <w:lang w:val="en-US"/>
        </w:rPr>
        <w:t>fanfics</w:t>
      </w:r>
      <w:r w:rsidR="005F0CE0" w:rsidRPr="005F0CE0">
        <w:t>.</w:t>
      </w:r>
      <w:r w:rsidR="005F0CE0">
        <w:rPr>
          <w:lang w:val="en-US"/>
        </w:rPr>
        <w:t>me</w:t>
      </w:r>
      <w:r w:rsidR="005F0CE0">
        <w:t>»</w:t>
      </w:r>
      <w:r w:rsidR="005F0CE0" w:rsidRPr="005F0CE0">
        <w:t>.</w:t>
      </w:r>
    </w:p>
    <w:p w14:paraId="4AC3D72C" w14:textId="32314E6B" w:rsidR="00B21C11" w:rsidRDefault="00B21C11" w:rsidP="00215D92">
      <w:pPr>
        <w:pStyle w:val="Normalunindented"/>
        <w:numPr>
          <w:ilvl w:val="0"/>
          <w:numId w:val="11"/>
        </w:numPr>
      </w:pPr>
      <w:r w:rsidRPr="00B21C11">
        <w:t>Цели использования:</w:t>
      </w:r>
      <w:r w:rsidR="006C1A32">
        <w:t xml:space="preserve"> </w:t>
      </w:r>
      <w:r w:rsidR="00215D92">
        <w:t>просмотр контента</w:t>
      </w:r>
      <w:r w:rsidR="006C1A32">
        <w:t xml:space="preserve"> по фандому Гарри Поттера.</w:t>
      </w:r>
    </w:p>
    <w:p w14:paraId="30C4BF11" w14:textId="77777777" w:rsidR="006C1A32" w:rsidRDefault="00B21C11" w:rsidP="00B21C11">
      <w:pPr>
        <w:pStyle w:val="Normalunindented"/>
        <w:numPr>
          <w:ilvl w:val="0"/>
          <w:numId w:val="11"/>
        </w:numPr>
      </w:pPr>
      <w:r w:rsidRPr="00B21C11">
        <w:t>Права и возможности:</w:t>
      </w:r>
      <w:r w:rsidR="006C1A32">
        <w:t xml:space="preserve"> </w:t>
      </w:r>
    </w:p>
    <w:p w14:paraId="333C43B1" w14:textId="77777777" w:rsidR="005F0CE0" w:rsidRDefault="006C1A32" w:rsidP="006C1A32">
      <w:pPr>
        <w:pStyle w:val="Normalunindented"/>
        <w:numPr>
          <w:ilvl w:val="1"/>
          <w:numId w:val="11"/>
        </w:numPr>
      </w:pPr>
      <w:r>
        <w:t>Поиск по фильтрами</w:t>
      </w:r>
    </w:p>
    <w:p w14:paraId="55D23A85" w14:textId="784B2F43" w:rsidR="00203EAC" w:rsidRDefault="005F0CE0" w:rsidP="006C1A32">
      <w:pPr>
        <w:pStyle w:val="Normalunindented"/>
        <w:numPr>
          <w:ilvl w:val="1"/>
          <w:numId w:val="11"/>
        </w:numPr>
      </w:pPr>
      <w:r>
        <w:t xml:space="preserve">Просмотр </w:t>
      </w:r>
      <w:r w:rsidR="006C1A32">
        <w:t xml:space="preserve">материалов. </w:t>
      </w:r>
    </w:p>
    <w:p w14:paraId="5DE28BD4" w14:textId="2F6E2BA6" w:rsidR="006C1A32" w:rsidRDefault="005F0CE0" w:rsidP="006C1A32">
      <w:pPr>
        <w:pStyle w:val="Normalunindented"/>
        <w:numPr>
          <w:ilvl w:val="1"/>
          <w:numId w:val="11"/>
        </w:numPr>
      </w:pPr>
      <w:r>
        <w:t>Доступ к справочной информации</w:t>
      </w:r>
    </w:p>
    <w:p w14:paraId="0855AC70" w14:textId="54A4E6C4" w:rsidR="005F0CE0" w:rsidRDefault="00483705" w:rsidP="00B37C91">
      <w:pPr>
        <w:pStyle w:val="3"/>
      </w:pPr>
      <w:bookmarkStart w:id="733" w:name="_Toc223482769"/>
      <w:r>
        <w:t>Ч</w:t>
      </w:r>
      <w:r w:rsidR="005F0CE0">
        <w:t>итатель</w:t>
      </w:r>
      <w:bookmarkEnd w:id="733"/>
    </w:p>
    <w:p w14:paraId="59C50619" w14:textId="61767C52" w:rsidR="005F0CE0" w:rsidRPr="00B21C11" w:rsidRDefault="005F0CE0" w:rsidP="005F0CE0">
      <w:pPr>
        <w:pStyle w:val="Normalunindented"/>
        <w:numPr>
          <w:ilvl w:val="0"/>
          <w:numId w:val="11"/>
        </w:numPr>
      </w:pPr>
      <w:r w:rsidRPr="00B21C11">
        <w:t>Описание:</w:t>
      </w:r>
      <w:r>
        <w:t xml:space="preserve"> авторизованный пользователь</w:t>
      </w:r>
      <w:r w:rsidRPr="00B21C11">
        <w:t xml:space="preserve"> </w:t>
      </w:r>
      <w:r>
        <w:t>портала «</w:t>
      </w:r>
      <w:r>
        <w:rPr>
          <w:lang w:val="en-US"/>
        </w:rPr>
        <w:t>fanfics</w:t>
      </w:r>
      <w:r w:rsidRPr="005F0CE0">
        <w:t>.</w:t>
      </w:r>
      <w:r>
        <w:rPr>
          <w:lang w:val="en-US"/>
        </w:rPr>
        <w:t>me</w:t>
      </w:r>
      <w:r>
        <w:t>»</w:t>
      </w:r>
      <w:r w:rsidRPr="005F0CE0">
        <w:t>.</w:t>
      </w:r>
    </w:p>
    <w:p w14:paraId="30BFF240" w14:textId="4E6E3D20" w:rsidR="005F0CE0" w:rsidRDefault="005F0CE0" w:rsidP="00215D92">
      <w:pPr>
        <w:pStyle w:val="Normalunindented"/>
        <w:numPr>
          <w:ilvl w:val="0"/>
          <w:numId w:val="11"/>
        </w:numPr>
      </w:pPr>
      <w:r w:rsidRPr="00B21C11">
        <w:lastRenderedPageBreak/>
        <w:t>Цели использования:</w:t>
      </w:r>
      <w:r>
        <w:t xml:space="preserve"> </w:t>
      </w:r>
      <w:r w:rsidR="00215D92">
        <w:t>ч</w:t>
      </w:r>
      <w:r w:rsidR="00215D92" w:rsidRPr="00215D92">
        <w:t>тение, социальное взаимодействие</w:t>
      </w:r>
      <w:r w:rsidR="00215D92">
        <w:t xml:space="preserve"> с авторами и другими пользователями</w:t>
      </w:r>
      <w:r w:rsidR="00215D92" w:rsidRPr="00215D92">
        <w:t>, персонализация.</w:t>
      </w:r>
    </w:p>
    <w:p w14:paraId="051B297F" w14:textId="77777777" w:rsidR="005F0CE0" w:rsidRDefault="005F0CE0" w:rsidP="005F0CE0">
      <w:pPr>
        <w:pStyle w:val="Normalunindented"/>
        <w:numPr>
          <w:ilvl w:val="0"/>
          <w:numId w:val="11"/>
        </w:numPr>
      </w:pPr>
      <w:r w:rsidRPr="00B21C11">
        <w:t>Права и возможности:</w:t>
      </w:r>
      <w:r>
        <w:t xml:space="preserve"> </w:t>
      </w:r>
    </w:p>
    <w:p w14:paraId="0E40843B" w14:textId="5D4D6485" w:rsidR="00215D92" w:rsidRDefault="00215D92" w:rsidP="00215D92">
      <w:pPr>
        <w:pStyle w:val="Normalunindented"/>
        <w:numPr>
          <w:ilvl w:val="1"/>
          <w:numId w:val="11"/>
        </w:numPr>
      </w:pPr>
      <w:r>
        <w:t>Наследует права Гостя</w:t>
      </w:r>
    </w:p>
    <w:p w14:paraId="7E13925F" w14:textId="3FEBAF10" w:rsidR="005F0CE0" w:rsidRDefault="00215D92" w:rsidP="005F0CE0">
      <w:pPr>
        <w:pStyle w:val="Normalunindented"/>
        <w:numPr>
          <w:ilvl w:val="1"/>
          <w:numId w:val="11"/>
        </w:numPr>
      </w:pPr>
      <w:r>
        <w:t>Добавление материалов в избранное</w:t>
      </w:r>
    </w:p>
    <w:p w14:paraId="4FE35147" w14:textId="71F0AA3F" w:rsidR="005F0CE0" w:rsidRDefault="00215D92" w:rsidP="005F0CE0">
      <w:pPr>
        <w:pStyle w:val="Normalunindented"/>
        <w:numPr>
          <w:ilvl w:val="1"/>
          <w:numId w:val="11"/>
        </w:numPr>
      </w:pPr>
      <w:r>
        <w:t>Комментирование материалов, переписка с другими пользователями</w:t>
      </w:r>
    </w:p>
    <w:p w14:paraId="5EB1F9EA" w14:textId="63722E0C" w:rsidR="005F0CE0" w:rsidRDefault="00215D92" w:rsidP="005F0CE0">
      <w:pPr>
        <w:pStyle w:val="Normalunindented"/>
        <w:numPr>
          <w:ilvl w:val="1"/>
          <w:numId w:val="11"/>
        </w:numPr>
      </w:pPr>
      <w:r>
        <w:t xml:space="preserve">Подписка на авторов и материалы </w:t>
      </w:r>
    </w:p>
    <w:p w14:paraId="4CBAE925" w14:textId="2836C411" w:rsidR="00215D92" w:rsidRDefault="00215D92" w:rsidP="005F0CE0">
      <w:pPr>
        <w:pStyle w:val="Normalunindented"/>
        <w:numPr>
          <w:ilvl w:val="1"/>
          <w:numId w:val="11"/>
        </w:numPr>
      </w:pPr>
      <w:r>
        <w:t>Ведение своего блога</w:t>
      </w:r>
    </w:p>
    <w:p w14:paraId="50FEE6F9" w14:textId="77777777" w:rsidR="00310C4B" w:rsidRPr="00626646" w:rsidRDefault="00310C4B">
      <w:pPr>
        <w:pStyle w:val="2"/>
        <w:rPr>
          <w:color w:val="000000" w:themeColor="text1"/>
          <w:rPrChange w:id="734" w:author="Vasy Medov" w:date="2026-02-26T17:30:00Z">
            <w:rPr/>
          </w:rPrChange>
        </w:rPr>
      </w:pPr>
      <w:bookmarkStart w:id="735" w:name="_Toc439994677"/>
      <w:bookmarkStart w:id="736" w:name="_Toc352609389"/>
      <w:bookmarkStart w:id="737" w:name="_Toc223482774"/>
      <w:r w:rsidRPr="00E97EE6">
        <w:rPr>
          <w:color w:val="000000" w:themeColor="text1"/>
          <w:highlight w:val="yellow"/>
          <w:rPrChange w:id="738" w:author="Vasy Medov" w:date="2026-02-26T17:30:00Z">
            <w:rPr/>
          </w:rPrChange>
        </w:rPr>
        <w:t>Operating</w:t>
      </w:r>
      <w:r w:rsidRPr="00626646">
        <w:rPr>
          <w:color w:val="000000" w:themeColor="text1"/>
          <w:rPrChange w:id="739" w:author="Vasy Medov" w:date="2026-02-26T17:30:00Z">
            <w:rPr/>
          </w:rPrChange>
        </w:rPr>
        <w:t xml:space="preserve"> Environment</w:t>
      </w:r>
      <w:bookmarkEnd w:id="735"/>
      <w:bookmarkEnd w:id="736"/>
      <w:bookmarkEnd w:id="737"/>
    </w:p>
    <w:p w14:paraId="03A2ECE4" w14:textId="02E66875" w:rsidR="006374FB" w:rsidRDefault="006374FB" w:rsidP="00B37C91">
      <w:pPr>
        <w:pStyle w:val="3"/>
      </w:pPr>
      <w:bookmarkStart w:id="740" w:name="_Toc223482775"/>
      <w:bookmarkStart w:id="741" w:name="_Toc439994678"/>
      <w:bookmarkStart w:id="742" w:name="_Toc352609390"/>
      <w:r>
        <w:t>Веб-сервер</w:t>
      </w:r>
      <w:bookmarkEnd w:id="740"/>
    </w:p>
    <w:p w14:paraId="7989FBAD" w14:textId="1943F766" w:rsidR="006374FB" w:rsidRPr="006374FB" w:rsidRDefault="00371564" w:rsidP="006374FB">
      <w:pPr>
        <w:rPr>
          <w:lang w:val="ru-RU"/>
        </w:rPr>
      </w:pPr>
      <w:r>
        <w:rPr>
          <w:lang w:val="ru-RU"/>
        </w:rPr>
        <w:t xml:space="preserve">Система </w:t>
      </w:r>
      <w:r w:rsidR="006374FB">
        <w:rPr>
          <w:lang w:val="ru-RU"/>
        </w:rPr>
        <w:t>использует</w:t>
      </w:r>
      <w:r w:rsidR="006374FB">
        <w:rPr>
          <w:b/>
          <w:bCs/>
          <w:lang w:val="ru-RU"/>
        </w:rPr>
        <w:t xml:space="preserve"> </w:t>
      </w:r>
      <w:r w:rsidR="006374FB" w:rsidRPr="006374FB">
        <w:rPr>
          <w:b/>
          <w:bCs/>
        </w:rPr>
        <w:t>Nginx</w:t>
      </w:r>
      <w:r w:rsidR="006374FB" w:rsidRPr="006374FB">
        <w:rPr>
          <w:b/>
          <w:bCs/>
          <w:lang w:val="ru-RU"/>
        </w:rPr>
        <w:t xml:space="preserve"> </w:t>
      </w:r>
      <w:r w:rsidR="006374FB" w:rsidRPr="006374FB">
        <w:rPr>
          <w:b/>
          <w:bCs/>
        </w:rPr>
        <w:t>v</w:t>
      </w:r>
      <w:r w:rsidR="006374FB" w:rsidRPr="006374FB">
        <w:rPr>
          <w:b/>
          <w:bCs/>
          <w:lang w:val="ru-RU"/>
        </w:rPr>
        <w:t>1.22.0</w:t>
      </w:r>
      <w:r w:rsidR="006374FB">
        <w:rPr>
          <w:lang w:val="ru-RU"/>
        </w:rPr>
        <w:t xml:space="preserve"> для</w:t>
      </w:r>
      <w:r w:rsidR="006374FB" w:rsidRPr="006374FB">
        <w:rPr>
          <w:lang w:val="ru-RU"/>
        </w:rPr>
        <w:t xml:space="preserve"> </w:t>
      </w:r>
      <w:r w:rsidR="006374FB">
        <w:rPr>
          <w:lang w:val="ru-RU"/>
        </w:rPr>
        <w:t>о</w:t>
      </w:r>
      <w:r w:rsidR="006374FB" w:rsidRPr="006374FB">
        <w:rPr>
          <w:lang w:val="ru-RU"/>
        </w:rPr>
        <w:t>бработк</w:t>
      </w:r>
      <w:r w:rsidR="006374FB">
        <w:rPr>
          <w:lang w:val="ru-RU"/>
        </w:rPr>
        <w:t>и</w:t>
      </w:r>
      <w:r w:rsidR="006374FB" w:rsidRPr="006374FB">
        <w:rPr>
          <w:lang w:val="ru-RU"/>
        </w:rPr>
        <w:t xml:space="preserve"> входящих </w:t>
      </w:r>
      <w:r w:rsidR="006374FB" w:rsidRPr="006374FB">
        <w:t>HTTP</w:t>
      </w:r>
      <w:r w:rsidR="006374FB" w:rsidRPr="006374FB">
        <w:rPr>
          <w:lang w:val="ru-RU"/>
        </w:rPr>
        <w:t>/</w:t>
      </w:r>
      <w:r w:rsidR="006374FB" w:rsidRPr="006374FB">
        <w:t>HTTPS</w:t>
      </w:r>
      <w:r w:rsidR="006374FB" w:rsidRPr="006374FB">
        <w:rPr>
          <w:lang w:val="ru-RU"/>
        </w:rPr>
        <w:t>-запросов, обслуживание статического контента (</w:t>
      </w:r>
      <w:r w:rsidR="006374FB" w:rsidRPr="006374FB">
        <w:t>CSS</w:t>
      </w:r>
      <w:r w:rsidR="006374FB" w:rsidRPr="006374FB">
        <w:rPr>
          <w:lang w:val="ru-RU"/>
        </w:rPr>
        <w:t xml:space="preserve">, </w:t>
      </w:r>
      <w:r w:rsidR="006374FB" w:rsidRPr="006374FB">
        <w:t>JS</w:t>
      </w:r>
      <w:r w:rsidR="006374FB" w:rsidRPr="006374FB">
        <w:rPr>
          <w:lang w:val="ru-RU"/>
        </w:rPr>
        <w:t>, изображения), балансировка нагрузки.</w:t>
      </w:r>
    </w:p>
    <w:p w14:paraId="3C6BA567" w14:textId="0AE12896" w:rsidR="006374FB" w:rsidRDefault="006374FB" w:rsidP="00B37C91">
      <w:pPr>
        <w:pStyle w:val="3"/>
      </w:pPr>
      <w:bookmarkStart w:id="743" w:name="_Toc223482776"/>
      <w:r>
        <w:t xml:space="preserve">Язык программирования </w:t>
      </w:r>
      <w:proofErr w:type="spellStart"/>
      <w:r>
        <w:t>front-end</w:t>
      </w:r>
      <w:bookmarkEnd w:id="743"/>
      <w:proofErr w:type="spellEnd"/>
    </w:p>
    <w:p w14:paraId="08B52D13" w14:textId="77EA43AE" w:rsidR="006374FB" w:rsidRPr="00F524AC" w:rsidRDefault="006374FB" w:rsidP="006374FB">
      <w:pPr>
        <w:rPr>
          <w:lang w:val="ru-RU"/>
        </w:rPr>
      </w:pPr>
      <w:r>
        <w:rPr>
          <w:lang w:val="ru-RU"/>
        </w:rPr>
        <w:t xml:space="preserve">Система использует </w:t>
      </w:r>
      <w:r>
        <w:t>SSR</w:t>
      </w:r>
      <w:r w:rsidRPr="006374FB">
        <w:rPr>
          <w:lang w:val="ru-RU"/>
        </w:rPr>
        <w:t xml:space="preserve"> </w:t>
      </w:r>
      <w:r>
        <w:rPr>
          <w:lang w:val="ru-RU"/>
        </w:rPr>
        <w:t>на язык</w:t>
      </w:r>
      <w:r w:rsidR="00F524AC">
        <w:rPr>
          <w:lang w:val="ru-RU"/>
        </w:rPr>
        <w:t>е</w:t>
      </w:r>
      <w:r>
        <w:rPr>
          <w:lang w:val="ru-RU"/>
        </w:rPr>
        <w:t xml:space="preserve"> программирования </w:t>
      </w:r>
      <w:r>
        <w:rPr>
          <w:b/>
          <w:bCs/>
        </w:rPr>
        <w:t>PHP</w:t>
      </w:r>
      <w:r w:rsidRPr="006374FB">
        <w:rPr>
          <w:b/>
          <w:bCs/>
          <w:lang w:val="ru-RU"/>
        </w:rPr>
        <w:t xml:space="preserve"> </w:t>
      </w:r>
      <w:r w:rsidRPr="006374FB">
        <w:rPr>
          <w:b/>
          <w:bCs/>
        </w:rPr>
        <w:t>v</w:t>
      </w:r>
      <w:r w:rsidRPr="006374FB">
        <w:rPr>
          <w:b/>
          <w:bCs/>
          <w:lang w:val="ru-RU"/>
        </w:rPr>
        <w:t>7.3.31</w:t>
      </w:r>
      <w:r>
        <w:rPr>
          <w:lang w:val="ru-RU"/>
        </w:rPr>
        <w:t xml:space="preserve"> для исполнения серверной логики, генерации </w:t>
      </w:r>
      <w:r>
        <w:t>html</w:t>
      </w:r>
      <w:r w:rsidRPr="006374FB">
        <w:rPr>
          <w:lang w:val="ru-RU"/>
        </w:rPr>
        <w:t xml:space="preserve"> </w:t>
      </w:r>
      <w:r>
        <w:rPr>
          <w:lang w:val="ru-RU"/>
        </w:rPr>
        <w:t>ответа на запрос страницы, обработки форм.</w:t>
      </w:r>
    </w:p>
    <w:p w14:paraId="5785CBDF" w14:textId="291D66B0" w:rsidR="006374FB" w:rsidRDefault="00F524AC" w:rsidP="00B37C91">
      <w:pPr>
        <w:pStyle w:val="3"/>
      </w:pPr>
      <w:bookmarkStart w:id="744" w:name="_Toc223482777"/>
      <w:r>
        <w:t>JS библиотеки</w:t>
      </w:r>
      <w:bookmarkEnd w:id="744"/>
    </w:p>
    <w:p w14:paraId="440AB8BE" w14:textId="08AA796D" w:rsidR="006374FB" w:rsidRDefault="00F524AC" w:rsidP="006374FB">
      <w:pPr>
        <w:rPr>
          <w:lang w:val="ru-RU"/>
        </w:rPr>
      </w:pPr>
      <w:r>
        <w:rPr>
          <w:lang w:val="ru-RU"/>
        </w:rPr>
        <w:t xml:space="preserve">Система использует </w:t>
      </w:r>
      <w:r>
        <w:t>front</w:t>
      </w:r>
      <w:r w:rsidRPr="00F524AC">
        <w:rPr>
          <w:lang w:val="ru-RU"/>
        </w:rPr>
        <w:t>-</w:t>
      </w:r>
      <w:r>
        <w:t>end</w:t>
      </w:r>
      <w:r w:rsidRPr="00F524AC">
        <w:rPr>
          <w:lang w:val="ru-RU"/>
        </w:rPr>
        <w:t xml:space="preserve"> </w:t>
      </w:r>
      <w:r>
        <w:rPr>
          <w:lang w:val="ru-RU"/>
        </w:rPr>
        <w:t xml:space="preserve">фреймворк </w:t>
      </w:r>
      <w:r>
        <w:rPr>
          <w:b/>
          <w:bCs/>
        </w:rPr>
        <w:t>jQuery</w:t>
      </w:r>
      <w:r w:rsidR="006374FB" w:rsidRPr="006374FB">
        <w:rPr>
          <w:b/>
          <w:bCs/>
          <w:lang w:val="ru-RU"/>
        </w:rPr>
        <w:t xml:space="preserve"> </w:t>
      </w:r>
      <w:r w:rsidR="006374FB" w:rsidRPr="006374FB">
        <w:rPr>
          <w:b/>
          <w:bCs/>
        </w:rPr>
        <w:t>v</w:t>
      </w:r>
      <w:r w:rsidRPr="00F524AC">
        <w:rPr>
          <w:b/>
          <w:bCs/>
          <w:lang w:val="ru-RU"/>
        </w:rPr>
        <w:t>1</w:t>
      </w:r>
      <w:r w:rsidR="006374FB" w:rsidRPr="006374FB">
        <w:rPr>
          <w:b/>
          <w:bCs/>
          <w:lang w:val="ru-RU"/>
        </w:rPr>
        <w:t>.</w:t>
      </w:r>
      <w:r w:rsidRPr="00F524AC">
        <w:rPr>
          <w:b/>
          <w:bCs/>
          <w:lang w:val="ru-RU"/>
        </w:rPr>
        <w:t>7,</w:t>
      </w:r>
      <w:r w:rsidR="006374FB">
        <w:rPr>
          <w:lang w:val="ru-RU"/>
        </w:rPr>
        <w:t xml:space="preserve"> для</w:t>
      </w:r>
      <w:r w:rsidR="006374FB" w:rsidRPr="006374FB">
        <w:rPr>
          <w:lang w:val="ru-RU"/>
        </w:rPr>
        <w:t xml:space="preserve"> </w:t>
      </w:r>
      <w:r>
        <w:rPr>
          <w:lang w:val="ru-RU"/>
        </w:rPr>
        <w:t xml:space="preserve">работы с </w:t>
      </w:r>
      <w:r>
        <w:t>DOM</w:t>
      </w:r>
      <w:r>
        <w:rPr>
          <w:lang w:val="ru-RU"/>
        </w:rPr>
        <w:t xml:space="preserve"> деревом страницы, обработки </w:t>
      </w:r>
      <w:r>
        <w:t>AJAX</w:t>
      </w:r>
      <w:r w:rsidRPr="00F524AC">
        <w:rPr>
          <w:lang w:val="ru-RU"/>
        </w:rPr>
        <w:t xml:space="preserve"> </w:t>
      </w:r>
      <w:r>
        <w:rPr>
          <w:lang w:val="ru-RU"/>
        </w:rPr>
        <w:t>запросов и взаимодействия с пользователем.</w:t>
      </w:r>
    </w:p>
    <w:p w14:paraId="4A89662F" w14:textId="42508D59" w:rsidR="00F524AC" w:rsidRDefault="00F524AC" w:rsidP="00B37C91">
      <w:pPr>
        <w:pStyle w:val="3"/>
      </w:pPr>
      <w:bookmarkStart w:id="745" w:name="_Toc223482778"/>
      <w:r w:rsidRPr="00F524AC">
        <w:t>Прокси-сервер</w:t>
      </w:r>
      <w:bookmarkEnd w:id="745"/>
    </w:p>
    <w:p w14:paraId="4B5DC21A" w14:textId="0C22105C" w:rsidR="00F524AC" w:rsidRDefault="00F524AC" w:rsidP="006374FB">
      <w:pPr>
        <w:rPr>
          <w:lang w:val="ru-RU"/>
        </w:rPr>
      </w:pPr>
      <w:r>
        <w:rPr>
          <w:lang w:val="ru-RU"/>
        </w:rPr>
        <w:t xml:space="preserve">Система использует </w:t>
      </w:r>
      <w:r w:rsidRPr="006374FB">
        <w:rPr>
          <w:b/>
          <w:bCs/>
        </w:rPr>
        <w:t>Nginx</w:t>
      </w:r>
      <w:r w:rsidRPr="006374FB">
        <w:rPr>
          <w:b/>
          <w:bCs/>
          <w:lang w:val="ru-RU"/>
        </w:rPr>
        <w:t xml:space="preserve"> </w:t>
      </w:r>
      <w:r w:rsidRPr="006374FB">
        <w:rPr>
          <w:b/>
          <w:bCs/>
        </w:rPr>
        <w:t>v</w:t>
      </w:r>
      <w:r w:rsidRPr="006374FB">
        <w:rPr>
          <w:b/>
          <w:bCs/>
          <w:lang w:val="ru-RU"/>
        </w:rPr>
        <w:t>1.22.0</w:t>
      </w:r>
      <w:r>
        <w:rPr>
          <w:lang w:val="ru-RU"/>
        </w:rPr>
        <w:t xml:space="preserve"> </w:t>
      </w:r>
      <w:r w:rsidRPr="00F524AC">
        <w:rPr>
          <w:lang w:val="ru-RU"/>
        </w:rPr>
        <w:t xml:space="preserve">как </w:t>
      </w:r>
      <w:r w:rsidRPr="00F524AC">
        <w:t>reverse</w:t>
      </w:r>
      <w:r w:rsidRPr="00F524AC">
        <w:rPr>
          <w:lang w:val="ru-RU"/>
        </w:rPr>
        <w:t xml:space="preserve"> </w:t>
      </w:r>
      <w:r w:rsidRPr="00F524AC">
        <w:t>proxy</w:t>
      </w:r>
      <w:r w:rsidRPr="00F524AC">
        <w:rPr>
          <w:lang w:val="ru-RU"/>
        </w:rPr>
        <w:t xml:space="preserve"> для распределения входящей нагрузки между </w:t>
      </w:r>
      <w:r w:rsidRPr="00E97EE6">
        <w:rPr>
          <w:highlight w:val="yellow"/>
          <w:lang w:val="ru-RU"/>
        </w:rPr>
        <w:t>бэкенд-серверами</w:t>
      </w:r>
      <w:r w:rsidRPr="00F524AC">
        <w:rPr>
          <w:lang w:val="ru-RU"/>
        </w:rPr>
        <w:t xml:space="preserve"> и кеширования статических ресурсов</w:t>
      </w:r>
      <w:r>
        <w:rPr>
          <w:lang w:val="ru-RU"/>
        </w:rPr>
        <w:t>.</w:t>
      </w:r>
    </w:p>
    <w:p w14:paraId="13463D21" w14:textId="77777777" w:rsidR="00F524AC" w:rsidRPr="00F524AC" w:rsidRDefault="00F524AC" w:rsidP="00B37C91">
      <w:pPr>
        <w:pStyle w:val="3"/>
      </w:pPr>
      <w:bookmarkStart w:id="746" w:name="_Toc223482779"/>
      <w:r>
        <w:t>Безопасность</w:t>
      </w:r>
      <w:bookmarkEnd w:id="746"/>
    </w:p>
    <w:p w14:paraId="216F7155" w14:textId="49F49030" w:rsidR="00371564" w:rsidRDefault="00F524AC" w:rsidP="00371564">
      <w:pPr>
        <w:pStyle w:val="Normalunindented"/>
      </w:pPr>
      <w:r>
        <w:t xml:space="preserve">В системе используется </w:t>
      </w:r>
      <w:r w:rsidRPr="00F524AC">
        <w:rPr>
          <w:b/>
          <w:bCs/>
        </w:rPr>
        <w:t>HSTS</w:t>
      </w:r>
      <w:r w:rsidRPr="00F524AC">
        <w:t xml:space="preserve"> на уровне веб-сервера для принудительного использования защищенного </w:t>
      </w:r>
      <w:r w:rsidRPr="00F524AC">
        <w:rPr>
          <w:lang w:val="en-US"/>
        </w:rPr>
        <w:t>HTTPS</w:t>
      </w:r>
      <w:r w:rsidRPr="00F524AC">
        <w:t xml:space="preserve">-соединения всеми </w:t>
      </w:r>
      <w:r w:rsidR="00371564">
        <w:t>пользователями</w:t>
      </w:r>
    </w:p>
    <w:p w14:paraId="3A2D1080" w14:textId="22478674" w:rsidR="00F524AC" w:rsidRDefault="00371564" w:rsidP="00B37C91">
      <w:pPr>
        <w:pStyle w:val="3"/>
      </w:pPr>
      <w:bookmarkStart w:id="747" w:name="_Toc223482780"/>
      <w:r>
        <w:t>Система управления базами данных</w:t>
      </w:r>
      <w:bookmarkEnd w:id="747"/>
    </w:p>
    <w:p w14:paraId="3DDE0BC3" w14:textId="77777777" w:rsidR="00371564" w:rsidRDefault="00371564" w:rsidP="00371564">
      <w:pPr>
        <w:rPr>
          <w:rFonts w:ascii="Arial" w:hAnsi="Arial"/>
          <w:iCs/>
          <w:color w:val="000000" w:themeColor="text1"/>
          <w:sz w:val="22"/>
          <w:lang w:val="ru-RU"/>
        </w:rPr>
      </w:pPr>
      <w:r w:rsidRPr="00371564">
        <w:rPr>
          <w:rFonts w:ascii="Arial" w:hAnsi="Arial"/>
          <w:iCs/>
          <w:color w:val="000000" w:themeColor="text1"/>
          <w:sz w:val="22"/>
          <w:lang w:val="ru-RU"/>
        </w:rPr>
        <w:t xml:space="preserve">Система использует </w:t>
      </w:r>
      <w:r w:rsidRPr="00371564">
        <w:rPr>
          <w:rFonts w:ascii="Arial" w:hAnsi="Arial"/>
          <w:b/>
          <w:bCs/>
          <w:iCs/>
          <w:color w:val="000000" w:themeColor="text1"/>
          <w:sz w:val="22"/>
        </w:rPr>
        <w:t>PostgreSQL</w:t>
      </w:r>
      <w:r w:rsidRPr="00371564">
        <w:rPr>
          <w:rFonts w:ascii="Arial" w:hAnsi="Arial"/>
          <w:iCs/>
          <w:color w:val="000000" w:themeColor="text1"/>
          <w:sz w:val="22"/>
          <w:lang w:val="ru-RU"/>
        </w:rPr>
        <w:t xml:space="preserve"> для хранения пользовательских данных, текстов произведений, метаданных и статистики.</w:t>
      </w:r>
    </w:p>
    <w:p w14:paraId="6ED62DD3" w14:textId="77777777" w:rsidR="00371564" w:rsidRPr="00371564" w:rsidRDefault="00371564" w:rsidP="00371564">
      <w:pPr>
        <w:rPr>
          <w:rFonts w:ascii="Arial" w:hAnsi="Arial"/>
          <w:iCs/>
          <w:color w:val="000000" w:themeColor="text1"/>
          <w:sz w:val="22"/>
          <w:lang w:val="ru-RU"/>
        </w:rPr>
      </w:pPr>
    </w:p>
    <w:p w14:paraId="1FE19D1D" w14:textId="74F0D4CE" w:rsidR="00371564" w:rsidRPr="00371564" w:rsidRDefault="00371564" w:rsidP="00B37C91">
      <w:pPr>
        <w:pStyle w:val="3"/>
      </w:pPr>
      <w:bookmarkStart w:id="748" w:name="_Toc223482781"/>
      <w:r>
        <w:t>Система кеширования</w:t>
      </w:r>
      <w:bookmarkEnd w:id="748"/>
      <w:r>
        <w:t xml:space="preserve"> </w:t>
      </w:r>
    </w:p>
    <w:p w14:paraId="7316B373" w14:textId="7FDE3F7F" w:rsidR="006374FB" w:rsidRDefault="00371564" w:rsidP="00F17966">
      <w:pPr>
        <w:pStyle w:val="Normalunindented"/>
      </w:pPr>
      <w:r>
        <w:t xml:space="preserve">Система использует </w:t>
      </w:r>
      <w:r w:rsidRPr="00371564">
        <w:rPr>
          <w:b/>
          <w:bCs/>
          <w:lang w:val="en-US"/>
        </w:rPr>
        <w:t>Redis</w:t>
      </w:r>
      <w:r>
        <w:t xml:space="preserve"> для ускорения выполнения запросов и снижения нагрузки на базу данных.</w:t>
      </w:r>
    </w:p>
    <w:p w14:paraId="16A49ECC" w14:textId="77777777" w:rsidR="00F17966" w:rsidRPr="00AD71A8" w:rsidRDefault="00F17966" w:rsidP="00F17966">
      <w:pPr>
        <w:pStyle w:val="Normalunindented"/>
      </w:pPr>
    </w:p>
    <w:p w14:paraId="52F0B116" w14:textId="52A44975" w:rsidR="00310C4B" w:rsidRPr="00626646" w:rsidRDefault="00310C4B">
      <w:pPr>
        <w:pStyle w:val="2"/>
        <w:rPr>
          <w:color w:val="000000" w:themeColor="text1"/>
          <w:rPrChange w:id="749" w:author="Vasy Medov" w:date="2026-02-26T17:30:00Z">
            <w:rPr/>
          </w:rPrChange>
        </w:rPr>
      </w:pPr>
      <w:bookmarkStart w:id="750" w:name="_Toc223482782"/>
      <w:r w:rsidRPr="00626646">
        <w:rPr>
          <w:color w:val="000000" w:themeColor="text1"/>
          <w:rPrChange w:id="751" w:author="Vasy Medov" w:date="2026-02-26T17:30:00Z">
            <w:rPr/>
          </w:rPrChange>
        </w:rPr>
        <w:t>Design and Implementation Constraints</w:t>
      </w:r>
      <w:bookmarkEnd w:id="741"/>
      <w:bookmarkEnd w:id="742"/>
      <w:bookmarkEnd w:id="750"/>
    </w:p>
    <w:p w14:paraId="61A375E6" w14:textId="4421BF0C" w:rsidR="00646361" w:rsidRDefault="00646361" w:rsidP="00B37C91">
      <w:pPr>
        <w:pStyle w:val="3"/>
      </w:pPr>
      <w:bookmarkStart w:id="752" w:name="_Toc223482783"/>
      <w:r>
        <w:t>Законодательство РФ</w:t>
      </w:r>
      <w:bookmarkEnd w:id="752"/>
    </w:p>
    <w:p w14:paraId="0475E7BF" w14:textId="1D32C2E4" w:rsidR="00646361" w:rsidRDefault="00646361" w:rsidP="00646361">
      <w:pPr>
        <w:rPr>
          <w:lang w:val="ru-RU"/>
        </w:rPr>
      </w:pPr>
      <w:r w:rsidRPr="00646361">
        <w:rPr>
          <w:lang w:val="ru-RU"/>
        </w:rPr>
        <w:t>Система должна соответствовать требованиям Федерального закона № 152-ФЗ «О персональных данных» (хранение персональных данных на серверах в РФ) и № 149-ФЗ «Об информации, информационных технологиях и о защите информации» (запрет на распространение противоправного контента).</w:t>
      </w:r>
    </w:p>
    <w:p w14:paraId="0A378603" w14:textId="217C2A41" w:rsidR="00646361" w:rsidRDefault="00646361" w:rsidP="00B37C91">
      <w:pPr>
        <w:pStyle w:val="3"/>
      </w:pPr>
      <w:bookmarkStart w:id="753" w:name="_Toc223482784"/>
      <w:r>
        <w:t>Интеграция</w:t>
      </w:r>
      <w:r w:rsidRPr="00646361">
        <w:t xml:space="preserve"> с </w:t>
      </w:r>
      <w:r>
        <w:t>родительским порталом</w:t>
      </w:r>
      <w:bookmarkEnd w:id="753"/>
    </w:p>
    <w:p w14:paraId="073BF03E" w14:textId="4EF24B23" w:rsidR="00646361" w:rsidRDefault="00646361" w:rsidP="00646361">
      <w:pPr>
        <w:rPr>
          <w:lang w:val="ru-RU"/>
        </w:rPr>
      </w:pPr>
      <w:r w:rsidRPr="00646361">
        <w:rPr>
          <w:lang w:val="ru-RU"/>
        </w:rPr>
        <w:t xml:space="preserve">Система </w:t>
      </w:r>
      <w:r>
        <w:rPr>
          <w:lang w:val="ru-RU"/>
        </w:rPr>
        <w:t>должна</w:t>
      </w:r>
      <w:r w:rsidRPr="00646361">
        <w:rPr>
          <w:lang w:val="ru-RU"/>
        </w:rPr>
        <w:t xml:space="preserve"> использовать существующие интерфейсы родительского портала </w:t>
      </w:r>
      <w:r>
        <w:rPr>
          <w:lang w:val="ru-RU"/>
        </w:rPr>
        <w:t>во избежание создания</w:t>
      </w:r>
      <w:r w:rsidRPr="00646361">
        <w:rPr>
          <w:lang w:val="ru-RU"/>
        </w:rPr>
        <w:t xml:space="preserve"> дублирующих механизмо</w:t>
      </w:r>
      <w:r>
        <w:rPr>
          <w:lang w:val="ru-RU"/>
        </w:rPr>
        <w:t>в</w:t>
      </w:r>
      <w:r w:rsidRPr="00646361">
        <w:rPr>
          <w:lang w:val="ru-RU"/>
        </w:rPr>
        <w:t>.</w:t>
      </w:r>
    </w:p>
    <w:p w14:paraId="72C9B54A" w14:textId="7B3F20F0" w:rsidR="00646361" w:rsidRPr="00E97EE6" w:rsidRDefault="00646361" w:rsidP="00B37C91">
      <w:pPr>
        <w:pStyle w:val="3"/>
        <w:rPr>
          <w:highlight w:val="yellow"/>
        </w:rPr>
      </w:pPr>
      <w:bookmarkStart w:id="754" w:name="_Toc223482785"/>
      <w:r w:rsidRPr="00E97EE6">
        <w:rPr>
          <w:highlight w:val="yellow"/>
        </w:rPr>
        <w:t>Обратная совместимость</w:t>
      </w:r>
      <w:bookmarkEnd w:id="754"/>
      <w:r w:rsidR="0096321C">
        <w:rPr>
          <w:highlight w:val="yellow"/>
        </w:rPr>
        <w:t xml:space="preserve"> - </w:t>
      </w:r>
      <w:proofErr w:type="spellStart"/>
      <w:r w:rsidR="0096321C">
        <w:rPr>
          <w:highlight w:val="yellow"/>
        </w:rPr>
        <w:t>нфт</w:t>
      </w:r>
      <w:proofErr w:type="spellEnd"/>
    </w:p>
    <w:p w14:paraId="23CE7640" w14:textId="429B2A13" w:rsidR="00646361" w:rsidRPr="00AD71A8" w:rsidRDefault="00646361" w:rsidP="00646361">
      <w:pPr>
        <w:rPr>
          <w:lang w:val="ru-RU"/>
        </w:rPr>
      </w:pPr>
      <w:r w:rsidRPr="00646361">
        <w:rPr>
          <w:lang w:val="ru-RU"/>
        </w:rPr>
        <w:t xml:space="preserve">Клиентская часть разрабатывается на </w:t>
      </w:r>
      <w:r w:rsidRPr="00646361">
        <w:t>JavaScript</w:t>
      </w:r>
      <w:r w:rsidRPr="00646361">
        <w:rPr>
          <w:lang w:val="ru-RU"/>
        </w:rPr>
        <w:t xml:space="preserve"> с обязательным учетом обратной совместимости.</w:t>
      </w:r>
      <w:r w:rsidRPr="00646361">
        <w:t> </w:t>
      </w:r>
    </w:p>
    <w:p w14:paraId="4877CDDD" w14:textId="77777777" w:rsidR="00F17966" w:rsidRPr="00646361" w:rsidRDefault="00F17966" w:rsidP="00646361">
      <w:pPr>
        <w:rPr>
          <w:lang w:val="ru-RU"/>
          <w:rPrChange w:id="755" w:author="Vasy Medov" w:date="2026-02-26T17:30:00Z">
            <w:rPr/>
          </w:rPrChange>
        </w:rPr>
      </w:pPr>
    </w:p>
    <w:p w14:paraId="3977814A" w14:textId="77777777" w:rsidR="00310C4B" w:rsidRPr="0096321C" w:rsidRDefault="00310C4B">
      <w:pPr>
        <w:pStyle w:val="2"/>
        <w:rPr>
          <w:color w:val="000000" w:themeColor="text1"/>
          <w:highlight w:val="yellow"/>
          <w:rPrChange w:id="756" w:author="Vasy Medov" w:date="2026-02-26T17:30:00Z">
            <w:rPr/>
          </w:rPrChange>
        </w:rPr>
      </w:pPr>
      <w:bookmarkStart w:id="757" w:name="_Toc439994680"/>
      <w:bookmarkStart w:id="758" w:name="_Toc352609391"/>
      <w:bookmarkStart w:id="759" w:name="_Toc223482786"/>
      <w:r w:rsidRPr="0096321C">
        <w:rPr>
          <w:color w:val="000000" w:themeColor="text1"/>
          <w:highlight w:val="yellow"/>
          <w:rPrChange w:id="760" w:author="Vasy Medov" w:date="2026-02-26T17:30:00Z">
            <w:rPr/>
          </w:rPrChange>
        </w:rPr>
        <w:t>Assumptions and Dependencies</w:t>
      </w:r>
      <w:bookmarkEnd w:id="757"/>
      <w:bookmarkEnd w:id="758"/>
      <w:bookmarkEnd w:id="759"/>
    </w:p>
    <w:p w14:paraId="72BCE695" w14:textId="231FB9DE" w:rsidR="00564DAC" w:rsidRDefault="009753A7" w:rsidP="00B37C91">
      <w:pPr>
        <w:pStyle w:val="3"/>
      </w:pPr>
      <w:bookmarkStart w:id="761" w:name="_Toc223482787"/>
      <w:r>
        <w:t>Родительский портал</w:t>
      </w:r>
      <w:bookmarkEnd w:id="761"/>
    </w:p>
    <w:p w14:paraId="54CCCDE4" w14:textId="5BEF83C3" w:rsidR="009753A7" w:rsidRDefault="00CA09C4" w:rsidP="009753A7">
      <w:pPr>
        <w:rPr>
          <w:lang w:val="ru-RU"/>
        </w:rPr>
      </w:pPr>
      <w:r>
        <w:rPr>
          <w:lang w:val="ru-RU"/>
        </w:rPr>
        <w:t xml:space="preserve">Система является частью </w:t>
      </w:r>
      <w:r w:rsidR="009753A7" w:rsidRPr="009753A7">
        <w:rPr>
          <w:lang w:val="ru-RU"/>
        </w:rPr>
        <w:t>родительск</w:t>
      </w:r>
      <w:r>
        <w:rPr>
          <w:lang w:val="ru-RU"/>
        </w:rPr>
        <w:t>ого</w:t>
      </w:r>
      <w:r w:rsidR="009753A7" w:rsidRPr="009753A7">
        <w:rPr>
          <w:lang w:val="ru-RU"/>
        </w:rPr>
        <w:t xml:space="preserve"> портал</w:t>
      </w:r>
      <w:r>
        <w:rPr>
          <w:lang w:val="ru-RU"/>
        </w:rPr>
        <w:t>а и использует его интерфейсы и сервисы</w:t>
      </w:r>
      <w:r w:rsidR="009753A7" w:rsidRPr="009753A7">
        <w:rPr>
          <w:lang w:val="ru-RU"/>
        </w:rPr>
        <w:t xml:space="preserve"> для аутентификации, навигации и личного кабинета</w:t>
      </w:r>
      <w:r>
        <w:rPr>
          <w:lang w:val="ru-RU"/>
        </w:rPr>
        <w:t>.</w:t>
      </w:r>
    </w:p>
    <w:p w14:paraId="7E72460E" w14:textId="0463875A" w:rsidR="00CA09C4" w:rsidRPr="0096321C" w:rsidRDefault="00CA09C4" w:rsidP="00B37C91">
      <w:pPr>
        <w:pStyle w:val="3"/>
        <w:rPr>
          <w:highlight w:val="yellow"/>
        </w:rPr>
      </w:pPr>
      <w:bookmarkStart w:id="762" w:name="_Toc223482788"/>
      <w:r w:rsidRPr="0096321C">
        <w:rPr>
          <w:highlight w:val="yellow"/>
        </w:rPr>
        <w:t>Актуальность законодательства</w:t>
      </w:r>
      <w:bookmarkEnd w:id="762"/>
    </w:p>
    <w:p w14:paraId="7C251D0D" w14:textId="0136250D" w:rsidR="00CA09C4" w:rsidRDefault="00CA09C4" w:rsidP="00CA09C4">
      <w:pPr>
        <w:pStyle w:val="Normalunindented"/>
      </w:pPr>
      <w:r w:rsidRPr="00CA09C4">
        <w:t>Предполагается, что требования законодательства РФ в части регулирования интернет-контента и персональных данных останутся стабильными на время разработки.</w:t>
      </w:r>
    </w:p>
    <w:p w14:paraId="3182B3FD" w14:textId="5122E544" w:rsidR="00CA09C4" w:rsidRDefault="00CA09C4" w:rsidP="00B37C91">
      <w:pPr>
        <w:pStyle w:val="3"/>
      </w:pPr>
      <w:bookmarkStart w:id="763" w:name="_Toc223482789"/>
      <w:r>
        <w:t>Хостинг провайдер</w:t>
      </w:r>
      <w:bookmarkEnd w:id="763"/>
    </w:p>
    <w:p w14:paraId="4CB46F12" w14:textId="4E8604B2" w:rsidR="00CA09C4" w:rsidRDefault="00CA09C4" w:rsidP="009753A7">
      <w:pPr>
        <w:rPr>
          <w:rFonts w:ascii="Arial" w:hAnsi="Arial"/>
          <w:iCs/>
          <w:color w:val="000000" w:themeColor="text1"/>
          <w:sz w:val="22"/>
          <w:lang w:val="ru-RU"/>
        </w:rPr>
      </w:pPr>
      <w:r w:rsidRPr="00CA09C4">
        <w:rPr>
          <w:rFonts w:ascii="Arial" w:hAnsi="Arial"/>
          <w:iCs/>
          <w:color w:val="000000" w:themeColor="text1"/>
          <w:sz w:val="22"/>
          <w:lang w:val="ru-RU"/>
        </w:rPr>
        <w:t>Система зависит от стороннего хостинг-провайдера, обеспечивающего физическую инфраструктуру (серверы, сетевое оборудование, каналы связи).</w:t>
      </w:r>
    </w:p>
    <w:p w14:paraId="0B0DFFD1" w14:textId="0002B80C" w:rsidR="00CA09C4" w:rsidRDefault="00CA09C4" w:rsidP="00B37C91">
      <w:pPr>
        <w:pStyle w:val="3"/>
      </w:pPr>
      <w:bookmarkStart w:id="764" w:name="_Toc223482790"/>
      <w:r>
        <w:t>Сторонние библиотеки</w:t>
      </w:r>
      <w:bookmarkEnd w:id="764"/>
      <w:r>
        <w:t xml:space="preserve"> </w:t>
      </w:r>
    </w:p>
    <w:p w14:paraId="2F90B11B" w14:textId="1EFE606B" w:rsidR="00CA09C4" w:rsidRPr="003B0CD9" w:rsidRDefault="00CA09C4" w:rsidP="009753A7">
      <w:pPr>
        <w:rPr>
          <w:rFonts w:ascii="Arial" w:hAnsi="Arial"/>
          <w:iCs/>
          <w:color w:val="000000" w:themeColor="text1"/>
          <w:sz w:val="22"/>
          <w:lang w:val="ru-RU"/>
          <w:rPrChange w:id="765" w:author="Vasy Medov" w:date="2026-02-26T17:30:00Z">
            <w:rPr/>
          </w:rPrChange>
        </w:rPr>
      </w:pPr>
      <w:r w:rsidRPr="00CA09C4">
        <w:rPr>
          <w:rFonts w:ascii="Arial" w:hAnsi="Arial"/>
          <w:iCs/>
          <w:color w:val="000000" w:themeColor="text1"/>
          <w:sz w:val="22"/>
          <w:lang w:val="ru-RU"/>
        </w:rPr>
        <w:t xml:space="preserve">Система </w:t>
      </w:r>
      <w:r>
        <w:rPr>
          <w:rFonts w:ascii="Arial" w:hAnsi="Arial"/>
          <w:iCs/>
          <w:color w:val="000000" w:themeColor="text1"/>
          <w:sz w:val="22"/>
          <w:lang w:val="ru-RU"/>
        </w:rPr>
        <w:t>зависит от стабильности, безопасности и доступности используемых библиотек и инструментов.</w:t>
      </w:r>
    </w:p>
    <w:p w14:paraId="16641CB6" w14:textId="77777777" w:rsidR="00310C4B" w:rsidRDefault="00310C4B" w:rsidP="00C939DE">
      <w:pPr>
        <w:pStyle w:val="1"/>
        <w:rPr>
          <w:color w:val="000000" w:themeColor="text1"/>
          <w:lang w:val="ru-RU"/>
        </w:rPr>
      </w:pPr>
      <w:bookmarkStart w:id="766" w:name="_Toc439994687"/>
      <w:bookmarkStart w:id="767" w:name="_Toc352609392"/>
      <w:bookmarkStart w:id="768" w:name="_Toc223482791"/>
      <w:r w:rsidRPr="00626646">
        <w:rPr>
          <w:color w:val="000000" w:themeColor="text1"/>
          <w:rPrChange w:id="769" w:author="Vasy Medov" w:date="2026-02-26T17:30:00Z">
            <w:rPr/>
          </w:rPrChange>
        </w:rPr>
        <w:lastRenderedPageBreak/>
        <w:t>System Features</w:t>
      </w:r>
      <w:bookmarkEnd w:id="766"/>
      <w:bookmarkEnd w:id="767"/>
      <w:bookmarkEnd w:id="768"/>
    </w:p>
    <w:p w14:paraId="1A1530BE" w14:textId="5FD748A8" w:rsidR="000C0BF5" w:rsidRDefault="000C0BF5" w:rsidP="000C0BF5">
      <w:pPr>
        <w:pStyle w:val="2"/>
        <w:rPr>
          <w:lang w:val="ru-RU"/>
        </w:rPr>
      </w:pPr>
      <w:bookmarkStart w:id="770" w:name="_Toc223482792"/>
      <w:r>
        <w:rPr>
          <w:lang w:val="ru-RU"/>
        </w:rPr>
        <w:t>Родительский портал</w:t>
      </w:r>
      <w:bookmarkEnd w:id="770"/>
    </w:p>
    <w:p w14:paraId="6DA717A8" w14:textId="79E184CF" w:rsidR="000C0BF5" w:rsidRDefault="000C0BF5" w:rsidP="00B37C91">
      <w:pPr>
        <w:pStyle w:val="3"/>
      </w:pPr>
      <w:bookmarkStart w:id="771" w:name="_Toc223475068"/>
      <w:bookmarkStart w:id="772" w:name="_Toc223482793"/>
      <w:r>
        <w:t>Система должна содержать шапку, правую панель управления, подвал родительского портала</w:t>
      </w:r>
      <w:bookmarkEnd w:id="771"/>
      <w:bookmarkEnd w:id="772"/>
    </w:p>
    <w:p w14:paraId="05EA6A58" w14:textId="669C465E" w:rsidR="000C0BF5" w:rsidRPr="00B37C91" w:rsidRDefault="000C0BF5" w:rsidP="00B37C91">
      <w:pPr>
        <w:pStyle w:val="3"/>
      </w:pPr>
      <w:bookmarkStart w:id="773" w:name="_Toc223475069"/>
      <w:bookmarkStart w:id="774" w:name="_Toc223482794"/>
      <w:r>
        <w:t xml:space="preserve">Система должна предоставлять возможность использовать </w:t>
      </w:r>
      <w:r w:rsidRPr="0096321C">
        <w:rPr>
          <w:highlight w:val="yellow"/>
        </w:rPr>
        <w:t>все</w:t>
      </w:r>
      <w:r>
        <w:t xml:space="preserve"> функции родительского портала</w:t>
      </w:r>
      <w:bookmarkEnd w:id="773"/>
      <w:bookmarkEnd w:id="774"/>
    </w:p>
    <w:p w14:paraId="4C6BA148" w14:textId="3ADB751C" w:rsidR="00310C4B" w:rsidRPr="00626646" w:rsidRDefault="000C0BF5">
      <w:pPr>
        <w:pStyle w:val="2"/>
        <w:rPr>
          <w:color w:val="000000" w:themeColor="text1"/>
          <w:rPrChange w:id="775" w:author="Vasy Medov" w:date="2026-02-26T17:30:00Z">
            <w:rPr/>
          </w:rPrChange>
        </w:rPr>
      </w:pPr>
      <w:bookmarkStart w:id="776" w:name="_Toc223482795"/>
      <w:r>
        <w:rPr>
          <w:color w:val="000000" w:themeColor="text1"/>
          <w:lang w:val="ru-RU"/>
        </w:rPr>
        <w:t>Навигация</w:t>
      </w:r>
      <w:bookmarkEnd w:id="776"/>
    </w:p>
    <w:p w14:paraId="01A72BB2" w14:textId="333FF71A" w:rsidR="000C0BF5" w:rsidRPr="000C0BF5" w:rsidRDefault="001C7C21" w:rsidP="00B37C91">
      <w:pPr>
        <w:pStyle w:val="3"/>
      </w:pPr>
      <w:bookmarkStart w:id="777" w:name="_Toc223475071"/>
      <w:bookmarkStart w:id="778" w:name="_Toc223482796"/>
      <w:r>
        <w:t xml:space="preserve">Система должна предоставлять возможность </w:t>
      </w:r>
      <w:r w:rsidR="000C0BF5">
        <w:t xml:space="preserve">переходить на страницы </w:t>
      </w:r>
      <w:r w:rsidR="000C0BF5" w:rsidRPr="000C0BF5">
        <w:t>“</w:t>
      </w:r>
      <w:r w:rsidR="000C0BF5">
        <w:t>Новости</w:t>
      </w:r>
      <w:r w:rsidR="000C0BF5" w:rsidRPr="000C0BF5">
        <w:t>”, “</w:t>
      </w:r>
      <w:r w:rsidR="000C0BF5">
        <w:t>Фанфики</w:t>
      </w:r>
      <w:r w:rsidR="000C0BF5" w:rsidRPr="000C0BF5">
        <w:t>”</w:t>
      </w:r>
      <w:r w:rsidR="000C0BF5">
        <w:t xml:space="preserve">, </w:t>
      </w:r>
      <w:r w:rsidR="000C0BF5" w:rsidRPr="000C0BF5">
        <w:t>“</w:t>
      </w:r>
      <w:proofErr w:type="gramStart"/>
      <w:r w:rsidR="000C0BF5">
        <w:t>Фанарт</w:t>
      </w:r>
      <w:r w:rsidR="000C0BF5" w:rsidRPr="000C0BF5">
        <w:t xml:space="preserve"> ”,“</w:t>
      </w:r>
      <w:proofErr w:type="gramEnd"/>
      <w:r w:rsidR="000C0BF5">
        <w:t>Блог</w:t>
      </w:r>
      <w:r w:rsidR="000C0BF5" w:rsidRPr="000C0BF5">
        <w:t xml:space="preserve"> ”,“</w:t>
      </w:r>
      <w:r w:rsidR="000C0BF5">
        <w:t>Энциклопедия</w:t>
      </w:r>
      <w:r w:rsidR="000C0BF5" w:rsidRPr="000C0BF5">
        <w:t xml:space="preserve"> ”,“</w:t>
      </w:r>
      <w:r w:rsidR="000C0BF5">
        <w:t>Канон</w:t>
      </w:r>
      <w:r w:rsidR="000C0BF5" w:rsidRPr="000C0BF5">
        <w:t xml:space="preserve"> ”</w:t>
      </w:r>
      <w:r w:rsidR="000C0BF5">
        <w:t>.</w:t>
      </w:r>
      <w:bookmarkEnd w:id="777"/>
      <w:bookmarkEnd w:id="778"/>
    </w:p>
    <w:p w14:paraId="568FC3EA" w14:textId="51EE6E69" w:rsidR="000C0BF5" w:rsidRDefault="000C0BF5" w:rsidP="00B37C91">
      <w:pPr>
        <w:pStyle w:val="3"/>
      </w:pPr>
      <w:bookmarkStart w:id="779" w:name="_Toc223475072"/>
      <w:bookmarkStart w:id="780" w:name="_Toc223482797"/>
      <w:r>
        <w:t xml:space="preserve">Система должна предоставлять возможность просмотра </w:t>
      </w:r>
      <w:r w:rsidRPr="0096321C">
        <w:rPr>
          <w:highlight w:val="yellow"/>
        </w:rPr>
        <w:t>общей</w:t>
      </w:r>
      <w:r>
        <w:t xml:space="preserve"> статистики по фандому</w:t>
      </w:r>
      <w:bookmarkEnd w:id="779"/>
      <w:bookmarkEnd w:id="780"/>
    </w:p>
    <w:p w14:paraId="0CFDE0BB" w14:textId="6B33F7B5" w:rsidR="000C0BF5" w:rsidRDefault="000C0BF5" w:rsidP="00B37C91">
      <w:pPr>
        <w:pStyle w:val="3"/>
      </w:pPr>
      <w:bookmarkStart w:id="781" w:name="_Toc223475073"/>
      <w:bookmarkStart w:id="782" w:name="_Toc223482798"/>
      <w:r w:rsidRPr="000C0BF5">
        <w:t xml:space="preserve">Система должна предоставлять возможность </w:t>
      </w:r>
      <w:r>
        <w:t>возврата на главную страницу родительского портала</w:t>
      </w:r>
      <w:bookmarkEnd w:id="781"/>
      <w:bookmarkEnd w:id="782"/>
    </w:p>
    <w:p w14:paraId="72AADFBE" w14:textId="3FDF8568" w:rsidR="000C0BF5" w:rsidRDefault="000C0BF5" w:rsidP="0096321C">
      <w:pPr>
        <w:pStyle w:val="3"/>
      </w:pPr>
      <w:bookmarkStart w:id="783" w:name="_Toc223475074"/>
      <w:bookmarkStart w:id="784" w:name="_Toc223482799"/>
      <w:r>
        <w:t xml:space="preserve">Система должна содержать баннер, название, </w:t>
      </w:r>
      <w:r w:rsidRPr="0096321C">
        <w:rPr>
          <w:highlight w:val="yellow"/>
        </w:rPr>
        <w:t>статистику</w:t>
      </w:r>
      <w:r>
        <w:t xml:space="preserve"> по фандому, статус пользователя в </w:t>
      </w:r>
      <w:proofErr w:type="spellStart"/>
      <w:r>
        <w:t>фандоме</w:t>
      </w:r>
      <w:proofErr w:type="spellEnd"/>
      <w:r>
        <w:t xml:space="preserve"> в шапке сайта</w:t>
      </w:r>
      <w:bookmarkEnd w:id="783"/>
      <w:bookmarkEnd w:id="784"/>
    </w:p>
    <w:p w14:paraId="409FB76C" w14:textId="0E0A98C5" w:rsidR="000C0BF5" w:rsidRDefault="000C0BF5" w:rsidP="000C0BF5">
      <w:pPr>
        <w:pStyle w:val="2"/>
        <w:rPr>
          <w:color w:val="000000" w:themeColor="text1"/>
          <w:lang w:val="ru-RU"/>
        </w:rPr>
      </w:pPr>
      <w:bookmarkStart w:id="785" w:name="_Toc223482801"/>
      <w:r>
        <w:rPr>
          <w:color w:val="000000" w:themeColor="text1"/>
          <w:lang w:val="ru-RU"/>
        </w:rPr>
        <w:t>Новости</w:t>
      </w:r>
      <w:bookmarkEnd w:id="785"/>
      <w:r w:rsidR="00F02549">
        <w:rPr>
          <w:color w:val="000000" w:themeColor="text1"/>
          <w:lang w:val="ru-RU"/>
        </w:rPr>
        <w:t xml:space="preserve"> </w:t>
      </w:r>
      <w:proofErr w:type="spellStart"/>
      <w:r w:rsidR="00F02549" w:rsidRPr="00F02549">
        <w:rPr>
          <w:color w:val="000000" w:themeColor="text1"/>
          <w:highlight w:val="yellow"/>
          <w:lang w:val="ru-RU"/>
        </w:rPr>
        <w:t>треования</w:t>
      </w:r>
      <w:proofErr w:type="spellEnd"/>
      <w:r w:rsidR="00F02549" w:rsidRPr="00F02549">
        <w:rPr>
          <w:color w:val="000000" w:themeColor="text1"/>
          <w:highlight w:val="yellow"/>
          <w:lang w:val="ru-RU"/>
        </w:rPr>
        <w:t xml:space="preserve"> к </w:t>
      </w:r>
      <w:proofErr w:type="spellStart"/>
      <w:r w:rsidR="00F02549" w:rsidRPr="00F02549">
        <w:rPr>
          <w:color w:val="000000" w:themeColor="text1"/>
          <w:highlight w:val="yellow"/>
          <w:lang w:val="ru-RU"/>
        </w:rPr>
        <w:t>дизану</w:t>
      </w:r>
      <w:proofErr w:type="spellEnd"/>
      <w:r w:rsidR="00F02549" w:rsidRPr="00F02549">
        <w:rPr>
          <w:color w:val="000000" w:themeColor="text1"/>
          <w:highlight w:val="yellow"/>
          <w:lang w:val="ru-RU"/>
        </w:rPr>
        <w:t xml:space="preserve"> -</w:t>
      </w:r>
      <w:r w:rsidR="00F02549">
        <w:rPr>
          <w:color w:val="000000" w:themeColor="text1"/>
          <w:lang w:val="ru-RU"/>
        </w:rPr>
        <w:t xml:space="preserve"> </w:t>
      </w:r>
    </w:p>
    <w:p w14:paraId="2689CBDF" w14:textId="221B7CD7" w:rsidR="000C0BF5" w:rsidRPr="00E5068C" w:rsidRDefault="000C0BF5" w:rsidP="00B37C91">
      <w:pPr>
        <w:pStyle w:val="3"/>
      </w:pPr>
      <w:bookmarkStart w:id="786" w:name="_Toc223475077"/>
      <w:bookmarkStart w:id="787" w:name="_Toc223482802"/>
      <w:r w:rsidRPr="00E5068C">
        <w:t xml:space="preserve">Система должна предоставлять возможность </w:t>
      </w:r>
      <w:r w:rsidR="00E5068C" w:rsidRPr="00E5068C">
        <w:t>сделать страницу «Новости» главной страницей</w:t>
      </w:r>
      <w:bookmarkEnd w:id="786"/>
      <w:bookmarkEnd w:id="787"/>
    </w:p>
    <w:p w14:paraId="635CE0C9" w14:textId="6E7E2B33" w:rsidR="00E5068C" w:rsidRPr="00E5068C" w:rsidRDefault="00E5068C" w:rsidP="00B37C91">
      <w:pPr>
        <w:pStyle w:val="3"/>
      </w:pPr>
      <w:bookmarkStart w:id="788" w:name="_Toc223475078"/>
      <w:bookmarkStart w:id="789" w:name="_Toc223482803"/>
      <w:r w:rsidRPr="00E5068C">
        <w:t>Система должна предоставлять возможность</w:t>
      </w:r>
      <w:r>
        <w:t xml:space="preserve"> просмотра </w:t>
      </w:r>
      <w:r w:rsidRPr="00F02549">
        <w:rPr>
          <w:highlight w:val="yellow"/>
        </w:rPr>
        <w:t>новостей</w:t>
      </w:r>
      <w:r>
        <w:t xml:space="preserve"> публикаций, отсортированных от новых к </w:t>
      </w:r>
      <w:proofErr w:type="gramStart"/>
      <w:r>
        <w:t>старым</w:t>
      </w:r>
      <w:bookmarkEnd w:id="788"/>
      <w:bookmarkEnd w:id="789"/>
      <w:proofErr w:type="gramEnd"/>
      <w:r w:rsidR="00F02549">
        <w:t xml:space="preserve"> </w:t>
      </w:r>
      <w:r w:rsidR="00F02549" w:rsidRPr="00F02549">
        <w:rPr>
          <w:highlight w:val="yellow"/>
        </w:rPr>
        <w:t xml:space="preserve">Объединить – </w:t>
      </w:r>
      <w:proofErr w:type="spellStart"/>
      <w:r w:rsidR="00F02549" w:rsidRPr="00F02549">
        <w:rPr>
          <w:highlight w:val="yellow"/>
        </w:rPr>
        <w:t>функци</w:t>
      </w:r>
      <w:proofErr w:type="spellEnd"/>
      <w:r w:rsidR="00F02549" w:rsidRPr="00F02549">
        <w:rPr>
          <w:highlight w:val="yellow"/>
        </w:rPr>
        <w:t xml:space="preserve"> просмотра данных</w:t>
      </w:r>
    </w:p>
    <w:p w14:paraId="400317CB" w14:textId="38455C60" w:rsidR="000C0BF5" w:rsidRDefault="00E5068C" w:rsidP="00B37C91">
      <w:pPr>
        <w:pStyle w:val="3"/>
      </w:pPr>
      <w:bookmarkStart w:id="790" w:name="_Toc223475079"/>
      <w:bookmarkStart w:id="791" w:name="_Toc223482804"/>
      <w:r w:rsidRPr="00E5068C">
        <w:t>Система должна предоставлять возможность</w:t>
      </w:r>
      <w:r>
        <w:t xml:space="preserve"> применять фильтр, чтобы переключать показ новостей фанфиков по категориям </w:t>
      </w:r>
      <w:proofErr w:type="spellStart"/>
      <w:r>
        <w:t>Гет</w:t>
      </w:r>
      <w:proofErr w:type="spellEnd"/>
      <w:r>
        <w:t xml:space="preserve">, Слеш, Джен, </w:t>
      </w:r>
      <w:proofErr w:type="spellStart"/>
      <w:r>
        <w:t>Фемслеш</w:t>
      </w:r>
      <w:bookmarkEnd w:id="790"/>
      <w:bookmarkEnd w:id="791"/>
      <w:proofErr w:type="spellEnd"/>
    </w:p>
    <w:p w14:paraId="7692FF7B" w14:textId="229FC1C1" w:rsidR="00E5068C" w:rsidRPr="00E5068C" w:rsidRDefault="00E5068C" w:rsidP="00B37C91">
      <w:pPr>
        <w:pStyle w:val="3"/>
      </w:pPr>
      <w:bookmarkStart w:id="792" w:name="_Toc223475080"/>
      <w:bookmarkStart w:id="793" w:name="_Toc223482805"/>
      <w:r w:rsidRPr="00E5068C">
        <w:t>Система должна предоставлять</w:t>
      </w:r>
      <w:r>
        <w:t xml:space="preserve"> возможность применять фильтр, чтобы скрывать </w:t>
      </w:r>
      <w:r w:rsidR="00F02549">
        <w:t xml:space="preserve">новости </w:t>
      </w:r>
      <w:r>
        <w:t>произведени</w:t>
      </w:r>
      <w:r w:rsidR="00F02549">
        <w:t>й</w:t>
      </w:r>
      <w:r>
        <w:t xml:space="preserve"> опубликованные без проверки на грамотность</w:t>
      </w:r>
      <w:bookmarkEnd w:id="792"/>
      <w:bookmarkEnd w:id="793"/>
    </w:p>
    <w:p w14:paraId="30BE6391" w14:textId="019576D1" w:rsidR="00E5068C" w:rsidRDefault="00E5068C" w:rsidP="00B37C91">
      <w:pPr>
        <w:pStyle w:val="3"/>
      </w:pPr>
      <w:bookmarkStart w:id="794" w:name="_Toc223475081"/>
      <w:bookmarkStart w:id="795" w:name="_Toc223482806"/>
      <w:r w:rsidRPr="00E5068C">
        <w:t>Система должна предоставлять</w:t>
      </w:r>
      <w:r>
        <w:t xml:space="preserve"> возможность переключения вида списка новостей на обычный и компактный</w:t>
      </w:r>
      <w:bookmarkEnd w:id="794"/>
      <w:bookmarkEnd w:id="795"/>
      <w:r w:rsidR="00F02549">
        <w:t xml:space="preserve"> </w:t>
      </w:r>
      <w:r w:rsidR="00F02549" w:rsidRPr="00F02549">
        <w:rPr>
          <w:highlight w:val="yellow"/>
        </w:rPr>
        <w:t>-</w:t>
      </w:r>
      <w:r w:rsidR="00F02549" w:rsidRPr="00F02549">
        <w:rPr>
          <w:highlight w:val="yellow"/>
          <w:lang w:val="en-US"/>
        </w:rPr>
        <w:t>UI</w:t>
      </w:r>
    </w:p>
    <w:p w14:paraId="03F7DD14" w14:textId="23EE30C3" w:rsidR="00E5068C" w:rsidRPr="00F02549" w:rsidRDefault="00E5068C" w:rsidP="00B37C91">
      <w:pPr>
        <w:pStyle w:val="3"/>
        <w:rPr>
          <w:highlight w:val="yellow"/>
        </w:rPr>
      </w:pPr>
      <w:bookmarkStart w:id="796" w:name="_Toc223475082"/>
      <w:bookmarkStart w:id="797" w:name="_Toc223482807"/>
      <w:r w:rsidRPr="00F02549">
        <w:rPr>
          <w:highlight w:val="yellow"/>
        </w:rPr>
        <w:t>Система должна группировать список новостей по дате, затем по жанру</w:t>
      </w:r>
      <w:bookmarkEnd w:id="796"/>
      <w:bookmarkEnd w:id="797"/>
    </w:p>
    <w:p w14:paraId="283D7B25" w14:textId="7B2DD0C5" w:rsidR="00E5068C" w:rsidRDefault="00E5068C" w:rsidP="00B37C91">
      <w:pPr>
        <w:pStyle w:val="3"/>
      </w:pPr>
      <w:bookmarkStart w:id="798" w:name="_Toc223475083"/>
      <w:bookmarkStart w:id="799" w:name="_Toc223482808"/>
      <w:r w:rsidRPr="00E5068C">
        <w:t>Система должна предоставлять</w:t>
      </w:r>
      <w:r>
        <w:t xml:space="preserve"> список новостей </w:t>
      </w:r>
      <w:r w:rsidR="00AA5171">
        <w:t xml:space="preserve">при помощи </w:t>
      </w:r>
      <w:r w:rsidR="00AA5171" w:rsidRPr="00F02549">
        <w:rPr>
          <w:highlight w:val="yellow"/>
        </w:rPr>
        <w:t>пагинации</w:t>
      </w:r>
      <w:r w:rsidR="00AA5171">
        <w:t>, активируемой кнопкой</w:t>
      </w:r>
      <w:bookmarkEnd w:id="798"/>
      <w:bookmarkEnd w:id="799"/>
    </w:p>
    <w:p w14:paraId="17B2D076" w14:textId="2900AE72" w:rsidR="00E5068C" w:rsidRDefault="00B66AF7" w:rsidP="00B37C91">
      <w:pPr>
        <w:pStyle w:val="3"/>
      </w:pPr>
      <w:bookmarkStart w:id="800" w:name="_Toc223475084"/>
      <w:bookmarkStart w:id="801" w:name="_Toc223482809"/>
      <w:r w:rsidRPr="00E5068C">
        <w:lastRenderedPageBreak/>
        <w:t xml:space="preserve">Система должна </w:t>
      </w:r>
      <w:r>
        <w:t>показывать статистику по фандому: количество персонажей, количество законов, количество статей в энциклопедии</w:t>
      </w:r>
      <w:bookmarkEnd w:id="800"/>
      <w:bookmarkEnd w:id="801"/>
    </w:p>
    <w:p w14:paraId="170D9D75" w14:textId="2FD26D95" w:rsidR="00E5068C" w:rsidRDefault="00B66AF7" w:rsidP="00B37C91">
      <w:pPr>
        <w:pStyle w:val="3"/>
      </w:pPr>
      <w:bookmarkStart w:id="802" w:name="_Toc223475085"/>
      <w:bookmarkStart w:id="803" w:name="_Toc223482810"/>
      <w:r w:rsidRPr="00E5068C">
        <w:t>Система должна предоставлять</w:t>
      </w:r>
      <w:r>
        <w:t xml:space="preserve"> возможность д</w:t>
      </w:r>
      <w:r w:rsidRPr="00B66AF7">
        <w:t>обавить персонажа, канон, событие, ссылку</w:t>
      </w:r>
      <w:bookmarkEnd w:id="802"/>
      <w:bookmarkEnd w:id="803"/>
      <w:r w:rsidR="00F02549">
        <w:t xml:space="preserve"> – </w:t>
      </w:r>
      <w:r w:rsidR="00F02549" w:rsidRPr="00F02549">
        <w:rPr>
          <w:highlight w:val="yellow"/>
        </w:rPr>
        <w:t>информац</w:t>
      </w:r>
      <w:r w:rsidR="00F02549">
        <w:rPr>
          <w:highlight w:val="yellow"/>
        </w:rPr>
        <w:t>и</w:t>
      </w:r>
      <w:r w:rsidR="00F02549" w:rsidRPr="00F02549">
        <w:rPr>
          <w:highlight w:val="yellow"/>
        </w:rPr>
        <w:t>я о сущностях</w:t>
      </w:r>
    </w:p>
    <w:p w14:paraId="25141F2C" w14:textId="65DFDB41" w:rsidR="00E5068C" w:rsidRDefault="00B66AF7" w:rsidP="00B37C91">
      <w:pPr>
        <w:pStyle w:val="3"/>
      </w:pPr>
      <w:bookmarkStart w:id="804" w:name="_Toc223475086"/>
      <w:bookmarkStart w:id="805" w:name="_Toc223482811"/>
      <w:r w:rsidRPr="00E5068C">
        <w:t xml:space="preserve">Система должна </w:t>
      </w:r>
      <w:r>
        <w:t xml:space="preserve">показывать группа новостей публикаций </w:t>
      </w:r>
      <w:proofErr w:type="spellStart"/>
      <w:r>
        <w:t>Фанарта</w:t>
      </w:r>
      <w:proofErr w:type="spellEnd"/>
      <w:r>
        <w:t>, содержащую изображения публикаций</w:t>
      </w:r>
      <w:bookmarkEnd w:id="804"/>
      <w:bookmarkEnd w:id="805"/>
    </w:p>
    <w:p w14:paraId="2DEF6E1B" w14:textId="5C6F1F02" w:rsidR="00E5068C" w:rsidRDefault="00B66AF7" w:rsidP="00B37C91">
      <w:pPr>
        <w:pStyle w:val="3"/>
      </w:pPr>
      <w:bookmarkStart w:id="806" w:name="_Toc223475087"/>
      <w:bookmarkStart w:id="807" w:name="_Toc223482812"/>
      <w:r w:rsidRPr="00E5068C">
        <w:t xml:space="preserve">Система должна </w:t>
      </w:r>
      <w:r>
        <w:t>показывать варианты поиска по тексту канона – ссылки на страницы поиска по канонам с указанием названий</w:t>
      </w:r>
      <w:bookmarkEnd w:id="806"/>
      <w:bookmarkEnd w:id="807"/>
      <w:r w:rsidR="005E27BD">
        <w:t xml:space="preserve"> – </w:t>
      </w:r>
      <w:r w:rsidR="005E27BD" w:rsidRPr="005E27BD">
        <w:rPr>
          <w:highlight w:val="yellow"/>
        </w:rPr>
        <w:t>Кнопки интерфейса</w:t>
      </w:r>
    </w:p>
    <w:p w14:paraId="02103971" w14:textId="08C3F99D" w:rsidR="00E5068C" w:rsidRDefault="00B66AF7" w:rsidP="00B37C91">
      <w:pPr>
        <w:pStyle w:val="3"/>
      </w:pPr>
      <w:bookmarkStart w:id="808" w:name="_Toc223475088"/>
      <w:bookmarkStart w:id="809" w:name="_Toc223482813"/>
      <w:r w:rsidRPr="00E5068C">
        <w:t xml:space="preserve">Система должна </w:t>
      </w:r>
      <w:r>
        <w:t>показывать популярные запросы за вчера – список ссылок фанфиков с указанием названия, возрастной категории, жанра, размера и статуса</w:t>
      </w:r>
      <w:bookmarkEnd w:id="808"/>
      <w:bookmarkEnd w:id="809"/>
    </w:p>
    <w:p w14:paraId="2E22793A" w14:textId="46B39DC8" w:rsidR="00E5068C" w:rsidRDefault="00B66AF7" w:rsidP="00B37C91">
      <w:pPr>
        <w:pStyle w:val="3"/>
      </w:pPr>
      <w:bookmarkStart w:id="810" w:name="_Toc223475089"/>
      <w:bookmarkStart w:id="811" w:name="_Toc223482814"/>
      <w:r w:rsidRPr="00E5068C">
        <w:t xml:space="preserve">Система должна </w:t>
      </w:r>
      <w:r>
        <w:t>показывать полезные ссылки – ссылки на сторонние сайты</w:t>
      </w:r>
      <w:bookmarkEnd w:id="810"/>
      <w:bookmarkEnd w:id="811"/>
    </w:p>
    <w:p w14:paraId="74AD314D" w14:textId="2FC05382" w:rsidR="00E5068C" w:rsidRDefault="00B66AF7" w:rsidP="00B37C91">
      <w:pPr>
        <w:pStyle w:val="3"/>
      </w:pPr>
      <w:bookmarkStart w:id="812" w:name="_Toc223475090"/>
      <w:bookmarkStart w:id="813" w:name="_Toc223482815"/>
      <w:r w:rsidRPr="00E5068C">
        <w:t xml:space="preserve">Система должна </w:t>
      </w:r>
      <w:r>
        <w:t xml:space="preserve">показывать блок подписчиков – список подписчиков с указанием </w:t>
      </w:r>
      <w:r w:rsidR="00F67446">
        <w:t>аватара и никнейма каждого</w:t>
      </w:r>
      <w:bookmarkEnd w:id="812"/>
      <w:bookmarkEnd w:id="813"/>
    </w:p>
    <w:p w14:paraId="390CDB82" w14:textId="60EADF66" w:rsidR="00E5068C" w:rsidRDefault="00F67446" w:rsidP="00B37C91">
      <w:pPr>
        <w:pStyle w:val="3"/>
      </w:pPr>
      <w:bookmarkStart w:id="814" w:name="_Toc223475091"/>
      <w:bookmarkStart w:id="815" w:name="_Toc223482816"/>
      <w:r w:rsidRPr="00E5068C">
        <w:t xml:space="preserve">Система должна </w:t>
      </w:r>
      <w:r>
        <w:t>показывать статистику за сегодня в фандоме по количеству: новых фанфиков, новых артов, новых подписчиков, просмотров, комментариев, рекомендаций</w:t>
      </w:r>
      <w:bookmarkEnd w:id="814"/>
      <w:bookmarkEnd w:id="815"/>
      <w:r>
        <w:t xml:space="preserve"> </w:t>
      </w:r>
    </w:p>
    <w:p w14:paraId="0727B635" w14:textId="07356E87" w:rsidR="001C7C21" w:rsidRDefault="000C0BF5" w:rsidP="00B37C91">
      <w:pPr>
        <w:pStyle w:val="3"/>
      </w:pPr>
      <w:bookmarkStart w:id="816" w:name="_Toc223475092"/>
      <w:bookmarkStart w:id="817" w:name="_Toc223482817"/>
      <w:r w:rsidRPr="00E5068C">
        <w:t xml:space="preserve">Система должна </w:t>
      </w:r>
      <w:r w:rsidR="00F67446">
        <w:t>показывать контакты системы – ссылки на профиль пользователей</w:t>
      </w:r>
      <w:bookmarkEnd w:id="816"/>
      <w:bookmarkEnd w:id="817"/>
    </w:p>
    <w:p w14:paraId="1FF1F9E3" w14:textId="0A0308EB" w:rsidR="005E27BD" w:rsidRPr="005E27BD" w:rsidRDefault="005E27BD" w:rsidP="005E27BD">
      <w:pPr>
        <w:rPr>
          <w:highlight w:val="yellow"/>
          <w:lang w:val="ru-RU"/>
        </w:rPr>
      </w:pPr>
      <w:r w:rsidRPr="005E27BD">
        <w:rPr>
          <w:highlight w:val="yellow"/>
          <w:lang w:val="ru-RU"/>
        </w:rPr>
        <w:t xml:space="preserve">Система стоится на без портала </w:t>
      </w:r>
      <w:proofErr w:type="spellStart"/>
      <w:r w:rsidRPr="005E27BD">
        <w:rPr>
          <w:highlight w:val="yellow"/>
        </w:rPr>
        <w:t>wordpress</w:t>
      </w:r>
      <w:proofErr w:type="spellEnd"/>
      <w:r w:rsidRPr="005E27BD">
        <w:rPr>
          <w:highlight w:val="yellow"/>
          <w:lang w:val="ru-RU"/>
        </w:rPr>
        <w:t>. Опираться на функции портала, описать только функционал, нужны й для построения моего сайта.</w:t>
      </w:r>
      <w:r w:rsidRPr="005E27BD">
        <w:rPr>
          <w:highlight w:val="yellow"/>
          <w:lang w:val="ru-RU"/>
        </w:rPr>
        <w:br/>
        <w:t xml:space="preserve">Система </w:t>
      </w:r>
      <w:proofErr w:type="spellStart"/>
      <w:r w:rsidRPr="005E27BD">
        <w:rPr>
          <w:highlight w:val="yellow"/>
          <w:lang w:val="ru-RU"/>
        </w:rPr>
        <w:t>редсталвет</w:t>
      </w:r>
      <w:proofErr w:type="spellEnd"/>
      <w:r w:rsidRPr="005E27BD">
        <w:rPr>
          <w:highlight w:val="yellow"/>
          <w:lang w:val="ru-RU"/>
        </w:rPr>
        <w:t xml:space="preserve"> инструментарий </w:t>
      </w:r>
      <w:proofErr w:type="spellStart"/>
      <w:r w:rsidRPr="005E27BD">
        <w:rPr>
          <w:highlight w:val="yellow"/>
          <w:lang w:val="ru-RU"/>
        </w:rPr>
        <w:t>чтотбы</w:t>
      </w:r>
      <w:proofErr w:type="spellEnd"/>
      <w:r w:rsidRPr="005E27BD">
        <w:rPr>
          <w:highlight w:val="yellow"/>
          <w:lang w:val="ru-RU"/>
        </w:rPr>
        <w:t xml:space="preserve"> изменять интерфейс, </w:t>
      </w:r>
      <w:proofErr w:type="spellStart"/>
      <w:r w:rsidRPr="005E27BD">
        <w:rPr>
          <w:highlight w:val="yellow"/>
          <w:lang w:val="ru-RU"/>
        </w:rPr>
        <w:t>верству</w:t>
      </w:r>
      <w:proofErr w:type="spellEnd"/>
      <w:r w:rsidRPr="005E27BD">
        <w:rPr>
          <w:highlight w:val="yellow"/>
          <w:lang w:val="ru-RU"/>
        </w:rPr>
        <w:t xml:space="preserve"> целевого сайта через интерфейс портала.</w:t>
      </w:r>
    </w:p>
    <w:p w14:paraId="28E588A7" w14:textId="20230762" w:rsidR="005E27BD" w:rsidRPr="005E27BD" w:rsidRDefault="005E27BD" w:rsidP="005E27BD">
      <w:pPr>
        <w:rPr>
          <w:lang w:val="ru-RU"/>
        </w:rPr>
      </w:pPr>
      <w:r w:rsidRPr="005E27BD">
        <w:rPr>
          <w:highlight w:val="yellow"/>
          <w:lang w:val="ru-RU"/>
        </w:rPr>
        <w:t>Какие-то функции реализованы как внутренние для сайта</w:t>
      </w:r>
    </w:p>
    <w:p w14:paraId="2FE02711" w14:textId="17B620BC" w:rsidR="00310C4B" w:rsidRDefault="00F67446">
      <w:pPr>
        <w:pStyle w:val="2"/>
        <w:rPr>
          <w:color w:val="000000" w:themeColor="text1"/>
          <w:lang w:val="ru-RU"/>
        </w:rPr>
      </w:pPr>
      <w:bookmarkStart w:id="818" w:name="_Toc223482818"/>
      <w:r>
        <w:rPr>
          <w:color w:val="000000" w:themeColor="text1"/>
          <w:lang w:val="ru-RU"/>
        </w:rPr>
        <w:t>Фанфики</w:t>
      </w:r>
      <w:bookmarkEnd w:id="818"/>
    </w:p>
    <w:p w14:paraId="4EE2A489" w14:textId="77777777" w:rsidR="00F67446" w:rsidRPr="0003681F" w:rsidRDefault="00F67446" w:rsidP="00B37C91">
      <w:pPr>
        <w:pStyle w:val="3"/>
        <w:rPr>
          <w:b/>
          <w:bCs w:val="0"/>
        </w:rPr>
      </w:pPr>
      <w:bookmarkStart w:id="819" w:name="_Toc223482819"/>
      <w:r w:rsidRPr="0003681F">
        <w:rPr>
          <w:b/>
          <w:bCs w:val="0"/>
        </w:rPr>
        <w:t>Фанфики</w:t>
      </w:r>
      <w:bookmarkEnd w:id="819"/>
    </w:p>
    <w:p w14:paraId="5847D668" w14:textId="25020595" w:rsidR="00C35AE1" w:rsidRPr="00C35AE1" w:rsidRDefault="00F67446" w:rsidP="00C35AE1">
      <w:pPr>
        <w:pStyle w:val="4"/>
        <w:rPr>
          <w:b w:val="0"/>
          <w:bCs/>
          <w:i w:val="0"/>
          <w:iCs/>
          <w:sz w:val="24"/>
          <w:szCs w:val="24"/>
          <w:lang w:val="ru-RU"/>
        </w:rPr>
      </w:pPr>
      <w:r>
        <w:rPr>
          <w:b w:val="0"/>
          <w:bCs/>
          <w:i w:val="0"/>
          <w:iCs/>
          <w:sz w:val="24"/>
          <w:szCs w:val="24"/>
          <w:lang w:val="ru-RU"/>
        </w:rPr>
        <w:t xml:space="preserve">Система должна предоставлять возможность показать </w:t>
      </w:r>
      <w:r w:rsidR="00502E16">
        <w:rPr>
          <w:b w:val="0"/>
          <w:bCs/>
          <w:i w:val="0"/>
          <w:iCs/>
          <w:sz w:val="24"/>
          <w:szCs w:val="24"/>
          <w:lang w:val="ru-RU"/>
        </w:rPr>
        <w:t xml:space="preserve">и скрыть </w:t>
      </w:r>
      <w:r>
        <w:rPr>
          <w:b w:val="0"/>
          <w:bCs/>
          <w:i w:val="0"/>
          <w:iCs/>
          <w:sz w:val="24"/>
          <w:szCs w:val="24"/>
          <w:lang w:val="ru-RU"/>
        </w:rPr>
        <w:t>форм</w:t>
      </w:r>
      <w:r w:rsidR="00502E16">
        <w:rPr>
          <w:b w:val="0"/>
          <w:bCs/>
          <w:i w:val="0"/>
          <w:iCs/>
          <w:sz w:val="24"/>
          <w:szCs w:val="24"/>
          <w:lang w:val="ru-RU"/>
        </w:rPr>
        <w:t>ы</w:t>
      </w:r>
      <w:r>
        <w:rPr>
          <w:b w:val="0"/>
          <w:bCs/>
          <w:i w:val="0"/>
          <w:iCs/>
          <w:sz w:val="24"/>
          <w:szCs w:val="24"/>
          <w:lang w:val="ru-RU"/>
        </w:rPr>
        <w:t xml:space="preserve"> поиска</w:t>
      </w:r>
      <w:r w:rsidR="00AA5171">
        <w:rPr>
          <w:b w:val="0"/>
          <w:bCs/>
          <w:i w:val="0"/>
          <w:iCs/>
          <w:sz w:val="24"/>
          <w:szCs w:val="24"/>
          <w:lang w:val="ru-RU"/>
        </w:rPr>
        <w:t xml:space="preserve"> фанфиков</w:t>
      </w:r>
    </w:p>
    <w:p w14:paraId="7330B910" w14:textId="2C783F26" w:rsidR="00F67446" w:rsidRDefault="00F67446" w:rsidP="00F67446">
      <w:pPr>
        <w:pStyle w:val="4"/>
        <w:rPr>
          <w:b w:val="0"/>
          <w:bCs/>
          <w:i w:val="0"/>
          <w:iCs/>
          <w:sz w:val="24"/>
          <w:szCs w:val="24"/>
          <w:lang w:val="ru-RU"/>
        </w:rPr>
      </w:pPr>
      <w:r>
        <w:rPr>
          <w:b w:val="0"/>
          <w:bCs/>
          <w:i w:val="0"/>
          <w:iCs/>
          <w:sz w:val="24"/>
          <w:szCs w:val="24"/>
          <w:lang w:val="ru-RU"/>
        </w:rPr>
        <w:t>Система должна показывать список найденных фанфиков с учетом введённых фильтров</w:t>
      </w:r>
    </w:p>
    <w:p w14:paraId="1A600546" w14:textId="19D08952" w:rsidR="00C35AE1" w:rsidRPr="00C35AE1" w:rsidRDefault="00C35AE1" w:rsidP="008E729A">
      <w:pPr>
        <w:pStyle w:val="4"/>
        <w:rPr>
          <w:b w:val="0"/>
          <w:i w:val="0"/>
          <w:lang w:val="ru-RU"/>
        </w:rPr>
      </w:pPr>
      <w:r w:rsidRPr="00C35AE1">
        <w:rPr>
          <w:b w:val="0"/>
          <w:bCs/>
          <w:i w:val="0"/>
          <w:iCs/>
          <w:sz w:val="24"/>
          <w:szCs w:val="24"/>
          <w:lang w:val="ru-RU"/>
        </w:rPr>
        <w:t>С</w:t>
      </w:r>
      <w:r>
        <w:rPr>
          <w:b w:val="0"/>
          <w:bCs/>
          <w:i w:val="0"/>
          <w:iCs/>
          <w:sz w:val="24"/>
          <w:szCs w:val="24"/>
          <w:lang w:val="ru-RU"/>
        </w:rPr>
        <w:t xml:space="preserve">писок результатов – это последовательное отображение карточек фанфиков, содержащих: </w:t>
      </w:r>
      <w:r w:rsidR="00502E16">
        <w:rPr>
          <w:b w:val="0"/>
          <w:bCs/>
          <w:i w:val="0"/>
          <w:iCs/>
          <w:sz w:val="24"/>
          <w:szCs w:val="24"/>
          <w:lang w:val="ru-RU"/>
        </w:rPr>
        <w:t xml:space="preserve">обложку, заголовок – ссылку на фанфик, статистику просмотра, дату </w:t>
      </w:r>
      <w:r w:rsidR="00502E16">
        <w:rPr>
          <w:b w:val="0"/>
          <w:bCs/>
          <w:i w:val="0"/>
          <w:iCs/>
          <w:sz w:val="24"/>
          <w:szCs w:val="24"/>
          <w:lang w:val="ru-RU"/>
        </w:rPr>
        <w:lastRenderedPageBreak/>
        <w:t xml:space="preserve">публикации, описание, кнопку добавления в избранное имя автора, </w:t>
      </w:r>
      <w:proofErr w:type="spellStart"/>
      <w:r w:rsidR="00502E16">
        <w:rPr>
          <w:b w:val="0"/>
          <w:bCs/>
          <w:i w:val="0"/>
          <w:iCs/>
          <w:sz w:val="24"/>
          <w:szCs w:val="24"/>
          <w:lang w:val="ru-RU"/>
        </w:rPr>
        <w:t>фандом</w:t>
      </w:r>
      <w:proofErr w:type="spellEnd"/>
      <w:r w:rsidR="00502E16">
        <w:rPr>
          <w:b w:val="0"/>
          <w:bCs/>
          <w:i w:val="0"/>
          <w:iCs/>
          <w:sz w:val="24"/>
          <w:szCs w:val="24"/>
          <w:lang w:val="ru-RU"/>
        </w:rPr>
        <w:t xml:space="preserve">, список персонажей, рейтинг, жанры, размер, статус, предупреждение, события: </w:t>
      </w:r>
      <w:r w:rsidRPr="00C35AE1">
        <w:rPr>
          <w:b w:val="0"/>
          <w:bCs/>
          <w:i w:val="0"/>
          <w:iCs/>
          <w:sz w:val="24"/>
          <w:szCs w:val="24"/>
          <w:lang w:val="ru-RU"/>
        </w:rPr>
        <w:t xml:space="preserve"> </w:t>
      </w:r>
    </w:p>
    <w:p w14:paraId="0D3D4CF6" w14:textId="4E1B9C35" w:rsidR="00C35AE1" w:rsidRPr="00C35AE1" w:rsidRDefault="00C35AE1" w:rsidP="00C35AE1">
      <w:pPr>
        <w:pStyle w:val="4"/>
        <w:rPr>
          <w:b w:val="0"/>
          <w:bCs/>
          <w:i w:val="0"/>
          <w:iCs/>
          <w:sz w:val="24"/>
          <w:szCs w:val="24"/>
          <w:lang w:val="ru-RU"/>
        </w:rPr>
      </w:pPr>
      <w:r>
        <w:rPr>
          <w:b w:val="0"/>
          <w:bCs/>
          <w:i w:val="0"/>
          <w:iCs/>
          <w:sz w:val="24"/>
          <w:szCs w:val="24"/>
          <w:lang w:val="ru-RU"/>
        </w:rPr>
        <w:t>Система должна предоставлять возможность переключения вида представления результатов поиска – обычный, крупный, мелкий</w:t>
      </w:r>
    </w:p>
    <w:p w14:paraId="20738FD3" w14:textId="5B6675BD" w:rsidR="00C35AE1" w:rsidRPr="00AA5171" w:rsidRDefault="00F67446" w:rsidP="00C35AE1">
      <w:pPr>
        <w:pStyle w:val="4"/>
        <w:rPr>
          <w:lang w:val="ru-RU"/>
        </w:rPr>
      </w:pPr>
      <w:r w:rsidRPr="00C35AE1">
        <w:rPr>
          <w:b w:val="0"/>
          <w:bCs/>
          <w:i w:val="0"/>
          <w:iCs/>
          <w:lang w:val="ru-RU"/>
        </w:rPr>
        <w:t xml:space="preserve">Система должна предоставлять </w:t>
      </w:r>
      <w:r w:rsidR="00C35AE1" w:rsidRPr="00C35AE1">
        <w:rPr>
          <w:b w:val="0"/>
          <w:bCs/>
          <w:i w:val="0"/>
          <w:iCs/>
          <w:lang w:val="ru-RU"/>
        </w:rPr>
        <w:t>возможность</w:t>
      </w:r>
      <w:r w:rsidR="00C35AE1" w:rsidRPr="00C35AE1">
        <w:rPr>
          <w:lang w:val="ru-RU"/>
        </w:rPr>
        <w:t xml:space="preserve"> </w:t>
      </w:r>
      <w:r w:rsidR="00C35AE1" w:rsidRPr="00C35AE1">
        <w:rPr>
          <w:b w:val="0"/>
          <w:bCs/>
          <w:i w:val="0"/>
          <w:iCs/>
          <w:sz w:val="24"/>
          <w:szCs w:val="24"/>
          <w:lang w:val="ru-RU"/>
        </w:rPr>
        <w:t>применять к результатам поиска сортировку по дате обновления, по дате публикации, по количеству просмотров, по просмотрам за неделю, по количеству комментариев, по количеству читателей, по количеству рекомендаций</w:t>
      </w:r>
      <w:r w:rsidR="00C35AE1">
        <w:rPr>
          <w:b w:val="0"/>
          <w:bCs/>
          <w:i w:val="0"/>
          <w:iCs/>
          <w:sz w:val="24"/>
          <w:szCs w:val="24"/>
          <w:lang w:val="ru-RU"/>
        </w:rPr>
        <w:t>, по</w:t>
      </w:r>
      <w:r w:rsidR="00C35AE1" w:rsidRPr="00C35AE1">
        <w:rPr>
          <w:b w:val="0"/>
          <w:bCs/>
          <w:i w:val="0"/>
          <w:iCs/>
          <w:sz w:val="24"/>
          <w:szCs w:val="24"/>
          <w:lang w:val="ru-RU"/>
        </w:rPr>
        <w:t xml:space="preserve"> размеру</w:t>
      </w:r>
      <w:r w:rsidR="00C35AE1">
        <w:rPr>
          <w:b w:val="0"/>
          <w:bCs/>
          <w:i w:val="0"/>
          <w:iCs/>
          <w:sz w:val="24"/>
          <w:szCs w:val="24"/>
          <w:lang w:val="ru-RU"/>
        </w:rPr>
        <w:t xml:space="preserve"> фанфика</w:t>
      </w:r>
    </w:p>
    <w:p w14:paraId="05740883" w14:textId="7DB98E3A" w:rsidR="00C35AE1" w:rsidRDefault="00C35AE1" w:rsidP="00C35AE1">
      <w:pPr>
        <w:pStyle w:val="4"/>
        <w:rPr>
          <w:b w:val="0"/>
          <w:bCs/>
          <w:i w:val="0"/>
          <w:iCs/>
          <w:sz w:val="24"/>
          <w:szCs w:val="24"/>
          <w:lang w:val="ru-RU"/>
        </w:rPr>
      </w:pPr>
      <w:r>
        <w:rPr>
          <w:b w:val="0"/>
          <w:bCs/>
          <w:i w:val="0"/>
          <w:iCs/>
          <w:sz w:val="24"/>
          <w:szCs w:val="24"/>
          <w:lang w:val="ru-RU"/>
        </w:rPr>
        <w:t>Система должна предоставлять возможность применения к поиску фильтров по персонажам, пейригу персонажей, размеру, рейтингу, статусу, жанру, дате.</w:t>
      </w:r>
    </w:p>
    <w:p w14:paraId="028DE9D3" w14:textId="071FFAFA" w:rsidR="00C35AE1" w:rsidRDefault="00C35AE1" w:rsidP="00073E85">
      <w:pPr>
        <w:pStyle w:val="4"/>
        <w:rPr>
          <w:b w:val="0"/>
          <w:i w:val="0"/>
          <w:sz w:val="24"/>
          <w:szCs w:val="24"/>
          <w:lang w:val="ru-RU"/>
        </w:rPr>
      </w:pPr>
      <w:r w:rsidRPr="00502E16">
        <w:rPr>
          <w:b w:val="0"/>
          <w:i w:val="0"/>
          <w:sz w:val="24"/>
          <w:szCs w:val="24"/>
          <w:lang w:val="ru-RU"/>
        </w:rPr>
        <w:t xml:space="preserve">Система должна предоставлять возможность применения к поиску фильтров по исключению из результатов: произведений, опубликованных без проверки на грамотность, фанфиков с метками «Подписка на новые главы», «Прочитано», «Скачано», «Не читать», «Прочитать позже», «Жду окончания», «Понравилось», «Заметка», «В коллекции» </w:t>
      </w:r>
    </w:p>
    <w:p w14:paraId="6E879176" w14:textId="67F8E222" w:rsidR="008062B4" w:rsidRPr="00BA2002" w:rsidRDefault="008062B4" w:rsidP="008062B4">
      <w:pPr>
        <w:pStyle w:val="4"/>
        <w:rPr>
          <w:b w:val="0"/>
          <w:bCs/>
          <w:i w:val="0"/>
          <w:iCs/>
          <w:sz w:val="24"/>
          <w:szCs w:val="24"/>
          <w:lang w:val="ru-RU"/>
        </w:rPr>
      </w:pPr>
      <w:r w:rsidRPr="00AC7059">
        <w:rPr>
          <w:b w:val="0"/>
          <w:bCs/>
          <w:i w:val="0"/>
          <w:iCs/>
          <w:sz w:val="24"/>
          <w:szCs w:val="24"/>
          <w:lang w:val="ru-RU"/>
        </w:rPr>
        <w:t xml:space="preserve">Система должна предоставлять возможность применения к поиску фильтров по </w:t>
      </w:r>
      <w:proofErr w:type="spellStart"/>
      <w:r w:rsidRPr="00AC7059">
        <w:rPr>
          <w:b w:val="0"/>
          <w:bCs/>
          <w:i w:val="0"/>
          <w:iCs/>
          <w:sz w:val="24"/>
          <w:szCs w:val="24"/>
          <w:lang w:val="ru-RU"/>
        </w:rPr>
        <w:t>фандомам</w:t>
      </w:r>
      <w:proofErr w:type="spellEnd"/>
      <w:r w:rsidRPr="00AC7059">
        <w:rPr>
          <w:b w:val="0"/>
          <w:bCs/>
          <w:i w:val="0"/>
          <w:iCs/>
          <w:sz w:val="24"/>
          <w:szCs w:val="24"/>
          <w:lang w:val="ru-RU"/>
        </w:rPr>
        <w:t xml:space="preserve">, персонажам, </w:t>
      </w:r>
      <w:proofErr w:type="spellStart"/>
      <w:r w:rsidRPr="00AC7059">
        <w:rPr>
          <w:b w:val="0"/>
          <w:bCs/>
          <w:i w:val="0"/>
          <w:iCs/>
          <w:sz w:val="24"/>
          <w:szCs w:val="24"/>
          <w:lang w:val="ru-RU"/>
        </w:rPr>
        <w:t>пейрингам</w:t>
      </w:r>
      <w:proofErr w:type="spellEnd"/>
      <w:r w:rsidRPr="00AC7059">
        <w:rPr>
          <w:b w:val="0"/>
          <w:bCs/>
          <w:i w:val="0"/>
          <w:iCs/>
          <w:sz w:val="24"/>
          <w:szCs w:val="24"/>
          <w:lang w:val="ru-RU"/>
        </w:rPr>
        <w:t xml:space="preserve">, рейтингу, жанрам, предупреждениям, событиям, факту написания фанфиков по заявке и отсутствия данных критериев в </w:t>
      </w:r>
      <w:r>
        <w:rPr>
          <w:b w:val="0"/>
          <w:bCs/>
          <w:i w:val="0"/>
          <w:iCs/>
          <w:sz w:val="24"/>
          <w:szCs w:val="24"/>
          <w:lang w:val="ru-RU"/>
        </w:rPr>
        <w:t>фанфике</w:t>
      </w:r>
    </w:p>
    <w:p w14:paraId="68039DC8" w14:textId="5873B8A8" w:rsidR="00502E16" w:rsidRPr="0003681F" w:rsidRDefault="00502E16" w:rsidP="00B37C91">
      <w:pPr>
        <w:pStyle w:val="3"/>
        <w:rPr>
          <w:b/>
          <w:bCs w:val="0"/>
        </w:rPr>
      </w:pPr>
      <w:bookmarkStart w:id="820" w:name="_Toc223482820"/>
      <w:r w:rsidRPr="0003681F">
        <w:rPr>
          <w:b/>
          <w:bCs w:val="0"/>
        </w:rPr>
        <w:t>Рекомендации</w:t>
      </w:r>
      <w:bookmarkEnd w:id="820"/>
    </w:p>
    <w:p w14:paraId="134ADC34" w14:textId="5E5F43ED" w:rsidR="00F67446" w:rsidRDefault="00502E16" w:rsidP="00F67446">
      <w:pPr>
        <w:pStyle w:val="4"/>
        <w:rPr>
          <w:b w:val="0"/>
          <w:bCs/>
          <w:i w:val="0"/>
          <w:iCs/>
          <w:sz w:val="24"/>
          <w:szCs w:val="24"/>
          <w:lang w:val="ru-RU"/>
        </w:rPr>
      </w:pPr>
      <w:r>
        <w:rPr>
          <w:b w:val="0"/>
          <w:bCs/>
          <w:i w:val="0"/>
          <w:iCs/>
          <w:sz w:val="24"/>
          <w:szCs w:val="24"/>
          <w:lang w:val="ru-RU"/>
        </w:rPr>
        <w:t>Система должна предоставлять возможность показать и скрыть форму поиска</w:t>
      </w:r>
      <w:r w:rsidR="00AA5171">
        <w:rPr>
          <w:b w:val="0"/>
          <w:bCs/>
          <w:i w:val="0"/>
          <w:iCs/>
          <w:sz w:val="24"/>
          <w:szCs w:val="24"/>
          <w:lang w:val="ru-RU"/>
        </w:rPr>
        <w:t xml:space="preserve"> рекомендаций</w:t>
      </w:r>
    </w:p>
    <w:p w14:paraId="27C7C1C9" w14:textId="584BC23F" w:rsidR="00502E16" w:rsidRDefault="00502E16" w:rsidP="00502E16">
      <w:pPr>
        <w:pStyle w:val="4"/>
        <w:rPr>
          <w:b w:val="0"/>
          <w:bCs/>
          <w:i w:val="0"/>
          <w:iCs/>
          <w:sz w:val="24"/>
          <w:szCs w:val="24"/>
          <w:lang w:val="ru-RU"/>
        </w:rPr>
      </w:pPr>
      <w:r>
        <w:rPr>
          <w:b w:val="0"/>
          <w:bCs/>
          <w:i w:val="0"/>
          <w:iCs/>
          <w:sz w:val="24"/>
          <w:szCs w:val="24"/>
          <w:lang w:val="ru-RU"/>
        </w:rPr>
        <w:t>Система должна предоставлять возможность применять фильтр поиска по произведениями, проверенным на грамотность и без проверки на грамотность. Фильтр должен позволять выбирать хотя бы один из них</w:t>
      </w:r>
    </w:p>
    <w:p w14:paraId="468FCE8A" w14:textId="5E2CC7DA" w:rsidR="00502E16" w:rsidRDefault="00502E16" w:rsidP="00502E16">
      <w:pPr>
        <w:pStyle w:val="4"/>
        <w:rPr>
          <w:b w:val="0"/>
          <w:bCs/>
          <w:i w:val="0"/>
          <w:iCs/>
          <w:sz w:val="24"/>
          <w:szCs w:val="24"/>
          <w:lang w:val="ru-RU"/>
        </w:rPr>
      </w:pPr>
      <w:r>
        <w:rPr>
          <w:b w:val="0"/>
          <w:bCs/>
          <w:i w:val="0"/>
          <w:iCs/>
          <w:sz w:val="24"/>
          <w:szCs w:val="24"/>
          <w:lang w:val="ru-RU"/>
        </w:rPr>
        <w:t>Система должна предоставлять возможность применить фильтр по категории, рейтингу, размеру и статусу</w:t>
      </w:r>
    </w:p>
    <w:p w14:paraId="72C52131" w14:textId="0361FE07" w:rsidR="00502E16" w:rsidRDefault="00502E16" w:rsidP="00502E16">
      <w:pPr>
        <w:pStyle w:val="4"/>
        <w:rPr>
          <w:b w:val="0"/>
          <w:bCs/>
          <w:i w:val="0"/>
          <w:iCs/>
          <w:sz w:val="24"/>
          <w:szCs w:val="24"/>
          <w:lang w:val="ru-RU"/>
        </w:rPr>
      </w:pPr>
      <w:r>
        <w:rPr>
          <w:b w:val="0"/>
          <w:bCs/>
          <w:i w:val="0"/>
          <w:iCs/>
          <w:sz w:val="24"/>
          <w:szCs w:val="24"/>
          <w:lang w:val="ru-RU"/>
        </w:rPr>
        <w:t>Система должна показывать список найденных рекомендаций с учетом фильтров</w:t>
      </w:r>
      <w:r w:rsidR="00F31C93">
        <w:rPr>
          <w:b w:val="0"/>
          <w:bCs/>
          <w:i w:val="0"/>
          <w:iCs/>
          <w:sz w:val="24"/>
          <w:szCs w:val="24"/>
          <w:lang w:val="ru-RU"/>
        </w:rPr>
        <w:t xml:space="preserve"> и их количество</w:t>
      </w:r>
    </w:p>
    <w:p w14:paraId="26C475EC" w14:textId="6577A4B6" w:rsidR="00502E16" w:rsidRDefault="00502E16" w:rsidP="00A364B7">
      <w:pPr>
        <w:pStyle w:val="4"/>
        <w:rPr>
          <w:b w:val="0"/>
          <w:bCs/>
          <w:i w:val="0"/>
          <w:iCs/>
          <w:sz w:val="24"/>
          <w:szCs w:val="24"/>
          <w:lang w:val="ru-RU"/>
        </w:rPr>
      </w:pPr>
      <w:r w:rsidRPr="00C35AE1">
        <w:rPr>
          <w:b w:val="0"/>
          <w:bCs/>
          <w:i w:val="0"/>
          <w:iCs/>
          <w:sz w:val="24"/>
          <w:szCs w:val="24"/>
          <w:lang w:val="ru-RU"/>
        </w:rPr>
        <w:t>С</w:t>
      </w:r>
      <w:r>
        <w:rPr>
          <w:b w:val="0"/>
          <w:bCs/>
          <w:i w:val="0"/>
          <w:iCs/>
          <w:sz w:val="24"/>
          <w:szCs w:val="24"/>
          <w:lang w:val="ru-RU"/>
        </w:rPr>
        <w:t>писок результатов – это последовательное отображение карточек рекомендаций содержащих: аватар и имя пользователя, название и параметры рекомендуемого фанфика, текст рекомендации</w:t>
      </w:r>
    </w:p>
    <w:p w14:paraId="2B565146" w14:textId="77777777" w:rsidR="00AA5171" w:rsidRDefault="00AA5171" w:rsidP="00AA5171">
      <w:pPr>
        <w:pStyle w:val="4"/>
        <w:rPr>
          <w:b w:val="0"/>
          <w:bCs/>
          <w:i w:val="0"/>
          <w:iCs/>
          <w:sz w:val="24"/>
          <w:szCs w:val="24"/>
          <w:lang w:val="ru-RU"/>
        </w:rPr>
      </w:pPr>
      <w:r>
        <w:rPr>
          <w:b w:val="0"/>
          <w:bCs/>
          <w:i w:val="0"/>
          <w:iCs/>
          <w:sz w:val="24"/>
          <w:szCs w:val="24"/>
          <w:lang w:val="ru-RU"/>
        </w:rPr>
        <w:t xml:space="preserve">Система должна предоставлять возможность добавить рекомендацию в избранное, открыть на отдельной странице, показать кто </w:t>
      </w:r>
      <w:proofErr w:type="spellStart"/>
      <w:r>
        <w:rPr>
          <w:b w:val="0"/>
          <w:bCs/>
          <w:i w:val="0"/>
          <w:iCs/>
          <w:sz w:val="24"/>
          <w:szCs w:val="24"/>
          <w:lang w:val="ru-RU"/>
        </w:rPr>
        <w:t>мимимикал</w:t>
      </w:r>
      <w:proofErr w:type="spellEnd"/>
      <w:r>
        <w:rPr>
          <w:b w:val="0"/>
          <w:bCs/>
          <w:i w:val="0"/>
          <w:iCs/>
          <w:sz w:val="24"/>
          <w:szCs w:val="24"/>
          <w:lang w:val="ru-RU"/>
        </w:rPr>
        <w:t>, пожаловаться</w:t>
      </w:r>
    </w:p>
    <w:p w14:paraId="47C51014" w14:textId="4AE4350C" w:rsidR="00AA5171" w:rsidRDefault="00AA5171" w:rsidP="00AA5171">
      <w:pPr>
        <w:pStyle w:val="4"/>
        <w:rPr>
          <w:b w:val="0"/>
          <w:i w:val="0"/>
          <w:iCs/>
          <w:sz w:val="24"/>
          <w:szCs w:val="24"/>
          <w:lang w:val="ru-RU"/>
        </w:rPr>
      </w:pPr>
      <w:r w:rsidRPr="00AA5171">
        <w:rPr>
          <w:b w:val="0"/>
          <w:i w:val="0"/>
          <w:iCs/>
          <w:sz w:val="24"/>
          <w:szCs w:val="24"/>
          <w:lang w:val="ru-RU"/>
        </w:rPr>
        <w:t>Система должна предоставлять</w:t>
      </w:r>
      <w:r w:rsidR="004D7F33">
        <w:rPr>
          <w:b w:val="0"/>
          <w:i w:val="0"/>
          <w:iCs/>
          <w:sz w:val="24"/>
          <w:szCs w:val="24"/>
          <w:lang w:val="ru-RU"/>
        </w:rPr>
        <w:t xml:space="preserve"> просмотр</w:t>
      </w:r>
      <w:r w:rsidRPr="00AA5171">
        <w:rPr>
          <w:b w:val="0"/>
          <w:i w:val="0"/>
          <w:iCs/>
          <w:sz w:val="24"/>
          <w:szCs w:val="24"/>
          <w:lang w:val="ru-RU"/>
        </w:rPr>
        <w:t xml:space="preserve"> </w:t>
      </w:r>
      <w:r w:rsidR="004D7F33">
        <w:rPr>
          <w:b w:val="0"/>
          <w:i w:val="0"/>
          <w:iCs/>
          <w:sz w:val="24"/>
          <w:szCs w:val="24"/>
          <w:lang w:val="ru-RU"/>
        </w:rPr>
        <w:t>списка</w:t>
      </w:r>
      <w:r w:rsidRPr="00AA5171">
        <w:rPr>
          <w:b w:val="0"/>
          <w:i w:val="0"/>
          <w:iCs/>
          <w:sz w:val="24"/>
          <w:szCs w:val="24"/>
          <w:lang w:val="ru-RU"/>
        </w:rPr>
        <w:t xml:space="preserve"> </w:t>
      </w:r>
      <w:r>
        <w:rPr>
          <w:b w:val="0"/>
          <w:i w:val="0"/>
          <w:iCs/>
          <w:sz w:val="24"/>
          <w:szCs w:val="24"/>
          <w:lang w:val="ru-RU"/>
        </w:rPr>
        <w:t>рекомендации</w:t>
      </w:r>
      <w:r w:rsidRPr="00AA5171">
        <w:rPr>
          <w:b w:val="0"/>
          <w:i w:val="0"/>
          <w:iCs/>
          <w:sz w:val="24"/>
          <w:szCs w:val="24"/>
          <w:lang w:val="ru-RU"/>
        </w:rPr>
        <w:t xml:space="preserve"> при помощи</w:t>
      </w:r>
      <w:r>
        <w:rPr>
          <w:b w:val="0"/>
          <w:i w:val="0"/>
          <w:iCs/>
          <w:sz w:val="24"/>
          <w:szCs w:val="24"/>
          <w:lang w:val="ru-RU"/>
        </w:rPr>
        <w:t xml:space="preserve"> автоматической пагинации</w:t>
      </w:r>
      <w:r w:rsidRPr="00AA5171">
        <w:rPr>
          <w:b w:val="0"/>
          <w:i w:val="0"/>
          <w:iCs/>
          <w:sz w:val="24"/>
          <w:szCs w:val="24"/>
          <w:lang w:val="ru-RU"/>
        </w:rPr>
        <w:t xml:space="preserve"> </w:t>
      </w:r>
    </w:p>
    <w:p w14:paraId="1D37B8F1" w14:textId="77777777" w:rsidR="004D7F33" w:rsidRPr="004D7F33" w:rsidRDefault="004D7F33" w:rsidP="004D7F33">
      <w:pPr>
        <w:rPr>
          <w:lang w:val="ru-RU"/>
        </w:rPr>
      </w:pPr>
    </w:p>
    <w:p w14:paraId="66D6BA0D" w14:textId="77777777" w:rsidR="00F66730" w:rsidRDefault="00F66730" w:rsidP="00F66730">
      <w:pPr>
        <w:pStyle w:val="3"/>
        <w:numPr>
          <w:ilvl w:val="0"/>
          <w:numId w:val="0"/>
        </w:numPr>
        <w:rPr>
          <w:b/>
          <w:bCs w:val="0"/>
          <w:iCs/>
          <w:szCs w:val="24"/>
        </w:rPr>
      </w:pPr>
      <w:bookmarkStart w:id="821" w:name="_Toc223482821"/>
    </w:p>
    <w:p w14:paraId="76FA321F" w14:textId="77777777" w:rsidR="00F66730" w:rsidRDefault="00F66730" w:rsidP="00F66730">
      <w:pPr>
        <w:rPr>
          <w:lang w:val="ru-RU"/>
        </w:rPr>
      </w:pPr>
    </w:p>
    <w:p w14:paraId="38403DF8" w14:textId="77777777" w:rsidR="00F66730" w:rsidRDefault="00F66730" w:rsidP="00F66730">
      <w:pPr>
        <w:rPr>
          <w:lang w:val="ru-RU"/>
        </w:rPr>
      </w:pPr>
    </w:p>
    <w:p w14:paraId="38FF90F5" w14:textId="77777777" w:rsidR="00F66730" w:rsidRDefault="00F66730" w:rsidP="00F66730">
      <w:pPr>
        <w:rPr>
          <w:lang w:val="ru-RU"/>
        </w:rPr>
      </w:pPr>
    </w:p>
    <w:p w14:paraId="7FC57B11" w14:textId="77777777" w:rsidR="00F66730" w:rsidRDefault="00F66730" w:rsidP="00F66730">
      <w:pPr>
        <w:rPr>
          <w:lang w:val="ru-RU"/>
        </w:rPr>
      </w:pPr>
    </w:p>
    <w:p w14:paraId="4481DCA1" w14:textId="77777777" w:rsidR="00F66730" w:rsidRDefault="00F66730" w:rsidP="00F66730">
      <w:pPr>
        <w:rPr>
          <w:lang w:val="ru-RU"/>
        </w:rPr>
      </w:pPr>
    </w:p>
    <w:p w14:paraId="48C79D4A" w14:textId="77777777" w:rsidR="00F66730" w:rsidRDefault="00F66730" w:rsidP="00F66730">
      <w:pPr>
        <w:rPr>
          <w:lang w:val="ru-RU"/>
        </w:rPr>
      </w:pPr>
    </w:p>
    <w:p w14:paraId="2B6A8BF1" w14:textId="77777777" w:rsidR="00F66730" w:rsidRDefault="00F66730" w:rsidP="00F66730">
      <w:pPr>
        <w:rPr>
          <w:lang w:val="ru-RU"/>
        </w:rPr>
      </w:pPr>
    </w:p>
    <w:p w14:paraId="14A863F9" w14:textId="77777777" w:rsidR="00F66730" w:rsidRDefault="00F66730" w:rsidP="00F66730">
      <w:pPr>
        <w:rPr>
          <w:lang w:val="ru-RU"/>
        </w:rPr>
      </w:pPr>
    </w:p>
    <w:p w14:paraId="2F3109E2" w14:textId="77777777" w:rsidR="00F66730" w:rsidRDefault="00F66730" w:rsidP="00F66730">
      <w:pPr>
        <w:rPr>
          <w:lang w:val="ru-RU"/>
        </w:rPr>
      </w:pPr>
    </w:p>
    <w:p w14:paraId="362751EF" w14:textId="77777777" w:rsidR="00F66730" w:rsidRDefault="00F66730" w:rsidP="00F66730">
      <w:pPr>
        <w:rPr>
          <w:lang w:val="ru-RU"/>
        </w:rPr>
      </w:pPr>
    </w:p>
    <w:p w14:paraId="74415613" w14:textId="77777777" w:rsidR="00F66730" w:rsidRDefault="00F66730" w:rsidP="00F66730">
      <w:pPr>
        <w:rPr>
          <w:lang w:val="ru-RU"/>
        </w:rPr>
      </w:pPr>
    </w:p>
    <w:p w14:paraId="685EEA0F" w14:textId="77777777" w:rsidR="00F66730" w:rsidRDefault="00F66730" w:rsidP="00F66730">
      <w:pPr>
        <w:rPr>
          <w:lang w:val="ru-RU"/>
        </w:rPr>
      </w:pPr>
    </w:p>
    <w:p w14:paraId="7C40A722" w14:textId="77777777" w:rsidR="00F66730" w:rsidRPr="00F66730" w:rsidRDefault="00F66730" w:rsidP="00F66730">
      <w:pPr>
        <w:rPr>
          <w:lang w:val="ru-RU"/>
        </w:rPr>
      </w:pPr>
    </w:p>
    <w:p w14:paraId="093529B7" w14:textId="2E68000D" w:rsidR="00672184" w:rsidRPr="00672184" w:rsidRDefault="00AA5171" w:rsidP="0043684F">
      <w:pPr>
        <w:pStyle w:val="3"/>
        <w:rPr>
          <w:b/>
          <w:bCs w:val="0"/>
          <w:iCs/>
          <w:szCs w:val="24"/>
        </w:rPr>
      </w:pPr>
      <w:r w:rsidRPr="00672184">
        <w:rPr>
          <w:b/>
          <w:bCs w:val="0"/>
        </w:rPr>
        <w:t>Заявки</w:t>
      </w:r>
      <w:bookmarkStart w:id="822" w:name="_Toc223475097"/>
      <w:bookmarkEnd w:id="821"/>
    </w:p>
    <w:p w14:paraId="4FF71D6D" w14:textId="44A50171" w:rsidR="0003681F" w:rsidRPr="00672184" w:rsidRDefault="00AA5171" w:rsidP="00672184">
      <w:pPr>
        <w:pStyle w:val="4"/>
        <w:rPr>
          <w:b w:val="0"/>
          <w:bCs/>
          <w:i w:val="0"/>
          <w:iCs/>
          <w:lang w:val="ru-RU"/>
        </w:rPr>
      </w:pPr>
      <w:r w:rsidRPr="00AC7059">
        <w:rPr>
          <w:b w:val="0"/>
          <w:bCs/>
          <w:i w:val="0"/>
          <w:iCs/>
          <w:lang w:val="ru-RU"/>
        </w:rPr>
        <w:t>Система должна предоставлять возможность показать и скрыть форму поиска заявок</w:t>
      </w:r>
      <w:bookmarkEnd w:id="822"/>
    </w:p>
    <w:p w14:paraId="6DF6D20A" w14:textId="77777777" w:rsidR="0003681F" w:rsidRPr="00AC7059" w:rsidRDefault="00AA5171" w:rsidP="00672184">
      <w:pPr>
        <w:pStyle w:val="4"/>
        <w:rPr>
          <w:b w:val="0"/>
          <w:bCs/>
          <w:i w:val="0"/>
          <w:iCs/>
          <w:sz w:val="24"/>
          <w:szCs w:val="24"/>
          <w:lang w:val="ru-RU"/>
        </w:rPr>
      </w:pPr>
      <w:bookmarkStart w:id="823" w:name="_Toc223475098"/>
      <w:r w:rsidRPr="00AC7059">
        <w:rPr>
          <w:b w:val="0"/>
          <w:bCs/>
          <w:i w:val="0"/>
          <w:iCs/>
          <w:sz w:val="24"/>
          <w:szCs w:val="24"/>
          <w:lang w:val="ru-RU"/>
        </w:rPr>
        <w:t xml:space="preserve">Система должна предоставлять возможность применения к поиску фильтров по </w:t>
      </w:r>
      <w:proofErr w:type="spellStart"/>
      <w:r w:rsidRPr="00AC7059">
        <w:rPr>
          <w:b w:val="0"/>
          <w:bCs/>
          <w:i w:val="0"/>
          <w:iCs/>
          <w:sz w:val="24"/>
          <w:szCs w:val="24"/>
          <w:lang w:val="ru-RU"/>
        </w:rPr>
        <w:t>фандомам</w:t>
      </w:r>
      <w:proofErr w:type="spellEnd"/>
      <w:r w:rsidRPr="00AC7059">
        <w:rPr>
          <w:b w:val="0"/>
          <w:bCs/>
          <w:i w:val="0"/>
          <w:iCs/>
          <w:sz w:val="24"/>
          <w:szCs w:val="24"/>
          <w:lang w:val="ru-RU"/>
        </w:rPr>
        <w:t xml:space="preserve">, персонажам, </w:t>
      </w:r>
      <w:proofErr w:type="spellStart"/>
      <w:r w:rsidRPr="00AC7059">
        <w:rPr>
          <w:b w:val="0"/>
          <w:bCs/>
          <w:i w:val="0"/>
          <w:iCs/>
          <w:sz w:val="24"/>
          <w:szCs w:val="24"/>
          <w:lang w:val="ru-RU"/>
        </w:rPr>
        <w:t>пейрингам</w:t>
      </w:r>
      <w:proofErr w:type="spellEnd"/>
      <w:r w:rsidRPr="00AC7059">
        <w:rPr>
          <w:b w:val="0"/>
          <w:bCs/>
          <w:i w:val="0"/>
          <w:iCs/>
          <w:sz w:val="24"/>
          <w:szCs w:val="24"/>
          <w:lang w:val="ru-RU"/>
        </w:rPr>
        <w:t>, рейтингу, жанрам, предупреждениям, событиям, факту написания фанфиков по заявке и отсутствия данных критериев в заявке</w:t>
      </w:r>
      <w:bookmarkEnd w:id="823"/>
      <w:r w:rsidRPr="00AC7059">
        <w:rPr>
          <w:b w:val="0"/>
          <w:bCs/>
          <w:i w:val="0"/>
          <w:iCs/>
          <w:sz w:val="24"/>
          <w:szCs w:val="24"/>
          <w:lang w:val="ru-RU"/>
        </w:rPr>
        <w:t xml:space="preserve"> </w:t>
      </w:r>
    </w:p>
    <w:p w14:paraId="21ED1711" w14:textId="77777777" w:rsidR="0003681F" w:rsidRPr="00AC7059" w:rsidRDefault="00F31C93" w:rsidP="00672184">
      <w:pPr>
        <w:pStyle w:val="4"/>
        <w:rPr>
          <w:b w:val="0"/>
          <w:bCs/>
          <w:i w:val="0"/>
          <w:iCs/>
          <w:sz w:val="24"/>
          <w:szCs w:val="24"/>
          <w:lang w:val="ru-RU"/>
        </w:rPr>
      </w:pPr>
      <w:bookmarkStart w:id="824" w:name="_Toc223475099"/>
      <w:r w:rsidRPr="00AC7059">
        <w:rPr>
          <w:b w:val="0"/>
          <w:bCs/>
          <w:i w:val="0"/>
          <w:iCs/>
          <w:sz w:val="24"/>
          <w:szCs w:val="24"/>
          <w:lang w:val="ru-RU"/>
        </w:rPr>
        <w:t>Система должна показывать список найденных заявок с учетом фильтров и их количество</w:t>
      </w:r>
      <w:bookmarkEnd w:id="824"/>
    </w:p>
    <w:p w14:paraId="4740C1A0" w14:textId="77777777" w:rsidR="0003681F" w:rsidRPr="00AC7059" w:rsidRDefault="002050A4" w:rsidP="00672184">
      <w:pPr>
        <w:pStyle w:val="4"/>
        <w:rPr>
          <w:b w:val="0"/>
          <w:bCs/>
          <w:i w:val="0"/>
          <w:iCs/>
          <w:sz w:val="24"/>
          <w:szCs w:val="24"/>
          <w:lang w:val="ru-RU"/>
        </w:rPr>
      </w:pPr>
      <w:bookmarkStart w:id="825" w:name="_Toc223475100"/>
      <w:r w:rsidRPr="00AC7059">
        <w:rPr>
          <w:b w:val="0"/>
          <w:bCs/>
          <w:i w:val="0"/>
          <w:iCs/>
          <w:sz w:val="24"/>
          <w:szCs w:val="24"/>
          <w:lang w:val="ru-RU"/>
        </w:rPr>
        <w:t xml:space="preserve">Список результатов – это последовательное отображение карточек заявок – ссылок на заявку, содержащих: название, статистику просмотров, описание, </w:t>
      </w:r>
      <w:proofErr w:type="spellStart"/>
      <w:r w:rsidRPr="00AC7059">
        <w:rPr>
          <w:b w:val="0"/>
          <w:bCs/>
          <w:i w:val="0"/>
          <w:iCs/>
          <w:sz w:val="24"/>
          <w:szCs w:val="24"/>
          <w:lang w:val="ru-RU"/>
        </w:rPr>
        <w:t>фандом</w:t>
      </w:r>
      <w:proofErr w:type="spellEnd"/>
      <w:r w:rsidRPr="00AC7059">
        <w:rPr>
          <w:b w:val="0"/>
          <w:bCs/>
          <w:i w:val="0"/>
          <w:iCs/>
          <w:sz w:val="24"/>
          <w:szCs w:val="24"/>
          <w:lang w:val="ru-RU"/>
        </w:rPr>
        <w:t>, список персонажей, рейтинг, жанры, события</w:t>
      </w:r>
      <w:bookmarkEnd w:id="825"/>
    </w:p>
    <w:p w14:paraId="1BAECA86" w14:textId="186073A2" w:rsidR="004D7F33" w:rsidRPr="00AC7059" w:rsidRDefault="004D7F33" w:rsidP="00672184">
      <w:pPr>
        <w:pStyle w:val="4"/>
        <w:rPr>
          <w:b w:val="0"/>
          <w:bCs/>
          <w:i w:val="0"/>
          <w:iCs/>
          <w:sz w:val="24"/>
          <w:szCs w:val="24"/>
          <w:lang w:val="ru-RU"/>
        </w:rPr>
      </w:pPr>
      <w:bookmarkStart w:id="826" w:name="_Toc223475101"/>
      <w:r w:rsidRPr="00AC7059">
        <w:rPr>
          <w:b w:val="0"/>
          <w:bCs/>
          <w:i w:val="0"/>
          <w:iCs/>
          <w:sz w:val="24"/>
          <w:szCs w:val="24"/>
          <w:lang w:val="ru-RU"/>
        </w:rPr>
        <w:t>Система должна предоставлять возможность сортировать список результатов поиска по популярному за месяц, дате публикации, самому популярному</w:t>
      </w:r>
      <w:bookmarkEnd w:id="826"/>
      <w:r w:rsidRPr="00AC7059">
        <w:rPr>
          <w:b w:val="0"/>
          <w:bCs/>
          <w:i w:val="0"/>
          <w:iCs/>
          <w:sz w:val="24"/>
          <w:szCs w:val="24"/>
          <w:lang w:val="ru-RU"/>
        </w:rPr>
        <w:t xml:space="preserve"> </w:t>
      </w:r>
    </w:p>
    <w:p w14:paraId="136A88E2" w14:textId="7A205B90" w:rsidR="00F31C93" w:rsidRPr="00EF2212" w:rsidRDefault="004D7F33" w:rsidP="00F31C93">
      <w:pPr>
        <w:pStyle w:val="4"/>
        <w:rPr>
          <w:b w:val="0"/>
          <w:bCs/>
          <w:i w:val="0"/>
          <w:iCs/>
          <w:sz w:val="24"/>
          <w:szCs w:val="24"/>
          <w:lang w:val="ru-RU"/>
        </w:rPr>
      </w:pPr>
      <w:r w:rsidRPr="00AA5171">
        <w:rPr>
          <w:b w:val="0"/>
          <w:i w:val="0"/>
          <w:iCs/>
          <w:sz w:val="24"/>
          <w:szCs w:val="24"/>
          <w:lang w:val="ru-RU"/>
        </w:rPr>
        <w:t>Система должна предоставлять</w:t>
      </w:r>
      <w:r>
        <w:rPr>
          <w:b w:val="0"/>
          <w:i w:val="0"/>
          <w:iCs/>
          <w:sz w:val="24"/>
          <w:szCs w:val="24"/>
          <w:lang w:val="ru-RU"/>
        </w:rPr>
        <w:t xml:space="preserve"> просмотр</w:t>
      </w:r>
      <w:r w:rsidRPr="00AA5171">
        <w:rPr>
          <w:b w:val="0"/>
          <w:i w:val="0"/>
          <w:iCs/>
          <w:sz w:val="24"/>
          <w:szCs w:val="24"/>
          <w:lang w:val="ru-RU"/>
        </w:rPr>
        <w:t xml:space="preserve"> </w:t>
      </w:r>
      <w:r>
        <w:rPr>
          <w:b w:val="0"/>
          <w:i w:val="0"/>
          <w:iCs/>
          <w:sz w:val="24"/>
          <w:szCs w:val="24"/>
          <w:lang w:val="ru-RU"/>
        </w:rPr>
        <w:t>списка</w:t>
      </w:r>
      <w:r w:rsidRPr="00AA5171">
        <w:rPr>
          <w:b w:val="0"/>
          <w:i w:val="0"/>
          <w:iCs/>
          <w:sz w:val="24"/>
          <w:szCs w:val="24"/>
          <w:lang w:val="ru-RU"/>
        </w:rPr>
        <w:t xml:space="preserve"> </w:t>
      </w:r>
      <w:r>
        <w:rPr>
          <w:b w:val="0"/>
          <w:i w:val="0"/>
          <w:iCs/>
          <w:sz w:val="24"/>
          <w:szCs w:val="24"/>
          <w:lang w:val="ru-RU"/>
        </w:rPr>
        <w:t>рекомендации</w:t>
      </w:r>
      <w:r w:rsidRPr="00AA5171">
        <w:rPr>
          <w:b w:val="0"/>
          <w:i w:val="0"/>
          <w:iCs/>
          <w:sz w:val="24"/>
          <w:szCs w:val="24"/>
          <w:lang w:val="ru-RU"/>
        </w:rPr>
        <w:t xml:space="preserve"> при помощи</w:t>
      </w:r>
      <w:r>
        <w:rPr>
          <w:b w:val="0"/>
          <w:i w:val="0"/>
          <w:iCs/>
          <w:sz w:val="24"/>
          <w:szCs w:val="24"/>
          <w:lang w:val="ru-RU"/>
        </w:rPr>
        <w:t xml:space="preserve"> пагинации</w:t>
      </w:r>
      <w:r w:rsidRPr="00AA5171">
        <w:rPr>
          <w:b w:val="0"/>
          <w:i w:val="0"/>
          <w:iCs/>
          <w:sz w:val="24"/>
          <w:szCs w:val="24"/>
          <w:lang w:val="ru-RU"/>
        </w:rPr>
        <w:t xml:space="preserve"> </w:t>
      </w:r>
      <w:r>
        <w:rPr>
          <w:b w:val="0"/>
          <w:i w:val="0"/>
          <w:iCs/>
          <w:sz w:val="24"/>
          <w:szCs w:val="24"/>
          <w:lang w:val="ru-RU"/>
        </w:rPr>
        <w:t>по страницам</w:t>
      </w:r>
    </w:p>
    <w:p w14:paraId="3993CD4C" w14:textId="77777777" w:rsidR="004D7F33" w:rsidRDefault="004D7F33" w:rsidP="00F31C93">
      <w:pPr>
        <w:rPr>
          <w:lang w:val="ru-RU"/>
        </w:rPr>
      </w:pPr>
    </w:p>
    <w:p w14:paraId="0352D3B5" w14:textId="1DD86307" w:rsidR="004D7F33" w:rsidRPr="0003681F" w:rsidRDefault="00E34127" w:rsidP="00B37C91">
      <w:pPr>
        <w:pStyle w:val="3"/>
        <w:rPr>
          <w:b/>
          <w:bCs w:val="0"/>
        </w:rPr>
      </w:pPr>
      <w:bookmarkStart w:id="827" w:name="_Toc223482822"/>
      <w:r w:rsidRPr="0003681F">
        <w:rPr>
          <w:b/>
          <w:bCs w:val="0"/>
        </w:rPr>
        <w:t>Коллекции</w:t>
      </w:r>
      <w:bookmarkEnd w:id="827"/>
    </w:p>
    <w:p w14:paraId="44C80A64" w14:textId="5047159B" w:rsidR="004D7F33" w:rsidRPr="00AA5171" w:rsidRDefault="004D7F33" w:rsidP="004D7F33">
      <w:pPr>
        <w:pStyle w:val="4"/>
        <w:rPr>
          <w:b w:val="0"/>
          <w:bCs/>
          <w:i w:val="0"/>
          <w:iCs/>
          <w:sz w:val="24"/>
          <w:szCs w:val="24"/>
          <w:lang w:val="ru-RU"/>
        </w:rPr>
      </w:pPr>
      <w:r w:rsidRPr="00AA5171">
        <w:rPr>
          <w:b w:val="0"/>
          <w:i w:val="0"/>
          <w:iCs/>
          <w:sz w:val="24"/>
          <w:szCs w:val="24"/>
          <w:lang w:val="ru-RU"/>
        </w:rPr>
        <w:t>Система должна предоставлять</w:t>
      </w:r>
      <w:r>
        <w:rPr>
          <w:b w:val="0"/>
          <w:i w:val="0"/>
          <w:iCs/>
          <w:sz w:val="24"/>
          <w:szCs w:val="24"/>
          <w:lang w:val="ru-RU"/>
        </w:rPr>
        <w:t xml:space="preserve"> </w:t>
      </w:r>
      <w:r w:rsidR="00E34127">
        <w:rPr>
          <w:b w:val="0"/>
          <w:i w:val="0"/>
          <w:iCs/>
          <w:sz w:val="24"/>
          <w:szCs w:val="24"/>
          <w:lang w:val="ru-RU"/>
        </w:rPr>
        <w:t>возможность поиска по фразе</w:t>
      </w:r>
    </w:p>
    <w:p w14:paraId="3FBF13DF" w14:textId="53D18829" w:rsidR="004D7F33" w:rsidRPr="00AA5171" w:rsidRDefault="004D7F33" w:rsidP="004D7F33">
      <w:pPr>
        <w:pStyle w:val="4"/>
        <w:rPr>
          <w:b w:val="0"/>
          <w:bCs/>
          <w:i w:val="0"/>
          <w:iCs/>
          <w:sz w:val="24"/>
          <w:szCs w:val="24"/>
          <w:lang w:val="ru-RU"/>
        </w:rPr>
      </w:pPr>
      <w:r w:rsidRPr="00AA5171">
        <w:rPr>
          <w:b w:val="0"/>
          <w:i w:val="0"/>
          <w:iCs/>
          <w:sz w:val="24"/>
          <w:szCs w:val="24"/>
          <w:lang w:val="ru-RU"/>
        </w:rPr>
        <w:t>Система должна предоставлять</w:t>
      </w:r>
      <w:r>
        <w:rPr>
          <w:b w:val="0"/>
          <w:i w:val="0"/>
          <w:iCs/>
          <w:sz w:val="24"/>
          <w:szCs w:val="24"/>
          <w:lang w:val="ru-RU"/>
        </w:rPr>
        <w:t xml:space="preserve"> </w:t>
      </w:r>
      <w:r w:rsidR="00EF2212">
        <w:rPr>
          <w:b w:val="0"/>
          <w:i w:val="0"/>
          <w:iCs/>
          <w:sz w:val="24"/>
          <w:szCs w:val="24"/>
          <w:lang w:val="ru-RU"/>
        </w:rPr>
        <w:t>возможность применения фильтров к поиску по фактам коллекционирования: фанфиков, произведений с других устройств, артов, сообщений</w:t>
      </w:r>
    </w:p>
    <w:p w14:paraId="241E3E9D" w14:textId="33B9609D" w:rsidR="004D7F33" w:rsidRPr="00AA5171" w:rsidRDefault="004D7F33" w:rsidP="004D7F33">
      <w:pPr>
        <w:pStyle w:val="4"/>
        <w:rPr>
          <w:b w:val="0"/>
          <w:bCs/>
          <w:i w:val="0"/>
          <w:iCs/>
          <w:sz w:val="24"/>
          <w:szCs w:val="24"/>
          <w:lang w:val="ru-RU"/>
        </w:rPr>
      </w:pPr>
      <w:r w:rsidRPr="00AA5171">
        <w:rPr>
          <w:b w:val="0"/>
          <w:i w:val="0"/>
          <w:iCs/>
          <w:sz w:val="24"/>
          <w:szCs w:val="24"/>
          <w:lang w:val="ru-RU"/>
        </w:rPr>
        <w:t xml:space="preserve">Система </w:t>
      </w:r>
      <w:r w:rsidR="00EF2212">
        <w:rPr>
          <w:b w:val="0"/>
          <w:i w:val="0"/>
          <w:iCs/>
          <w:sz w:val="24"/>
          <w:szCs w:val="24"/>
          <w:lang w:val="ru-RU"/>
        </w:rPr>
        <w:t>должна показывать список найденных коллекций с учетом фильтров и их количество</w:t>
      </w:r>
    </w:p>
    <w:p w14:paraId="40F15C68" w14:textId="0B9CB68D" w:rsidR="004D7F33" w:rsidRDefault="004D7F33" w:rsidP="00F31C93">
      <w:pPr>
        <w:rPr>
          <w:lang w:val="ru-RU"/>
        </w:rPr>
      </w:pPr>
    </w:p>
    <w:p w14:paraId="24B1678F" w14:textId="295A1CA6" w:rsidR="00EF2212" w:rsidRDefault="00EF2212" w:rsidP="00EF2212">
      <w:pPr>
        <w:pStyle w:val="4"/>
        <w:rPr>
          <w:b w:val="0"/>
          <w:bCs/>
          <w:i w:val="0"/>
          <w:iCs/>
          <w:lang w:val="ru-RU"/>
        </w:rPr>
      </w:pPr>
      <w:r>
        <w:rPr>
          <w:b w:val="0"/>
          <w:bCs/>
          <w:i w:val="0"/>
          <w:iCs/>
          <w:lang w:val="ru-RU"/>
        </w:rPr>
        <w:t xml:space="preserve">Список результатов – это последовательное отображение карточек коллекций, содержащих: название, </w:t>
      </w:r>
      <w:proofErr w:type="spellStart"/>
      <w:r>
        <w:rPr>
          <w:b w:val="0"/>
          <w:bCs/>
          <w:i w:val="0"/>
          <w:iCs/>
          <w:lang w:val="ru-RU"/>
        </w:rPr>
        <w:t>фандом</w:t>
      </w:r>
      <w:proofErr w:type="spellEnd"/>
      <w:r>
        <w:rPr>
          <w:b w:val="0"/>
          <w:bCs/>
          <w:i w:val="0"/>
          <w:iCs/>
          <w:lang w:val="ru-RU"/>
        </w:rPr>
        <w:t xml:space="preserve">, описание, количество фанфиков, количество произведений с других сайтов, количество читателей, имя автора и </w:t>
      </w:r>
      <w:proofErr w:type="gramStart"/>
      <w:r>
        <w:rPr>
          <w:b w:val="0"/>
          <w:bCs/>
          <w:i w:val="0"/>
          <w:iCs/>
          <w:lang w:val="ru-RU"/>
        </w:rPr>
        <w:t>кнопку</w:t>
      </w:r>
      <w:proofErr w:type="gramEnd"/>
      <w:r>
        <w:rPr>
          <w:b w:val="0"/>
          <w:bCs/>
          <w:i w:val="0"/>
          <w:iCs/>
          <w:lang w:val="ru-RU"/>
        </w:rPr>
        <w:t xml:space="preserve"> и функцию «Подписаться»</w:t>
      </w:r>
    </w:p>
    <w:p w14:paraId="3D81CDB1" w14:textId="22FC1AEE" w:rsidR="00EF2212" w:rsidRDefault="00EF2212" w:rsidP="00972228">
      <w:pPr>
        <w:pStyle w:val="4"/>
        <w:rPr>
          <w:b w:val="0"/>
          <w:bCs/>
          <w:i w:val="0"/>
          <w:iCs/>
          <w:lang w:val="ru-RU"/>
        </w:rPr>
      </w:pPr>
      <w:r>
        <w:rPr>
          <w:b w:val="0"/>
          <w:bCs/>
          <w:i w:val="0"/>
          <w:iCs/>
          <w:lang w:val="ru-RU"/>
        </w:rPr>
        <w:t>Система должна предоставлять возможность сортировки результатов поиск по популярности за месяц, количеству подписчиков, количеству объектов, дате создания</w:t>
      </w:r>
    </w:p>
    <w:p w14:paraId="09275388" w14:textId="77777777" w:rsidR="00EF2212" w:rsidRDefault="00EF2212" w:rsidP="00EF2212">
      <w:pPr>
        <w:pStyle w:val="4"/>
        <w:rPr>
          <w:b w:val="0"/>
          <w:i w:val="0"/>
          <w:iCs/>
          <w:sz w:val="24"/>
          <w:szCs w:val="24"/>
          <w:lang w:val="ru-RU"/>
        </w:rPr>
      </w:pPr>
      <w:r w:rsidRPr="00AA5171">
        <w:rPr>
          <w:b w:val="0"/>
          <w:i w:val="0"/>
          <w:iCs/>
          <w:sz w:val="24"/>
          <w:szCs w:val="24"/>
          <w:lang w:val="ru-RU"/>
        </w:rPr>
        <w:t>Система должна предоставлять</w:t>
      </w:r>
      <w:r>
        <w:rPr>
          <w:b w:val="0"/>
          <w:i w:val="0"/>
          <w:iCs/>
          <w:sz w:val="24"/>
          <w:szCs w:val="24"/>
          <w:lang w:val="ru-RU"/>
        </w:rPr>
        <w:t xml:space="preserve"> просмотр</w:t>
      </w:r>
      <w:r w:rsidRPr="00AA5171">
        <w:rPr>
          <w:b w:val="0"/>
          <w:i w:val="0"/>
          <w:iCs/>
          <w:sz w:val="24"/>
          <w:szCs w:val="24"/>
          <w:lang w:val="ru-RU"/>
        </w:rPr>
        <w:t xml:space="preserve"> </w:t>
      </w:r>
      <w:r>
        <w:rPr>
          <w:b w:val="0"/>
          <w:i w:val="0"/>
          <w:iCs/>
          <w:sz w:val="24"/>
          <w:szCs w:val="24"/>
          <w:lang w:val="ru-RU"/>
        </w:rPr>
        <w:t>списка</w:t>
      </w:r>
      <w:r w:rsidRPr="00AA5171">
        <w:rPr>
          <w:b w:val="0"/>
          <w:i w:val="0"/>
          <w:iCs/>
          <w:sz w:val="24"/>
          <w:szCs w:val="24"/>
          <w:lang w:val="ru-RU"/>
        </w:rPr>
        <w:t xml:space="preserve"> </w:t>
      </w:r>
      <w:r>
        <w:rPr>
          <w:b w:val="0"/>
          <w:i w:val="0"/>
          <w:iCs/>
          <w:sz w:val="24"/>
          <w:szCs w:val="24"/>
          <w:lang w:val="ru-RU"/>
        </w:rPr>
        <w:t>рекомендации</w:t>
      </w:r>
      <w:r w:rsidRPr="00AA5171">
        <w:rPr>
          <w:b w:val="0"/>
          <w:i w:val="0"/>
          <w:iCs/>
          <w:sz w:val="24"/>
          <w:szCs w:val="24"/>
          <w:lang w:val="ru-RU"/>
        </w:rPr>
        <w:t xml:space="preserve"> при помощи</w:t>
      </w:r>
      <w:r>
        <w:rPr>
          <w:b w:val="0"/>
          <w:i w:val="0"/>
          <w:iCs/>
          <w:sz w:val="24"/>
          <w:szCs w:val="24"/>
          <w:lang w:val="ru-RU"/>
        </w:rPr>
        <w:t xml:space="preserve"> пагинации</w:t>
      </w:r>
      <w:r w:rsidRPr="00AA5171">
        <w:rPr>
          <w:b w:val="0"/>
          <w:i w:val="0"/>
          <w:iCs/>
          <w:sz w:val="24"/>
          <w:szCs w:val="24"/>
          <w:lang w:val="ru-RU"/>
        </w:rPr>
        <w:t xml:space="preserve"> </w:t>
      </w:r>
      <w:r>
        <w:rPr>
          <w:b w:val="0"/>
          <w:i w:val="0"/>
          <w:iCs/>
          <w:sz w:val="24"/>
          <w:szCs w:val="24"/>
          <w:lang w:val="ru-RU"/>
        </w:rPr>
        <w:t>по страницам</w:t>
      </w:r>
    </w:p>
    <w:p w14:paraId="423429C3" w14:textId="77777777" w:rsidR="00F952D3" w:rsidRDefault="00F952D3" w:rsidP="00F952D3">
      <w:pPr>
        <w:rPr>
          <w:lang w:val="ru-RU"/>
        </w:rPr>
      </w:pPr>
    </w:p>
    <w:p w14:paraId="07549498" w14:textId="77777777" w:rsidR="00F66730" w:rsidRDefault="00F66730" w:rsidP="00F952D3">
      <w:pPr>
        <w:rPr>
          <w:lang w:val="ru-RU"/>
        </w:rPr>
      </w:pPr>
    </w:p>
    <w:p w14:paraId="5DEFB35E" w14:textId="77777777" w:rsidR="00F66730" w:rsidRDefault="00F66730" w:rsidP="00F952D3">
      <w:pPr>
        <w:rPr>
          <w:lang w:val="ru-RU"/>
        </w:rPr>
      </w:pPr>
    </w:p>
    <w:p w14:paraId="29B9D652" w14:textId="77777777" w:rsidR="00F66730" w:rsidRDefault="00F66730" w:rsidP="00F952D3">
      <w:pPr>
        <w:rPr>
          <w:lang w:val="ru-RU"/>
        </w:rPr>
      </w:pPr>
    </w:p>
    <w:p w14:paraId="527AD156" w14:textId="77777777" w:rsidR="00F66730" w:rsidRDefault="00F66730" w:rsidP="00F952D3">
      <w:pPr>
        <w:rPr>
          <w:lang w:val="ru-RU"/>
        </w:rPr>
      </w:pPr>
    </w:p>
    <w:p w14:paraId="30D3EC80" w14:textId="77777777" w:rsidR="00F66730" w:rsidRDefault="00F66730" w:rsidP="00F952D3">
      <w:pPr>
        <w:rPr>
          <w:lang w:val="ru-RU"/>
        </w:rPr>
      </w:pPr>
    </w:p>
    <w:p w14:paraId="11FCE8B9" w14:textId="77777777" w:rsidR="00F66730" w:rsidRDefault="00F66730" w:rsidP="00F952D3">
      <w:pPr>
        <w:rPr>
          <w:lang w:val="ru-RU"/>
        </w:rPr>
      </w:pPr>
    </w:p>
    <w:p w14:paraId="6D27879F" w14:textId="77777777" w:rsidR="00F66730" w:rsidRDefault="00F66730" w:rsidP="00F952D3">
      <w:pPr>
        <w:rPr>
          <w:lang w:val="ru-RU"/>
        </w:rPr>
      </w:pPr>
    </w:p>
    <w:p w14:paraId="6AF37FA7" w14:textId="77777777" w:rsidR="00F66730" w:rsidRDefault="00F66730" w:rsidP="00F952D3">
      <w:pPr>
        <w:rPr>
          <w:lang w:val="ru-RU"/>
        </w:rPr>
      </w:pPr>
    </w:p>
    <w:p w14:paraId="234F9E22" w14:textId="77777777" w:rsidR="00F66730" w:rsidRDefault="00F66730" w:rsidP="00F952D3">
      <w:pPr>
        <w:rPr>
          <w:lang w:val="ru-RU"/>
        </w:rPr>
      </w:pPr>
    </w:p>
    <w:p w14:paraId="5257E3F9" w14:textId="77777777" w:rsidR="00F66730" w:rsidRDefault="00F66730" w:rsidP="00F952D3">
      <w:pPr>
        <w:rPr>
          <w:lang w:val="ru-RU"/>
        </w:rPr>
      </w:pPr>
    </w:p>
    <w:p w14:paraId="503E2F70" w14:textId="77777777" w:rsidR="00F66730" w:rsidRDefault="00F66730" w:rsidP="00F952D3">
      <w:pPr>
        <w:rPr>
          <w:lang w:val="ru-RU"/>
        </w:rPr>
      </w:pPr>
    </w:p>
    <w:p w14:paraId="6D73D23B" w14:textId="77777777" w:rsidR="00F66730" w:rsidRPr="00F952D3" w:rsidRDefault="00F66730" w:rsidP="00F952D3">
      <w:pPr>
        <w:rPr>
          <w:lang w:val="ru-RU"/>
        </w:rPr>
      </w:pPr>
    </w:p>
    <w:p w14:paraId="17CB30AF" w14:textId="04481B35" w:rsidR="00F952D3" w:rsidRPr="0003681F" w:rsidRDefault="00F952D3" w:rsidP="00B37C91">
      <w:pPr>
        <w:pStyle w:val="3"/>
        <w:rPr>
          <w:b/>
          <w:bCs w:val="0"/>
        </w:rPr>
      </w:pPr>
      <w:bookmarkStart w:id="828" w:name="_Toc223482823"/>
      <w:r w:rsidRPr="0003681F">
        <w:rPr>
          <w:b/>
          <w:bCs w:val="0"/>
        </w:rPr>
        <w:t>Рейтинги</w:t>
      </w:r>
      <w:bookmarkEnd w:id="828"/>
    </w:p>
    <w:p w14:paraId="6917661D" w14:textId="31085947" w:rsidR="00F952D3" w:rsidRDefault="00F952D3" w:rsidP="00F952D3">
      <w:pPr>
        <w:pStyle w:val="4"/>
        <w:rPr>
          <w:b w:val="0"/>
          <w:bCs/>
          <w:i w:val="0"/>
          <w:iCs/>
          <w:sz w:val="24"/>
          <w:szCs w:val="24"/>
          <w:lang w:val="ru-RU"/>
        </w:rPr>
      </w:pPr>
      <w:r>
        <w:rPr>
          <w:b w:val="0"/>
          <w:bCs/>
          <w:i w:val="0"/>
          <w:iCs/>
          <w:sz w:val="24"/>
          <w:szCs w:val="24"/>
          <w:lang w:val="ru-RU"/>
        </w:rPr>
        <w:t>Система должна предоставлять возможность показать и скрыть форму отбора рейтингов</w:t>
      </w:r>
    </w:p>
    <w:p w14:paraId="41B55DBF" w14:textId="77777777" w:rsidR="00F952D3" w:rsidRDefault="00F952D3" w:rsidP="00F952D3">
      <w:pPr>
        <w:pStyle w:val="4"/>
        <w:rPr>
          <w:b w:val="0"/>
          <w:bCs/>
          <w:i w:val="0"/>
          <w:iCs/>
          <w:sz w:val="24"/>
          <w:szCs w:val="24"/>
          <w:lang w:val="ru-RU"/>
        </w:rPr>
      </w:pPr>
      <w:r>
        <w:rPr>
          <w:b w:val="0"/>
          <w:bCs/>
          <w:i w:val="0"/>
          <w:iCs/>
          <w:sz w:val="24"/>
          <w:szCs w:val="24"/>
          <w:lang w:val="ru-RU"/>
        </w:rPr>
        <w:t>Система должна предоставлять возможность применять фильтр поиска по произведениями, проверенным на грамотность и без проверки на грамотность. Фильтр должен позволять выбирать хотя бы один из них</w:t>
      </w:r>
    </w:p>
    <w:p w14:paraId="65DA41D9" w14:textId="77777777" w:rsidR="00F952D3" w:rsidRDefault="00F952D3" w:rsidP="00F952D3">
      <w:pPr>
        <w:pStyle w:val="4"/>
        <w:rPr>
          <w:b w:val="0"/>
          <w:bCs/>
          <w:i w:val="0"/>
          <w:iCs/>
          <w:sz w:val="24"/>
          <w:szCs w:val="24"/>
          <w:lang w:val="ru-RU"/>
        </w:rPr>
      </w:pPr>
      <w:r>
        <w:rPr>
          <w:b w:val="0"/>
          <w:bCs/>
          <w:i w:val="0"/>
          <w:iCs/>
          <w:sz w:val="24"/>
          <w:szCs w:val="24"/>
          <w:lang w:val="ru-RU"/>
        </w:rPr>
        <w:t>Система должна предоставлять возможность применить фильтр по категории, рейтингу, размеру и статусу</w:t>
      </w:r>
    </w:p>
    <w:p w14:paraId="4FC7815E" w14:textId="17502953" w:rsidR="00F952D3" w:rsidRDefault="00F952D3" w:rsidP="00F952D3">
      <w:pPr>
        <w:pStyle w:val="4"/>
        <w:rPr>
          <w:b w:val="0"/>
          <w:bCs/>
          <w:i w:val="0"/>
          <w:iCs/>
          <w:sz w:val="24"/>
          <w:szCs w:val="24"/>
          <w:lang w:val="ru-RU"/>
        </w:rPr>
      </w:pPr>
      <w:r>
        <w:rPr>
          <w:b w:val="0"/>
          <w:bCs/>
          <w:i w:val="0"/>
          <w:iCs/>
          <w:sz w:val="24"/>
          <w:szCs w:val="24"/>
          <w:lang w:val="ru-RU"/>
        </w:rPr>
        <w:t>Система должна предоставлять возможность применить выбрать поиск рейтинга по количеству просмотров, читателей, рекомендаций, комментариев</w:t>
      </w:r>
    </w:p>
    <w:p w14:paraId="50C69C97" w14:textId="0D1A3334" w:rsidR="00F952D3" w:rsidRPr="00F952D3" w:rsidRDefault="00F952D3" w:rsidP="00F952D3">
      <w:pPr>
        <w:pStyle w:val="4"/>
        <w:rPr>
          <w:b w:val="0"/>
          <w:bCs/>
          <w:i w:val="0"/>
          <w:iCs/>
          <w:sz w:val="24"/>
          <w:szCs w:val="24"/>
          <w:lang w:val="ru-RU"/>
        </w:rPr>
      </w:pPr>
      <w:r>
        <w:rPr>
          <w:b w:val="0"/>
          <w:bCs/>
          <w:i w:val="0"/>
          <w:iCs/>
          <w:sz w:val="24"/>
          <w:szCs w:val="24"/>
          <w:lang w:val="ru-RU"/>
        </w:rPr>
        <w:t>Система должна предоставлять возможность применить выбрать поиск рейтинга по периодам: 7 дней, всё время, вчера, сегодня</w:t>
      </w:r>
    </w:p>
    <w:p w14:paraId="011D1D65" w14:textId="7878DD1C" w:rsidR="00F952D3" w:rsidRDefault="00F952D3" w:rsidP="00F952D3">
      <w:pPr>
        <w:pStyle w:val="4"/>
        <w:rPr>
          <w:b w:val="0"/>
          <w:bCs/>
          <w:i w:val="0"/>
          <w:iCs/>
          <w:sz w:val="24"/>
          <w:szCs w:val="24"/>
          <w:lang w:val="ru-RU"/>
        </w:rPr>
      </w:pPr>
      <w:r>
        <w:rPr>
          <w:b w:val="0"/>
          <w:bCs/>
          <w:i w:val="0"/>
          <w:iCs/>
          <w:sz w:val="24"/>
          <w:szCs w:val="24"/>
          <w:lang w:val="ru-RU"/>
        </w:rPr>
        <w:t xml:space="preserve">Система должна показывать список найденных рекомендаций с учетом </w:t>
      </w:r>
    </w:p>
    <w:p w14:paraId="54FD4CF5" w14:textId="546373CB" w:rsidR="00F952D3" w:rsidRDefault="00F952D3" w:rsidP="00F952D3">
      <w:pPr>
        <w:pStyle w:val="4"/>
        <w:rPr>
          <w:b w:val="0"/>
          <w:bCs/>
          <w:i w:val="0"/>
          <w:iCs/>
          <w:sz w:val="24"/>
          <w:szCs w:val="24"/>
          <w:lang w:val="ru-RU"/>
        </w:rPr>
      </w:pPr>
      <w:r w:rsidRPr="00C35AE1">
        <w:rPr>
          <w:b w:val="0"/>
          <w:bCs/>
          <w:i w:val="0"/>
          <w:iCs/>
          <w:sz w:val="24"/>
          <w:szCs w:val="24"/>
          <w:lang w:val="ru-RU"/>
        </w:rPr>
        <w:t>С</w:t>
      </w:r>
      <w:r>
        <w:rPr>
          <w:b w:val="0"/>
          <w:bCs/>
          <w:i w:val="0"/>
          <w:iCs/>
          <w:sz w:val="24"/>
          <w:szCs w:val="24"/>
          <w:lang w:val="ru-RU"/>
        </w:rPr>
        <w:t>писок результатов содержит нумерованный список названий фанфиков (ссылок на фанфик) и их рейтинг</w:t>
      </w:r>
    </w:p>
    <w:p w14:paraId="4B458CAB" w14:textId="77777777" w:rsidR="00F952D3" w:rsidRDefault="00F952D3" w:rsidP="00F952D3">
      <w:pPr>
        <w:pStyle w:val="4"/>
        <w:rPr>
          <w:b w:val="0"/>
          <w:i w:val="0"/>
          <w:iCs/>
          <w:sz w:val="24"/>
          <w:szCs w:val="24"/>
          <w:lang w:val="ru-RU"/>
        </w:rPr>
      </w:pPr>
      <w:r w:rsidRPr="00AA5171">
        <w:rPr>
          <w:b w:val="0"/>
          <w:i w:val="0"/>
          <w:iCs/>
          <w:sz w:val="24"/>
          <w:szCs w:val="24"/>
          <w:lang w:val="ru-RU"/>
        </w:rPr>
        <w:t>Система должна предоставлять</w:t>
      </w:r>
      <w:r>
        <w:rPr>
          <w:b w:val="0"/>
          <w:i w:val="0"/>
          <w:iCs/>
          <w:sz w:val="24"/>
          <w:szCs w:val="24"/>
          <w:lang w:val="ru-RU"/>
        </w:rPr>
        <w:t xml:space="preserve"> просмотр</w:t>
      </w:r>
      <w:r w:rsidRPr="00AA5171">
        <w:rPr>
          <w:b w:val="0"/>
          <w:i w:val="0"/>
          <w:iCs/>
          <w:sz w:val="24"/>
          <w:szCs w:val="24"/>
          <w:lang w:val="ru-RU"/>
        </w:rPr>
        <w:t xml:space="preserve"> </w:t>
      </w:r>
      <w:r>
        <w:rPr>
          <w:b w:val="0"/>
          <w:i w:val="0"/>
          <w:iCs/>
          <w:sz w:val="24"/>
          <w:szCs w:val="24"/>
          <w:lang w:val="ru-RU"/>
        </w:rPr>
        <w:t>списка</w:t>
      </w:r>
      <w:r w:rsidRPr="00AA5171">
        <w:rPr>
          <w:b w:val="0"/>
          <w:i w:val="0"/>
          <w:iCs/>
          <w:sz w:val="24"/>
          <w:szCs w:val="24"/>
          <w:lang w:val="ru-RU"/>
        </w:rPr>
        <w:t xml:space="preserve"> </w:t>
      </w:r>
      <w:r>
        <w:rPr>
          <w:b w:val="0"/>
          <w:i w:val="0"/>
          <w:iCs/>
          <w:sz w:val="24"/>
          <w:szCs w:val="24"/>
          <w:lang w:val="ru-RU"/>
        </w:rPr>
        <w:t>рекомендации</w:t>
      </w:r>
      <w:r w:rsidRPr="00AA5171">
        <w:rPr>
          <w:b w:val="0"/>
          <w:i w:val="0"/>
          <w:iCs/>
          <w:sz w:val="24"/>
          <w:szCs w:val="24"/>
          <w:lang w:val="ru-RU"/>
        </w:rPr>
        <w:t xml:space="preserve"> при помощи</w:t>
      </w:r>
      <w:r>
        <w:rPr>
          <w:b w:val="0"/>
          <w:i w:val="0"/>
          <w:iCs/>
          <w:sz w:val="24"/>
          <w:szCs w:val="24"/>
          <w:lang w:val="ru-RU"/>
        </w:rPr>
        <w:t xml:space="preserve"> автоматической пагинации</w:t>
      </w:r>
      <w:r w:rsidRPr="00AA5171">
        <w:rPr>
          <w:b w:val="0"/>
          <w:i w:val="0"/>
          <w:iCs/>
          <w:sz w:val="24"/>
          <w:szCs w:val="24"/>
          <w:lang w:val="ru-RU"/>
        </w:rPr>
        <w:t xml:space="preserve"> </w:t>
      </w:r>
    </w:p>
    <w:p w14:paraId="70742252" w14:textId="77777777" w:rsidR="00F952D3" w:rsidRDefault="00F952D3" w:rsidP="00F952D3">
      <w:pPr>
        <w:rPr>
          <w:lang w:val="ru-RU"/>
        </w:rPr>
      </w:pPr>
    </w:p>
    <w:p w14:paraId="6138A261" w14:textId="35B0AF61" w:rsidR="00F952D3" w:rsidRDefault="00F952D3" w:rsidP="00F952D3">
      <w:pPr>
        <w:pStyle w:val="2"/>
        <w:rPr>
          <w:lang w:val="ru-RU"/>
        </w:rPr>
      </w:pPr>
      <w:bookmarkStart w:id="829" w:name="_Toc223482824"/>
      <w:r>
        <w:rPr>
          <w:lang w:val="ru-RU"/>
        </w:rPr>
        <w:t>Фанарт</w:t>
      </w:r>
      <w:bookmarkEnd w:id="829"/>
    </w:p>
    <w:p w14:paraId="051C901C" w14:textId="43BCF03C" w:rsidR="00F952D3" w:rsidRDefault="00F952D3" w:rsidP="00B37C91">
      <w:pPr>
        <w:pStyle w:val="3"/>
      </w:pPr>
      <w:bookmarkStart w:id="830" w:name="_Toc223475105"/>
      <w:bookmarkStart w:id="831" w:name="_Toc223482825"/>
      <w:r>
        <w:t xml:space="preserve">Система должна предоставлять возможность выбора списка артов </w:t>
      </w:r>
      <w:proofErr w:type="spellStart"/>
      <w:r>
        <w:t>фандома</w:t>
      </w:r>
      <w:proofErr w:type="spellEnd"/>
      <w:r>
        <w:t xml:space="preserve"> по типу выборки: выбор рекомендации, все арты, популярное</w:t>
      </w:r>
      <w:bookmarkEnd w:id="830"/>
      <w:bookmarkEnd w:id="831"/>
    </w:p>
    <w:p w14:paraId="40FEC613" w14:textId="3E718CD3" w:rsidR="00A3159A" w:rsidRPr="00A3159A" w:rsidRDefault="00A3159A" w:rsidP="00B37C91">
      <w:pPr>
        <w:pStyle w:val="3"/>
      </w:pPr>
      <w:bookmarkStart w:id="832" w:name="_Toc223475106"/>
      <w:bookmarkStart w:id="833" w:name="_Toc223482826"/>
      <w:r>
        <w:t xml:space="preserve">Система должна предоставлять возможность скрытия </w:t>
      </w:r>
      <w:proofErr w:type="spellStart"/>
      <w:r>
        <w:t>нейроартов</w:t>
      </w:r>
      <w:proofErr w:type="spellEnd"/>
      <w:r>
        <w:t xml:space="preserve"> из результатов</w:t>
      </w:r>
      <w:bookmarkEnd w:id="832"/>
      <w:bookmarkEnd w:id="833"/>
    </w:p>
    <w:p w14:paraId="74FB426A" w14:textId="35DA7C7C" w:rsidR="00F952D3" w:rsidRDefault="00F952D3" w:rsidP="00B37C91">
      <w:pPr>
        <w:pStyle w:val="3"/>
      </w:pPr>
      <w:bookmarkStart w:id="834" w:name="_Toc223475107"/>
      <w:bookmarkStart w:id="835" w:name="_Toc223482827"/>
      <w:r>
        <w:t>Система должна предоставлять возможность выбора представления списка результатов в виде плиток и списка</w:t>
      </w:r>
      <w:bookmarkEnd w:id="834"/>
      <w:bookmarkEnd w:id="835"/>
      <w:r w:rsidR="00D076AA">
        <w:t xml:space="preserve"> </w:t>
      </w:r>
    </w:p>
    <w:p w14:paraId="6FC19047" w14:textId="77777777" w:rsidR="00F952D3" w:rsidRDefault="00F952D3" w:rsidP="00B37C91">
      <w:pPr>
        <w:pStyle w:val="3"/>
        <w:rPr>
          <w:b/>
        </w:rPr>
      </w:pPr>
      <w:bookmarkStart w:id="836" w:name="_Toc223475108"/>
      <w:bookmarkStart w:id="837" w:name="_Toc223482828"/>
      <w:r w:rsidRPr="00F952D3">
        <w:t>Система должна предоставлять возможность просмотра списка результатов</w:t>
      </w:r>
      <w:bookmarkEnd w:id="836"/>
      <w:bookmarkEnd w:id="837"/>
    </w:p>
    <w:p w14:paraId="1C28F354" w14:textId="77777777" w:rsidR="00672184" w:rsidRPr="00672184" w:rsidRDefault="00F952D3" w:rsidP="00672184">
      <w:pPr>
        <w:pStyle w:val="3"/>
      </w:pPr>
      <w:bookmarkStart w:id="838" w:name="_Toc223475109"/>
      <w:bookmarkStart w:id="839" w:name="_Toc223482829"/>
      <w:r>
        <w:t xml:space="preserve">Список результатов – последовательный список карточек </w:t>
      </w:r>
      <w:proofErr w:type="spellStart"/>
      <w:r>
        <w:t>фанартов</w:t>
      </w:r>
      <w:proofErr w:type="spellEnd"/>
      <w:r>
        <w:t xml:space="preserve">, содержащих изображение </w:t>
      </w:r>
      <w:proofErr w:type="spellStart"/>
      <w:r>
        <w:t>фанарта</w:t>
      </w:r>
      <w:proofErr w:type="spellEnd"/>
      <w:r>
        <w:t>, название, статистику просмотра, дату публикации, фанфик к которому написан, имя пользователя иллюстратора</w:t>
      </w:r>
      <w:r w:rsidR="00A3159A">
        <w:t xml:space="preserve">, </w:t>
      </w:r>
      <w:proofErr w:type="spellStart"/>
      <w:r w:rsidR="00A3159A">
        <w:t>фандом</w:t>
      </w:r>
      <w:proofErr w:type="spellEnd"/>
      <w:r w:rsidR="00A3159A">
        <w:t>, список персонажей, описание, количество лайков</w:t>
      </w:r>
      <w:bookmarkEnd w:id="838"/>
      <w:bookmarkEnd w:id="839"/>
    </w:p>
    <w:p w14:paraId="29C7F69D" w14:textId="00C18C1D" w:rsidR="00A3159A" w:rsidRPr="00672184" w:rsidRDefault="00A3159A" w:rsidP="00672184">
      <w:pPr>
        <w:pStyle w:val="3"/>
      </w:pPr>
      <w:bookmarkStart w:id="840" w:name="_Toc223482830"/>
      <w:r w:rsidRPr="00672184">
        <w:rPr>
          <w:iCs/>
          <w:szCs w:val="24"/>
        </w:rPr>
        <w:lastRenderedPageBreak/>
        <w:t>Система должна предоставлять просмотр списка рекомендации при помощи пагинации по страницам</w:t>
      </w:r>
      <w:bookmarkEnd w:id="840"/>
    </w:p>
    <w:p w14:paraId="346A8BC8" w14:textId="77777777" w:rsidR="00A3159A" w:rsidRDefault="00A3159A" w:rsidP="00A3159A">
      <w:pPr>
        <w:rPr>
          <w:lang w:val="ru-RU"/>
        </w:rPr>
      </w:pPr>
    </w:p>
    <w:p w14:paraId="09FF8635" w14:textId="781CD643" w:rsidR="00A43E16" w:rsidRDefault="00E25D7D" w:rsidP="00A43E16">
      <w:pPr>
        <w:pStyle w:val="2"/>
        <w:rPr>
          <w:lang w:val="ru-RU"/>
        </w:rPr>
      </w:pPr>
      <w:bookmarkStart w:id="841" w:name="_Toc223482831"/>
      <w:r>
        <w:rPr>
          <w:lang w:val="ru-RU"/>
        </w:rPr>
        <w:t>Блог</w:t>
      </w:r>
      <w:bookmarkEnd w:id="841"/>
    </w:p>
    <w:p w14:paraId="2ACC556E" w14:textId="795EA8BB" w:rsidR="00A43E16" w:rsidRDefault="00A43E16" w:rsidP="00B37C91">
      <w:pPr>
        <w:pStyle w:val="3"/>
      </w:pPr>
      <w:bookmarkStart w:id="842" w:name="_Toc223475111"/>
      <w:bookmarkStart w:id="843" w:name="_Toc223482832"/>
      <w:r>
        <w:t>Система должна предоставлять возможность добавления нового сообщения в блог</w:t>
      </w:r>
      <w:bookmarkEnd w:id="842"/>
      <w:bookmarkEnd w:id="843"/>
    </w:p>
    <w:p w14:paraId="39DBE974" w14:textId="017F6B9C" w:rsidR="00A43E16" w:rsidRPr="000A2994" w:rsidRDefault="00A43E16" w:rsidP="00B37C91">
      <w:pPr>
        <w:pStyle w:val="3"/>
        <w:rPr>
          <w:bCs w:val="0"/>
        </w:rPr>
      </w:pPr>
      <w:bookmarkStart w:id="844" w:name="_Toc223475112"/>
      <w:bookmarkStart w:id="845" w:name="_Toc223482833"/>
      <w:r w:rsidRPr="00F952D3">
        <w:t xml:space="preserve">Система должна предоставлять возможность просмотра </w:t>
      </w:r>
      <w:r w:rsidRPr="000A2994">
        <w:rPr>
          <w:bCs w:val="0"/>
        </w:rPr>
        <w:t>списка сообщений пользователей в едином списке</w:t>
      </w:r>
      <w:bookmarkEnd w:id="844"/>
      <w:bookmarkEnd w:id="845"/>
    </w:p>
    <w:p w14:paraId="2DC8591A" w14:textId="7B36D44A" w:rsidR="00A43E16" w:rsidRPr="00A43E16" w:rsidRDefault="00A43E16" w:rsidP="00B37C91">
      <w:pPr>
        <w:pStyle w:val="3"/>
      </w:pPr>
      <w:bookmarkStart w:id="846" w:name="_Toc223475113"/>
      <w:bookmarkStart w:id="847" w:name="_Toc223482834"/>
      <w:r w:rsidRPr="00F952D3">
        <w:t xml:space="preserve">Система должна </w:t>
      </w:r>
      <w:r>
        <w:t>показывать статистику количества персонажей, каноном, статей в энциклопедии</w:t>
      </w:r>
      <w:bookmarkEnd w:id="846"/>
      <w:bookmarkEnd w:id="847"/>
    </w:p>
    <w:p w14:paraId="01883F18" w14:textId="642A01D0" w:rsidR="00A43E16" w:rsidRDefault="00A43E16" w:rsidP="00B37C91">
      <w:pPr>
        <w:pStyle w:val="3"/>
      </w:pPr>
      <w:bookmarkStart w:id="848" w:name="_Toc223475114"/>
      <w:bookmarkStart w:id="849" w:name="_Toc223482835"/>
      <w:r>
        <w:t>Система должна предоставлять возможность поиска по блогу</w:t>
      </w:r>
      <w:r w:rsidR="009C6D44">
        <w:t xml:space="preserve"> по </w:t>
      </w:r>
      <w:proofErr w:type="gramStart"/>
      <w:r w:rsidR="009C6D44">
        <w:t>строке,  по</w:t>
      </w:r>
      <w:proofErr w:type="gramEnd"/>
      <w:r w:rsidR="009C6D44">
        <w:t xml:space="preserve"> дате публикации до выбранной, по хештегу</w:t>
      </w:r>
      <w:bookmarkEnd w:id="848"/>
      <w:bookmarkEnd w:id="849"/>
    </w:p>
    <w:p w14:paraId="759B4617" w14:textId="4F9A7A52" w:rsidR="00A43E16" w:rsidRPr="00A43E16" w:rsidRDefault="00A43E16" w:rsidP="00B37C91">
      <w:pPr>
        <w:pStyle w:val="3"/>
      </w:pPr>
      <w:bookmarkStart w:id="850" w:name="_Toc223475115"/>
      <w:bookmarkStart w:id="851" w:name="_Toc223482836"/>
      <w:r w:rsidRPr="00A43E16">
        <w:t xml:space="preserve">Система должна предоставлять возможность </w:t>
      </w:r>
      <w:r>
        <w:t>просмотра хештегов</w:t>
      </w:r>
      <w:bookmarkEnd w:id="850"/>
      <w:bookmarkEnd w:id="851"/>
      <w:r w:rsidR="009C6D44">
        <w:t xml:space="preserve"> </w:t>
      </w:r>
    </w:p>
    <w:p w14:paraId="2BC174C3" w14:textId="77777777" w:rsidR="00A43E16" w:rsidRDefault="00A43E16" w:rsidP="00B37C91">
      <w:pPr>
        <w:pStyle w:val="3"/>
      </w:pPr>
      <w:bookmarkStart w:id="852" w:name="_Toc223475116"/>
      <w:bookmarkStart w:id="853" w:name="_Toc223482837"/>
      <w:r>
        <w:t>Система должна предоставлять возможность выбора представления списка результатов в виде плиток и списка</w:t>
      </w:r>
      <w:bookmarkEnd w:id="852"/>
      <w:bookmarkEnd w:id="853"/>
    </w:p>
    <w:p w14:paraId="71EE3F85" w14:textId="77777777" w:rsidR="00A43E16" w:rsidRDefault="00A43E16" w:rsidP="00B37C91">
      <w:pPr>
        <w:pStyle w:val="3"/>
      </w:pPr>
      <w:bookmarkStart w:id="854" w:name="_Toc223475117"/>
      <w:bookmarkStart w:id="855" w:name="_Toc223482838"/>
      <w:r>
        <w:t xml:space="preserve">Список результатов – последовательный список карточек </w:t>
      </w:r>
      <w:proofErr w:type="spellStart"/>
      <w:r>
        <w:t>фанартов</w:t>
      </w:r>
      <w:proofErr w:type="spellEnd"/>
      <w:r>
        <w:t xml:space="preserve">, содержащих изображение </w:t>
      </w:r>
      <w:proofErr w:type="spellStart"/>
      <w:r>
        <w:t>фанарта</w:t>
      </w:r>
      <w:proofErr w:type="spellEnd"/>
      <w:r>
        <w:t xml:space="preserve">, название, статистику просмотра, дату публикации, фанфик к которому написан, имя пользователя иллюстратора, </w:t>
      </w:r>
      <w:proofErr w:type="spellStart"/>
      <w:r>
        <w:t>фандом</w:t>
      </w:r>
      <w:proofErr w:type="spellEnd"/>
      <w:r>
        <w:t>, список персонажей, описание, количество лайков</w:t>
      </w:r>
      <w:bookmarkEnd w:id="854"/>
      <w:bookmarkEnd w:id="855"/>
    </w:p>
    <w:p w14:paraId="55B9D47D" w14:textId="6BA7DABF" w:rsidR="009C6D44" w:rsidRDefault="00A43E16" w:rsidP="009C6D44">
      <w:pPr>
        <w:pStyle w:val="4"/>
        <w:rPr>
          <w:b w:val="0"/>
          <w:i w:val="0"/>
          <w:iCs/>
          <w:sz w:val="24"/>
          <w:szCs w:val="24"/>
          <w:lang w:val="ru-RU"/>
        </w:rPr>
      </w:pPr>
      <w:r w:rsidRPr="00AA5171">
        <w:rPr>
          <w:b w:val="0"/>
          <w:i w:val="0"/>
          <w:iCs/>
          <w:sz w:val="24"/>
          <w:szCs w:val="24"/>
          <w:lang w:val="ru-RU"/>
        </w:rPr>
        <w:t>Система должна предоставлять</w:t>
      </w:r>
      <w:r>
        <w:rPr>
          <w:b w:val="0"/>
          <w:i w:val="0"/>
          <w:iCs/>
          <w:sz w:val="24"/>
          <w:szCs w:val="24"/>
          <w:lang w:val="ru-RU"/>
        </w:rPr>
        <w:t xml:space="preserve"> просмотр</w:t>
      </w:r>
      <w:r w:rsidRPr="00AA5171">
        <w:rPr>
          <w:b w:val="0"/>
          <w:i w:val="0"/>
          <w:iCs/>
          <w:sz w:val="24"/>
          <w:szCs w:val="24"/>
          <w:lang w:val="ru-RU"/>
        </w:rPr>
        <w:t xml:space="preserve"> </w:t>
      </w:r>
      <w:r>
        <w:rPr>
          <w:b w:val="0"/>
          <w:i w:val="0"/>
          <w:iCs/>
          <w:sz w:val="24"/>
          <w:szCs w:val="24"/>
          <w:lang w:val="ru-RU"/>
        </w:rPr>
        <w:t>списка</w:t>
      </w:r>
      <w:r w:rsidRPr="00AA5171">
        <w:rPr>
          <w:b w:val="0"/>
          <w:i w:val="0"/>
          <w:iCs/>
          <w:sz w:val="24"/>
          <w:szCs w:val="24"/>
          <w:lang w:val="ru-RU"/>
        </w:rPr>
        <w:t xml:space="preserve"> </w:t>
      </w:r>
      <w:r>
        <w:rPr>
          <w:b w:val="0"/>
          <w:i w:val="0"/>
          <w:iCs/>
          <w:sz w:val="24"/>
          <w:szCs w:val="24"/>
          <w:lang w:val="ru-RU"/>
        </w:rPr>
        <w:t>рекомендации</w:t>
      </w:r>
      <w:r w:rsidRPr="00AA5171">
        <w:rPr>
          <w:b w:val="0"/>
          <w:i w:val="0"/>
          <w:iCs/>
          <w:sz w:val="24"/>
          <w:szCs w:val="24"/>
          <w:lang w:val="ru-RU"/>
        </w:rPr>
        <w:t xml:space="preserve"> при помощи</w:t>
      </w:r>
      <w:r>
        <w:rPr>
          <w:b w:val="0"/>
          <w:i w:val="0"/>
          <w:iCs/>
          <w:sz w:val="24"/>
          <w:szCs w:val="24"/>
          <w:lang w:val="ru-RU"/>
        </w:rPr>
        <w:t xml:space="preserve"> </w:t>
      </w:r>
      <w:r w:rsidR="009C6D44">
        <w:rPr>
          <w:b w:val="0"/>
          <w:i w:val="0"/>
          <w:iCs/>
          <w:sz w:val="24"/>
          <w:szCs w:val="24"/>
          <w:lang w:val="ru-RU"/>
        </w:rPr>
        <w:t xml:space="preserve">автоматической </w:t>
      </w:r>
      <w:r>
        <w:rPr>
          <w:b w:val="0"/>
          <w:i w:val="0"/>
          <w:iCs/>
          <w:sz w:val="24"/>
          <w:szCs w:val="24"/>
          <w:lang w:val="ru-RU"/>
        </w:rPr>
        <w:t>пагинации</w:t>
      </w:r>
      <w:r w:rsidRPr="00AA5171">
        <w:rPr>
          <w:b w:val="0"/>
          <w:i w:val="0"/>
          <w:iCs/>
          <w:sz w:val="24"/>
          <w:szCs w:val="24"/>
          <w:lang w:val="ru-RU"/>
        </w:rPr>
        <w:t xml:space="preserve"> </w:t>
      </w:r>
    </w:p>
    <w:p w14:paraId="4F99B9F4" w14:textId="1805C963" w:rsidR="009C6D44" w:rsidRPr="0003681F" w:rsidRDefault="009C6D44" w:rsidP="009C6D44">
      <w:pPr>
        <w:pStyle w:val="4"/>
        <w:rPr>
          <w:b w:val="0"/>
          <w:i w:val="0"/>
          <w:iCs/>
          <w:sz w:val="24"/>
          <w:szCs w:val="24"/>
          <w:lang w:val="ru-RU"/>
        </w:rPr>
      </w:pPr>
      <w:r w:rsidRPr="00AA5171">
        <w:rPr>
          <w:b w:val="0"/>
          <w:i w:val="0"/>
          <w:iCs/>
          <w:sz w:val="24"/>
          <w:szCs w:val="24"/>
          <w:lang w:val="ru-RU"/>
        </w:rPr>
        <w:t xml:space="preserve">Система должна </w:t>
      </w:r>
      <w:r>
        <w:rPr>
          <w:b w:val="0"/>
          <w:i w:val="0"/>
          <w:iCs/>
          <w:sz w:val="24"/>
          <w:szCs w:val="24"/>
          <w:lang w:val="ru-RU"/>
        </w:rPr>
        <w:t>содержать пункты 3.3.8, 3.3.16</w:t>
      </w:r>
    </w:p>
    <w:p w14:paraId="53993CD8" w14:textId="057306A2" w:rsidR="009C6D44" w:rsidRDefault="009C6D44" w:rsidP="009C6D44">
      <w:pPr>
        <w:pStyle w:val="2"/>
        <w:rPr>
          <w:lang w:val="ru-RU"/>
        </w:rPr>
      </w:pPr>
      <w:bookmarkStart w:id="856" w:name="_Toc223482839"/>
      <w:r>
        <w:rPr>
          <w:lang w:val="ru-RU"/>
        </w:rPr>
        <w:t>Энциклопедия</w:t>
      </w:r>
      <w:bookmarkEnd w:id="856"/>
    </w:p>
    <w:p w14:paraId="0735A185" w14:textId="5BA81A03" w:rsidR="009C6D44" w:rsidRPr="00AD71A8" w:rsidRDefault="009C6D44" w:rsidP="00B37C91">
      <w:pPr>
        <w:pStyle w:val="3"/>
      </w:pPr>
      <w:bookmarkStart w:id="857" w:name="_Toc223475119"/>
      <w:bookmarkStart w:id="858" w:name="_Toc223482840"/>
      <w:r w:rsidRPr="00AD71A8">
        <w:t>Система должна предоставлять возможность добавления персонажа, канона, события, ссылки в энциклопедию.</w:t>
      </w:r>
      <w:bookmarkEnd w:id="857"/>
      <w:bookmarkEnd w:id="858"/>
      <w:r w:rsidRPr="00AD71A8">
        <w:rPr>
          <w:b/>
          <w:i/>
          <w:iCs/>
          <w:szCs w:val="24"/>
        </w:rPr>
        <w:t xml:space="preserve"> </w:t>
      </w:r>
    </w:p>
    <w:p w14:paraId="720740F9" w14:textId="4D6428E2" w:rsidR="009C6D44" w:rsidRPr="0003681F" w:rsidRDefault="009C6D44" w:rsidP="0003681F">
      <w:pPr>
        <w:pStyle w:val="3"/>
        <w:rPr>
          <w:i/>
          <w:iCs/>
          <w:szCs w:val="24"/>
        </w:rPr>
      </w:pPr>
      <w:bookmarkStart w:id="859" w:name="_Toc223475120"/>
      <w:bookmarkStart w:id="860" w:name="_Toc223482841"/>
      <w:r w:rsidRPr="00F952D3">
        <w:t>Система должна предоставлять возможность</w:t>
      </w:r>
      <w:r>
        <w:t xml:space="preserve"> перехода по дочерним страницам энциклопедии и просмотра ссылок дальнейшего перехода и информации</w:t>
      </w:r>
      <w:bookmarkEnd w:id="859"/>
      <w:bookmarkEnd w:id="860"/>
    </w:p>
    <w:p w14:paraId="26B9A8C2" w14:textId="6068872A" w:rsidR="00AD71A8" w:rsidRDefault="00AD71A8" w:rsidP="00AD71A8">
      <w:pPr>
        <w:pStyle w:val="2"/>
        <w:rPr>
          <w:lang w:val="ru-RU"/>
        </w:rPr>
      </w:pPr>
      <w:bookmarkStart w:id="861" w:name="_Toc223482842"/>
      <w:r>
        <w:rPr>
          <w:lang w:val="ru-RU"/>
        </w:rPr>
        <w:t>Канон</w:t>
      </w:r>
      <w:bookmarkEnd w:id="861"/>
    </w:p>
    <w:p w14:paraId="3B8BEC60" w14:textId="41719A99" w:rsidR="00AD71A8" w:rsidRDefault="00AD71A8" w:rsidP="00B37C91">
      <w:pPr>
        <w:pStyle w:val="3"/>
      </w:pPr>
      <w:bookmarkStart w:id="862" w:name="_Toc223475122"/>
      <w:bookmarkStart w:id="863" w:name="_Toc223482843"/>
      <w:r w:rsidRPr="00AD71A8">
        <w:t xml:space="preserve">Система должна предоставлять возможность </w:t>
      </w:r>
      <w:r>
        <w:t>дополнения информации и сообщения об ошибке</w:t>
      </w:r>
      <w:bookmarkEnd w:id="862"/>
      <w:bookmarkEnd w:id="863"/>
    </w:p>
    <w:p w14:paraId="12FFA21A" w14:textId="2D3C34F9" w:rsidR="00AD71A8" w:rsidRPr="000A2994" w:rsidRDefault="00AD71A8" w:rsidP="00B37C91">
      <w:pPr>
        <w:pStyle w:val="3"/>
        <w:rPr>
          <w:bCs w:val="0"/>
        </w:rPr>
      </w:pPr>
      <w:bookmarkStart w:id="864" w:name="_Toc223475123"/>
      <w:bookmarkStart w:id="865" w:name="_Toc223482844"/>
      <w:r w:rsidRPr="00AD71A8">
        <w:lastRenderedPageBreak/>
        <w:t xml:space="preserve">Система должна предоставлять возможность </w:t>
      </w:r>
      <w:r w:rsidRPr="000A2994">
        <w:rPr>
          <w:bCs w:val="0"/>
        </w:rPr>
        <w:t>переключения лаконичного списка каноном</w:t>
      </w:r>
      <w:bookmarkEnd w:id="864"/>
      <w:bookmarkEnd w:id="865"/>
    </w:p>
    <w:p w14:paraId="5EE928CD" w14:textId="6FCE621F" w:rsidR="00F952D3" w:rsidRDefault="00AD71A8" w:rsidP="00B37C91">
      <w:pPr>
        <w:pStyle w:val="3"/>
      </w:pPr>
      <w:bookmarkStart w:id="866" w:name="_Toc223475124"/>
      <w:bookmarkStart w:id="867" w:name="_Toc223482845"/>
      <w:r w:rsidRPr="00F952D3">
        <w:t>Система должна предоставлять возможность</w:t>
      </w:r>
      <w:r>
        <w:t xml:space="preserve"> просмотра списка произведений, содержащих обложку, название, описание, ссылку перехода на страницу произведения</w:t>
      </w:r>
      <w:bookmarkEnd w:id="866"/>
      <w:bookmarkEnd w:id="867"/>
    </w:p>
    <w:p w14:paraId="573BF822" w14:textId="77777777" w:rsidR="00D17504" w:rsidRPr="00D17504" w:rsidRDefault="00D17504" w:rsidP="00D17504">
      <w:pPr>
        <w:rPr>
          <w:lang w:val="ru-RU"/>
        </w:rPr>
      </w:pPr>
    </w:p>
    <w:p w14:paraId="11726AF3" w14:textId="4B84F681" w:rsidR="00310C4B" w:rsidRPr="00626646" w:rsidRDefault="00644D63" w:rsidP="00C939DE">
      <w:pPr>
        <w:pStyle w:val="1"/>
        <w:rPr>
          <w:color w:val="000000" w:themeColor="text1"/>
          <w:rPrChange w:id="868" w:author="Vasy Medov" w:date="2026-02-26T17:30:00Z">
            <w:rPr/>
          </w:rPrChange>
        </w:rPr>
      </w:pPr>
      <w:r>
        <w:rPr>
          <w:color w:val="000000" w:themeColor="text1"/>
          <w:lang w:val="ru-RU"/>
        </w:rPr>
        <w:t>НФТ</w:t>
      </w:r>
    </w:p>
    <w:p w14:paraId="6D7DA419" w14:textId="77777777" w:rsidR="00C44E3E" w:rsidRPr="00626646" w:rsidRDefault="00C44E3E" w:rsidP="00C44E3E">
      <w:pPr>
        <w:pStyle w:val="2"/>
        <w:rPr>
          <w:color w:val="000000" w:themeColor="text1"/>
          <w:rPrChange w:id="869" w:author="Vasy Medov" w:date="2026-02-26T17:30:00Z">
            <w:rPr/>
          </w:rPrChange>
        </w:rPr>
      </w:pPr>
      <w:bookmarkStart w:id="870" w:name="_Toc352609406"/>
      <w:bookmarkStart w:id="871" w:name="_Toc223482847"/>
      <w:r w:rsidRPr="00626646">
        <w:rPr>
          <w:color w:val="000000" w:themeColor="text1"/>
          <w:rPrChange w:id="872" w:author="Vasy Medov" w:date="2026-02-26T17:30:00Z">
            <w:rPr/>
          </w:rPrChange>
        </w:rPr>
        <w:t>Usability</w:t>
      </w:r>
      <w:bookmarkStart w:id="873" w:name="_Toc439994690"/>
      <w:bookmarkEnd w:id="870"/>
      <w:bookmarkEnd w:id="871"/>
    </w:p>
    <w:p w14:paraId="6EC0B258" w14:textId="39BE6F35" w:rsidR="00B37C91" w:rsidRPr="00B37C91" w:rsidRDefault="00812CFC" w:rsidP="00B37C91">
      <w:pPr>
        <w:pStyle w:val="3"/>
      </w:pPr>
      <w:bookmarkStart w:id="874" w:name="_Toc223475127"/>
      <w:bookmarkStart w:id="875" w:name="_Toc223482710"/>
      <w:bookmarkStart w:id="876" w:name="_Toc223482848"/>
      <w:bookmarkStart w:id="877" w:name="_Toc352609407"/>
      <w:r w:rsidRPr="00812CFC">
        <w:rPr>
          <w:b/>
          <w:bCs w:val="0"/>
          <w:lang w:val="en-US"/>
        </w:rPr>
        <w:t>US</w:t>
      </w:r>
      <w:r w:rsidRPr="00812CFC">
        <w:rPr>
          <w:b/>
          <w:bCs w:val="0"/>
        </w:rPr>
        <w:t>-1</w:t>
      </w:r>
      <w:r w:rsidRPr="00812CFC">
        <w:t xml:space="preserve"> </w:t>
      </w:r>
      <w:r w:rsidR="00B37C91" w:rsidRPr="00B37C91">
        <w:t>Система должна иметь адаптивный дизайн, который позволяет корректно отображаться на различных устройствах и экранах, включая мобильные устройства. Поддержка всех разрешений экрана пользователя (для телефонов: 360x640, 375х667, 414х896, 360х780, 360х760, 375х812, 360х720, 414х736, 412х846, 412х892, для компьютеров: 1366х768, 1920х1080, 1536х864, 1440х900, 1280х720, 1600х900, 1280х800, 1280х1024, 1024х768, 768х1024)</w:t>
      </w:r>
      <w:bookmarkEnd w:id="874"/>
      <w:bookmarkEnd w:id="875"/>
      <w:bookmarkEnd w:id="876"/>
    </w:p>
    <w:p w14:paraId="25A771C4" w14:textId="66B659A6" w:rsidR="00B37C91" w:rsidRPr="00AC7059" w:rsidRDefault="00812CFC" w:rsidP="00B37C91">
      <w:pPr>
        <w:pStyle w:val="3"/>
      </w:pPr>
      <w:bookmarkStart w:id="878" w:name="_Toc223475128"/>
      <w:bookmarkStart w:id="879" w:name="_Toc223482711"/>
      <w:bookmarkStart w:id="880" w:name="_Toc223482849"/>
      <w:r w:rsidRPr="00812CFC">
        <w:rPr>
          <w:b/>
          <w:bCs w:val="0"/>
          <w:lang w:val="en-US"/>
        </w:rPr>
        <w:t>US</w:t>
      </w:r>
      <w:r w:rsidRPr="00812CFC">
        <w:rPr>
          <w:b/>
          <w:bCs w:val="0"/>
        </w:rPr>
        <w:t>-2</w:t>
      </w:r>
      <w:r w:rsidRPr="00812CFC">
        <w:t xml:space="preserve"> </w:t>
      </w:r>
      <w:r w:rsidR="00B37C91" w:rsidRPr="00B37C91">
        <w:t xml:space="preserve">Система должна отображать сайт с полностью работающим функционалом и без нарушения дизайна в современных популярных браузерах: </w:t>
      </w:r>
      <w:proofErr w:type="spellStart"/>
      <w:r w:rsidR="00B37C91" w:rsidRPr="00B37C91">
        <w:t>Chrome</w:t>
      </w:r>
      <w:proofErr w:type="spellEnd"/>
      <w:r w:rsidR="00B37C91" w:rsidRPr="00B37C91">
        <w:t xml:space="preserve"> 79+, Safari 11+, Mozilla 70+, Яндекс Браузер 21+</w:t>
      </w:r>
      <w:bookmarkEnd w:id="878"/>
      <w:bookmarkEnd w:id="879"/>
      <w:bookmarkEnd w:id="880"/>
    </w:p>
    <w:p w14:paraId="048506D0" w14:textId="40EAB149" w:rsidR="00AC7059" w:rsidRPr="00AC7059" w:rsidRDefault="00812CFC" w:rsidP="007B7FDA">
      <w:pPr>
        <w:pStyle w:val="3"/>
      </w:pPr>
      <w:bookmarkStart w:id="881" w:name="_Toc223482712"/>
      <w:bookmarkStart w:id="882" w:name="_Toc223482850"/>
      <w:r w:rsidRPr="00812CFC">
        <w:rPr>
          <w:b/>
          <w:bCs w:val="0"/>
          <w:lang w:val="en-US"/>
        </w:rPr>
        <w:t>US</w:t>
      </w:r>
      <w:r w:rsidRPr="00812CFC">
        <w:rPr>
          <w:b/>
          <w:bCs w:val="0"/>
        </w:rPr>
        <w:t>-3</w:t>
      </w:r>
      <w:r w:rsidRPr="00812CFC">
        <w:t xml:space="preserve"> </w:t>
      </w:r>
      <w:r w:rsidR="00AC7059">
        <w:rPr>
          <w:lang w:val="en-US"/>
        </w:rPr>
        <w:t>JS</w:t>
      </w:r>
      <w:r w:rsidR="00AC7059" w:rsidRPr="00AC7059">
        <w:t xml:space="preserve"> </w:t>
      </w:r>
      <w:r w:rsidR="00AC7059">
        <w:t xml:space="preserve">скрипты на </w:t>
      </w:r>
      <w:r w:rsidR="00AC7059">
        <w:rPr>
          <w:lang w:val="en-US"/>
        </w:rPr>
        <w:t>jQuery</w:t>
      </w:r>
      <w:r w:rsidR="00AC7059" w:rsidRPr="00AC7059">
        <w:t xml:space="preserve"> 1.7 </w:t>
      </w:r>
      <w:r w:rsidR="00AC7059">
        <w:t>должны сохранять работоспособность в старых версиях браузеров</w:t>
      </w:r>
      <w:bookmarkEnd w:id="881"/>
      <w:bookmarkEnd w:id="882"/>
      <w:r w:rsidR="00644D63">
        <w:t xml:space="preserve"> </w:t>
      </w:r>
      <w:r w:rsidR="00644D63" w:rsidRPr="00644D63">
        <w:rPr>
          <w:highlight w:val="yellow"/>
          <w:lang w:val="en-US"/>
        </w:rPr>
        <w:t>CSS</w:t>
      </w:r>
      <w:r w:rsidR="00644D63" w:rsidRPr="00644D63">
        <w:t xml:space="preserve"> -&gt; 4.1.2</w:t>
      </w:r>
    </w:p>
    <w:p w14:paraId="5205E7B1" w14:textId="396BD250" w:rsidR="00B37C91" w:rsidRPr="00644D63" w:rsidRDefault="00B37C91" w:rsidP="00B37C91">
      <w:pPr>
        <w:pStyle w:val="2"/>
        <w:rPr>
          <w:highlight w:val="yellow"/>
          <w:lang w:val="ru-RU"/>
        </w:rPr>
      </w:pPr>
      <w:bookmarkStart w:id="883" w:name="_Toc223482851"/>
      <w:r w:rsidRPr="00644D63">
        <w:rPr>
          <w:highlight w:val="yellow"/>
        </w:rPr>
        <w:t>Reliability</w:t>
      </w:r>
      <w:bookmarkEnd w:id="883"/>
      <w:r w:rsidR="00644D63">
        <w:rPr>
          <w:highlight w:val="yellow"/>
        </w:rPr>
        <w:t xml:space="preserve"> – </w:t>
      </w:r>
      <w:r w:rsidR="00644D63">
        <w:rPr>
          <w:highlight w:val="yellow"/>
          <w:lang w:val="ru-RU"/>
        </w:rPr>
        <w:t>нецелесообразно</w:t>
      </w:r>
    </w:p>
    <w:p w14:paraId="5866C266" w14:textId="495E6E80" w:rsidR="00B37C91" w:rsidRPr="00B37C91" w:rsidRDefault="00812CFC" w:rsidP="00B37C91">
      <w:pPr>
        <w:pStyle w:val="3"/>
      </w:pPr>
      <w:bookmarkStart w:id="884" w:name="_Toc223475130"/>
      <w:bookmarkStart w:id="885" w:name="_Toc223482714"/>
      <w:bookmarkStart w:id="886" w:name="_Toc223482852"/>
      <w:r w:rsidRPr="00812CFC">
        <w:rPr>
          <w:b/>
          <w:bCs w:val="0"/>
          <w:lang w:val="en-US"/>
        </w:rPr>
        <w:t>RL</w:t>
      </w:r>
      <w:r w:rsidRPr="00812CFC">
        <w:rPr>
          <w:b/>
          <w:bCs w:val="0"/>
        </w:rPr>
        <w:t>-1</w:t>
      </w:r>
      <w:r w:rsidRPr="00812CFC">
        <w:t xml:space="preserve"> </w:t>
      </w:r>
      <w:r w:rsidR="00B37C91" w:rsidRPr="00B37C91">
        <w:t>Система должна обеспечивать доступ пользователей к контенту в круглосуточном режиме</w:t>
      </w:r>
      <w:bookmarkEnd w:id="884"/>
      <w:bookmarkEnd w:id="885"/>
      <w:bookmarkEnd w:id="886"/>
    </w:p>
    <w:p w14:paraId="5010566E" w14:textId="20EA14A4" w:rsidR="00B37C91" w:rsidRPr="00B37C91" w:rsidRDefault="00812CFC" w:rsidP="00B37C91">
      <w:pPr>
        <w:pStyle w:val="3"/>
      </w:pPr>
      <w:bookmarkStart w:id="887" w:name="_Toc223475131"/>
      <w:bookmarkStart w:id="888" w:name="_Toc223482715"/>
      <w:bookmarkStart w:id="889" w:name="_Toc223482853"/>
      <w:r w:rsidRPr="00812CFC">
        <w:rPr>
          <w:b/>
          <w:bCs w:val="0"/>
          <w:lang w:val="en-US"/>
        </w:rPr>
        <w:t>RL</w:t>
      </w:r>
      <w:r w:rsidRPr="00812CFC">
        <w:rPr>
          <w:b/>
          <w:bCs w:val="0"/>
        </w:rPr>
        <w:t>-2</w:t>
      </w:r>
      <w:r w:rsidRPr="00812CFC">
        <w:t xml:space="preserve"> </w:t>
      </w:r>
      <w:r w:rsidR="00B37C91" w:rsidRPr="00B37C91">
        <w:t>Доступность сайта должна составлять 99.7% в месяц</w:t>
      </w:r>
      <w:bookmarkEnd w:id="887"/>
      <w:bookmarkEnd w:id="888"/>
      <w:bookmarkEnd w:id="889"/>
      <w:r w:rsidR="00B37C91" w:rsidRPr="00B37C91">
        <w:t xml:space="preserve"> </w:t>
      </w:r>
    </w:p>
    <w:p w14:paraId="0AD30A4D" w14:textId="5E6F52B3" w:rsidR="00AC7059" w:rsidRPr="00644D63" w:rsidRDefault="00812CFC" w:rsidP="00AC7059">
      <w:pPr>
        <w:pStyle w:val="3"/>
        <w:rPr>
          <w:highlight w:val="yellow"/>
        </w:rPr>
      </w:pPr>
      <w:bookmarkStart w:id="890" w:name="_Toc223475132"/>
      <w:bookmarkStart w:id="891" w:name="_Toc223482716"/>
      <w:bookmarkStart w:id="892" w:name="_Toc223482854"/>
      <w:r w:rsidRPr="00644D63">
        <w:rPr>
          <w:b/>
          <w:bCs w:val="0"/>
          <w:highlight w:val="yellow"/>
          <w:lang w:val="en-US"/>
        </w:rPr>
        <w:t>RL</w:t>
      </w:r>
      <w:r w:rsidRPr="00644D63">
        <w:rPr>
          <w:b/>
          <w:bCs w:val="0"/>
          <w:highlight w:val="yellow"/>
        </w:rPr>
        <w:t>-3</w:t>
      </w:r>
      <w:r w:rsidRPr="00644D63">
        <w:rPr>
          <w:highlight w:val="yellow"/>
        </w:rPr>
        <w:t xml:space="preserve"> </w:t>
      </w:r>
      <w:r w:rsidR="00B37C91" w:rsidRPr="00644D63">
        <w:rPr>
          <w:highlight w:val="yellow"/>
        </w:rPr>
        <w:t>Среднее время на устранение проблемы 10 минут, в случае критического сбоя, восстановление не должно превышать 1 часов</w:t>
      </w:r>
      <w:bookmarkEnd w:id="890"/>
      <w:bookmarkEnd w:id="891"/>
      <w:bookmarkEnd w:id="892"/>
    </w:p>
    <w:p w14:paraId="51B0D68B" w14:textId="325476E6" w:rsidR="00AC7059" w:rsidRPr="00AC7059" w:rsidRDefault="00812CFC" w:rsidP="00AC7059">
      <w:pPr>
        <w:pStyle w:val="3"/>
      </w:pPr>
      <w:bookmarkStart w:id="893" w:name="_Toc223482717"/>
      <w:bookmarkStart w:id="894" w:name="_Toc223482855"/>
      <w:r w:rsidRPr="00812CFC">
        <w:rPr>
          <w:b/>
          <w:bCs w:val="0"/>
          <w:lang w:val="en-US"/>
        </w:rPr>
        <w:t>RL</w:t>
      </w:r>
      <w:r w:rsidRPr="00812CFC">
        <w:rPr>
          <w:b/>
          <w:bCs w:val="0"/>
        </w:rPr>
        <w:t>-4</w:t>
      </w:r>
      <w:r w:rsidRPr="00812CFC">
        <w:t xml:space="preserve"> </w:t>
      </w:r>
      <w:r w:rsidR="00AC7059">
        <w:t>Ежедневное инкрементальное резервное копирование базы данных и статических файлов</w:t>
      </w:r>
      <w:bookmarkEnd w:id="893"/>
      <w:bookmarkEnd w:id="894"/>
    </w:p>
    <w:p w14:paraId="7E5B7610" w14:textId="112B3F84" w:rsidR="00310C4B" w:rsidRDefault="00310C4B">
      <w:pPr>
        <w:pStyle w:val="2"/>
        <w:rPr>
          <w:color w:val="000000" w:themeColor="text1"/>
          <w:lang w:val="ru-RU"/>
        </w:rPr>
      </w:pPr>
      <w:bookmarkStart w:id="895" w:name="_Toc223482856"/>
      <w:r w:rsidRPr="00626646">
        <w:rPr>
          <w:color w:val="000000" w:themeColor="text1"/>
          <w:rPrChange w:id="896" w:author="Vasy Medov" w:date="2026-02-26T17:30:00Z">
            <w:rPr/>
          </w:rPrChange>
        </w:rPr>
        <w:t>Performance</w:t>
      </w:r>
      <w:bookmarkEnd w:id="873"/>
      <w:bookmarkEnd w:id="877"/>
      <w:bookmarkEnd w:id="895"/>
    </w:p>
    <w:p w14:paraId="0AC98510" w14:textId="4B9CB1A2" w:rsidR="00AC7059" w:rsidRPr="00AC7059" w:rsidRDefault="00812CFC" w:rsidP="00AC7059">
      <w:pPr>
        <w:pStyle w:val="3"/>
      </w:pPr>
      <w:bookmarkStart w:id="897" w:name="_Toc223482719"/>
      <w:bookmarkStart w:id="898" w:name="_Toc223482857"/>
      <w:r w:rsidRPr="00812CFC">
        <w:rPr>
          <w:b/>
          <w:bCs w:val="0"/>
          <w:lang w:val="en-US"/>
        </w:rPr>
        <w:t>PF</w:t>
      </w:r>
      <w:r w:rsidRPr="00812CFC">
        <w:rPr>
          <w:b/>
          <w:bCs w:val="0"/>
        </w:rPr>
        <w:t>-1</w:t>
      </w:r>
      <w:r w:rsidRPr="00812CFC">
        <w:t xml:space="preserve"> </w:t>
      </w:r>
      <w:r w:rsidR="00AC7059">
        <w:t>Кеширование обязательно для хранения сессий</w:t>
      </w:r>
      <w:r w:rsidR="00DD2E92">
        <w:t xml:space="preserve"> и</w:t>
      </w:r>
      <w:r w:rsidR="00AC7059">
        <w:t xml:space="preserve"> часто запрашиваемых </w:t>
      </w:r>
      <w:r w:rsidR="00AC7059" w:rsidRPr="00DD2E92">
        <w:rPr>
          <w:highlight w:val="yellow"/>
        </w:rPr>
        <w:t>метаданных</w:t>
      </w:r>
      <w:bookmarkEnd w:id="897"/>
      <w:bookmarkEnd w:id="898"/>
    </w:p>
    <w:p w14:paraId="2554675C" w14:textId="13E6BBD9" w:rsidR="00AC7059" w:rsidRDefault="00812CFC" w:rsidP="00AC7059">
      <w:pPr>
        <w:pStyle w:val="3"/>
      </w:pPr>
      <w:bookmarkStart w:id="899" w:name="_Toc223482720"/>
      <w:bookmarkStart w:id="900" w:name="_Toc223482858"/>
      <w:r w:rsidRPr="00812CFC">
        <w:rPr>
          <w:b/>
          <w:bCs w:val="0"/>
          <w:lang w:val="en-US"/>
        </w:rPr>
        <w:lastRenderedPageBreak/>
        <w:t>PF</w:t>
      </w:r>
      <w:r w:rsidRPr="00812CFC">
        <w:rPr>
          <w:b/>
          <w:bCs w:val="0"/>
        </w:rPr>
        <w:t>-2</w:t>
      </w:r>
      <w:r w:rsidRPr="00812CFC">
        <w:t xml:space="preserve"> </w:t>
      </w:r>
      <w:r w:rsidR="00AC7059">
        <w:t xml:space="preserve">Время </w:t>
      </w:r>
      <w:r w:rsidR="00AC7059" w:rsidRPr="00DD2E92">
        <w:rPr>
          <w:highlight w:val="yellow"/>
        </w:rPr>
        <w:t>отклика</w:t>
      </w:r>
      <w:r w:rsidR="00AC7059">
        <w:t xml:space="preserve"> страницы не должно превышать 200 мс для кешированных страниц и 600 мс для динамических запросов</w:t>
      </w:r>
      <w:bookmarkEnd w:id="899"/>
      <w:bookmarkEnd w:id="900"/>
    </w:p>
    <w:p w14:paraId="076413B3" w14:textId="6A660746" w:rsidR="00AC7059" w:rsidRPr="00AC7059" w:rsidRDefault="00812CFC" w:rsidP="00AC7059">
      <w:pPr>
        <w:pStyle w:val="3"/>
      </w:pPr>
      <w:bookmarkStart w:id="901" w:name="_Toc223482721"/>
      <w:bookmarkStart w:id="902" w:name="_Toc223482859"/>
      <w:r w:rsidRPr="00812CFC">
        <w:rPr>
          <w:b/>
          <w:bCs w:val="0"/>
          <w:lang w:val="en-US"/>
        </w:rPr>
        <w:t>PF</w:t>
      </w:r>
      <w:r w:rsidRPr="00812CFC">
        <w:rPr>
          <w:b/>
          <w:bCs w:val="0"/>
        </w:rPr>
        <w:t xml:space="preserve">-3 </w:t>
      </w:r>
      <w:r w:rsidR="00AC7059">
        <w:t xml:space="preserve">Система должна поддерживать до 500 одновременно активных клиентских сессий без деградации </w:t>
      </w:r>
      <w:r w:rsidR="00AC7059" w:rsidRPr="00DD2E92">
        <w:rPr>
          <w:highlight w:val="yellow"/>
        </w:rPr>
        <w:t>производительности</w:t>
      </w:r>
      <w:bookmarkEnd w:id="901"/>
      <w:bookmarkEnd w:id="902"/>
      <w:r w:rsidR="00DD2E92" w:rsidRPr="00DD2E92">
        <w:rPr>
          <w:highlight w:val="yellow"/>
        </w:rPr>
        <w:t xml:space="preserve"> в 4.3.2</w:t>
      </w:r>
    </w:p>
    <w:p w14:paraId="003B2DD2" w14:textId="77777777" w:rsidR="00310C4B" w:rsidRPr="00626646" w:rsidRDefault="00310C4B">
      <w:pPr>
        <w:pStyle w:val="2"/>
        <w:rPr>
          <w:color w:val="000000" w:themeColor="text1"/>
          <w:rPrChange w:id="903" w:author="Vasy Medov" w:date="2026-02-26T17:30:00Z">
            <w:rPr/>
          </w:rPrChange>
        </w:rPr>
      </w:pPr>
      <w:bookmarkStart w:id="904" w:name="_Toc439994692"/>
      <w:bookmarkStart w:id="905" w:name="_Toc352609408"/>
      <w:bookmarkStart w:id="906" w:name="_Toc223482860"/>
      <w:r w:rsidRPr="00626646">
        <w:rPr>
          <w:color w:val="000000" w:themeColor="text1"/>
          <w:rPrChange w:id="907" w:author="Vasy Medov" w:date="2026-02-26T17:30:00Z">
            <w:rPr/>
          </w:rPrChange>
        </w:rPr>
        <w:t>Security</w:t>
      </w:r>
      <w:bookmarkEnd w:id="904"/>
      <w:bookmarkEnd w:id="905"/>
      <w:bookmarkEnd w:id="906"/>
    </w:p>
    <w:p w14:paraId="032ADD8C" w14:textId="6B244CAC" w:rsidR="00AC7059" w:rsidRDefault="00812CFC" w:rsidP="00AC7059">
      <w:pPr>
        <w:pStyle w:val="3"/>
      </w:pPr>
      <w:bookmarkStart w:id="908" w:name="_Toc223482723"/>
      <w:bookmarkStart w:id="909" w:name="_Toc223482861"/>
      <w:bookmarkStart w:id="910" w:name="_Toc439994691"/>
      <w:bookmarkStart w:id="911" w:name="_Toc352609409"/>
      <w:r w:rsidRPr="00812CFC">
        <w:rPr>
          <w:b/>
          <w:bCs w:val="0"/>
          <w:lang w:val="en-US"/>
        </w:rPr>
        <w:t>SC</w:t>
      </w:r>
      <w:r w:rsidRPr="00812CFC">
        <w:rPr>
          <w:b/>
          <w:bCs w:val="0"/>
        </w:rPr>
        <w:t>-1</w:t>
      </w:r>
      <w:r w:rsidRPr="00812CFC">
        <w:t xml:space="preserve"> </w:t>
      </w:r>
      <w:r w:rsidR="00AC7059">
        <w:t xml:space="preserve">Обязательное использование </w:t>
      </w:r>
      <w:r w:rsidR="00AC7059">
        <w:rPr>
          <w:lang w:val="en-US"/>
        </w:rPr>
        <w:t>HTTPS</w:t>
      </w:r>
      <w:r w:rsidR="00AC7059" w:rsidRPr="00AC7059">
        <w:t xml:space="preserve"> </w:t>
      </w:r>
      <w:r w:rsidR="00AC7059">
        <w:t xml:space="preserve">и механизма </w:t>
      </w:r>
      <w:r w:rsidR="00AC7059">
        <w:rPr>
          <w:lang w:val="en-US"/>
        </w:rPr>
        <w:t>HSTS</w:t>
      </w:r>
      <w:r w:rsidR="00AC7059" w:rsidRPr="00AC7059">
        <w:t xml:space="preserve"> </w:t>
      </w:r>
      <w:r w:rsidR="00AC7059">
        <w:t>на уровне веб сервера</w:t>
      </w:r>
      <w:bookmarkEnd w:id="908"/>
      <w:bookmarkEnd w:id="909"/>
    </w:p>
    <w:p w14:paraId="16F85680" w14:textId="72B072E8" w:rsidR="00AC7059" w:rsidRPr="00AC7059" w:rsidRDefault="00812CFC" w:rsidP="00AC7059">
      <w:pPr>
        <w:pStyle w:val="3"/>
      </w:pPr>
      <w:bookmarkStart w:id="912" w:name="_Toc223482724"/>
      <w:bookmarkStart w:id="913" w:name="_Toc223482862"/>
      <w:r w:rsidRPr="00812CFC">
        <w:rPr>
          <w:b/>
          <w:bCs w:val="0"/>
          <w:lang w:val="en-US"/>
        </w:rPr>
        <w:t>SC</w:t>
      </w:r>
      <w:r w:rsidRPr="00812CFC">
        <w:rPr>
          <w:b/>
          <w:bCs w:val="0"/>
        </w:rPr>
        <w:t>-2</w:t>
      </w:r>
      <w:r w:rsidRPr="00812CFC">
        <w:t xml:space="preserve"> </w:t>
      </w:r>
      <w:r w:rsidR="00AC7059">
        <w:t>Использование единой системы авторизации пользователей родительского портала «</w:t>
      </w:r>
      <w:r w:rsidR="00AC7059">
        <w:rPr>
          <w:lang w:val="en-US"/>
        </w:rPr>
        <w:t>Fanfics</w:t>
      </w:r>
      <w:r w:rsidR="00AC7059" w:rsidRPr="00AC7059">
        <w:t>.</w:t>
      </w:r>
      <w:r w:rsidR="00AC7059">
        <w:rPr>
          <w:lang w:val="en-US"/>
        </w:rPr>
        <w:t>me</w:t>
      </w:r>
      <w:r w:rsidR="00AC7059">
        <w:t>»</w:t>
      </w:r>
      <w:bookmarkEnd w:id="912"/>
      <w:bookmarkEnd w:id="913"/>
    </w:p>
    <w:p w14:paraId="78698547" w14:textId="3EF7E323" w:rsidR="00AC7059" w:rsidRDefault="00812CFC" w:rsidP="00AC7059">
      <w:pPr>
        <w:pStyle w:val="3"/>
      </w:pPr>
      <w:bookmarkStart w:id="914" w:name="_Toc223482725"/>
      <w:bookmarkStart w:id="915" w:name="_Toc223482863"/>
      <w:r w:rsidRPr="00812CFC">
        <w:rPr>
          <w:b/>
          <w:bCs w:val="0"/>
          <w:lang w:val="en-US"/>
        </w:rPr>
        <w:t>SC</w:t>
      </w:r>
      <w:r w:rsidRPr="00812CFC">
        <w:rPr>
          <w:b/>
          <w:bCs w:val="0"/>
        </w:rPr>
        <w:t>-3</w:t>
      </w:r>
      <w:r w:rsidRPr="00812CFC">
        <w:t xml:space="preserve"> </w:t>
      </w:r>
      <w:r w:rsidR="00AC7059">
        <w:t xml:space="preserve">Система должна предотвращать </w:t>
      </w:r>
      <w:r w:rsidR="00AC7059" w:rsidRPr="00AC7059">
        <w:rPr>
          <w:lang w:val="en-US"/>
        </w:rPr>
        <w:t>XSS</w:t>
      </w:r>
      <w:r w:rsidR="00AC7059" w:rsidRPr="00AC7059">
        <w:t xml:space="preserve">, </w:t>
      </w:r>
      <w:r w:rsidR="00AC7059" w:rsidRPr="00AC7059">
        <w:rPr>
          <w:lang w:val="en-US"/>
        </w:rPr>
        <w:t>SQL</w:t>
      </w:r>
      <w:r w:rsidR="00AC7059" w:rsidRPr="00AC7059">
        <w:t xml:space="preserve"> </w:t>
      </w:r>
      <w:r w:rsidR="00AC7059">
        <w:t xml:space="preserve">инъекции средствами логики обработки форм </w:t>
      </w:r>
      <w:r w:rsidR="00AC7059" w:rsidRPr="00AC7059">
        <w:rPr>
          <w:lang w:val="en-US"/>
        </w:rPr>
        <w:t>PHP</w:t>
      </w:r>
      <w:bookmarkEnd w:id="914"/>
      <w:bookmarkEnd w:id="915"/>
    </w:p>
    <w:p w14:paraId="569FB377" w14:textId="03A38C67" w:rsidR="00A26493" w:rsidRPr="00626646" w:rsidRDefault="00A26493" w:rsidP="00A26493">
      <w:pPr>
        <w:pStyle w:val="2"/>
        <w:rPr>
          <w:color w:val="000000" w:themeColor="text1"/>
          <w:rPrChange w:id="916" w:author="Vasy Medov" w:date="2026-02-26T17:30:00Z">
            <w:rPr/>
          </w:rPrChange>
        </w:rPr>
      </w:pPr>
      <w:bookmarkStart w:id="917" w:name="_Toc223482864"/>
      <w:r w:rsidRPr="00626646">
        <w:rPr>
          <w:color w:val="000000" w:themeColor="text1"/>
          <w:rPrChange w:id="918" w:author="Vasy Medov" w:date="2026-02-26T17:30:00Z">
            <w:rPr/>
          </w:rPrChange>
        </w:rPr>
        <w:t>S</w:t>
      </w:r>
      <w:r>
        <w:rPr>
          <w:color w:val="000000" w:themeColor="text1"/>
        </w:rPr>
        <w:t>calability</w:t>
      </w:r>
      <w:bookmarkEnd w:id="917"/>
    </w:p>
    <w:p w14:paraId="47B4B22C" w14:textId="2B98B41F" w:rsidR="00A26493" w:rsidRPr="00812CFC" w:rsidRDefault="00812CFC" w:rsidP="00A26493">
      <w:pPr>
        <w:pStyle w:val="3"/>
      </w:pPr>
      <w:bookmarkStart w:id="919" w:name="_Toc223482727"/>
      <w:bookmarkStart w:id="920" w:name="_Toc223482865"/>
      <w:r w:rsidRPr="00812CFC">
        <w:rPr>
          <w:b/>
          <w:bCs w:val="0"/>
          <w:lang w:val="en-US"/>
        </w:rPr>
        <w:t>SC</w:t>
      </w:r>
      <w:r w:rsidRPr="00812CFC">
        <w:rPr>
          <w:b/>
          <w:bCs w:val="0"/>
        </w:rPr>
        <w:t>-1</w:t>
      </w:r>
      <w:r w:rsidRPr="00812CFC">
        <w:t xml:space="preserve"> </w:t>
      </w:r>
      <w:r w:rsidR="00A26493">
        <w:t>Архитектура системы должна позволять увеличивать производительность путём наращивания вычислительных мощностей текущего сервера, без изменения программного кода</w:t>
      </w:r>
      <w:bookmarkEnd w:id="919"/>
      <w:bookmarkEnd w:id="920"/>
      <w:r w:rsidR="00DD2E92">
        <w:t xml:space="preserve"> - </w:t>
      </w:r>
      <w:proofErr w:type="spellStart"/>
      <w:r w:rsidR="00DD2E92" w:rsidRPr="00DD2E92">
        <w:rPr>
          <w:highlight w:val="yellow"/>
        </w:rPr>
        <w:t>бессмыслено</w:t>
      </w:r>
      <w:proofErr w:type="spellEnd"/>
    </w:p>
    <w:p w14:paraId="50F055E8" w14:textId="3247982E" w:rsidR="00A26493" w:rsidRDefault="00812CFC" w:rsidP="00D9642C">
      <w:pPr>
        <w:pStyle w:val="3"/>
      </w:pPr>
      <w:bookmarkStart w:id="921" w:name="_Toc223482728"/>
      <w:bookmarkStart w:id="922" w:name="_Toc223482866"/>
      <w:r w:rsidRPr="00812CFC">
        <w:rPr>
          <w:b/>
          <w:bCs w:val="0"/>
          <w:lang w:val="en-US"/>
        </w:rPr>
        <w:t>SC</w:t>
      </w:r>
      <w:r w:rsidRPr="00812CFC">
        <w:rPr>
          <w:b/>
          <w:bCs w:val="0"/>
        </w:rPr>
        <w:t>-2</w:t>
      </w:r>
      <w:r w:rsidRPr="00812CFC">
        <w:t xml:space="preserve"> </w:t>
      </w:r>
      <w:r w:rsidR="00A26493">
        <w:t>Система должна поддерживать возможность переноса данных СУБД и системы кеширования на отдельные физические и виртуальные хранилища</w:t>
      </w:r>
      <w:bookmarkEnd w:id="921"/>
      <w:bookmarkEnd w:id="922"/>
    </w:p>
    <w:p w14:paraId="794B8025" w14:textId="1B8D60BD" w:rsidR="00A26493" w:rsidRPr="00A26493" w:rsidRDefault="00812CFC" w:rsidP="00EC5AE5">
      <w:pPr>
        <w:pStyle w:val="3"/>
      </w:pPr>
      <w:bookmarkStart w:id="923" w:name="_Toc223482729"/>
      <w:bookmarkStart w:id="924" w:name="_Toc223482867"/>
      <w:r w:rsidRPr="00812CFC">
        <w:rPr>
          <w:b/>
          <w:bCs w:val="0"/>
          <w:lang w:val="en-US"/>
        </w:rPr>
        <w:t>SC</w:t>
      </w:r>
      <w:r w:rsidRPr="00812CFC">
        <w:rPr>
          <w:b/>
          <w:bCs w:val="0"/>
        </w:rPr>
        <w:t>-3</w:t>
      </w:r>
      <w:r w:rsidRPr="00812CFC">
        <w:t xml:space="preserve"> </w:t>
      </w:r>
      <w:r w:rsidR="00A26493">
        <w:t>Система должна сохранять целевые показатели производительности при объёме текстовых данных до 100 ГБ и количестве зарегистрированных пользователей до 1000000.</w:t>
      </w:r>
      <w:bookmarkEnd w:id="923"/>
      <w:bookmarkEnd w:id="924"/>
    </w:p>
    <w:p w14:paraId="514D116F" w14:textId="750AB1D0" w:rsidR="00A26493" w:rsidRPr="00626646" w:rsidRDefault="00A26493" w:rsidP="00A26493">
      <w:pPr>
        <w:pStyle w:val="2"/>
        <w:rPr>
          <w:color w:val="000000" w:themeColor="text1"/>
          <w:rPrChange w:id="925" w:author="Vasy Medov" w:date="2026-02-26T17:30:00Z">
            <w:rPr/>
          </w:rPrChange>
        </w:rPr>
      </w:pPr>
      <w:bookmarkStart w:id="926" w:name="_Toc223482868"/>
      <w:r>
        <w:rPr>
          <w:color w:val="000000" w:themeColor="text1"/>
        </w:rPr>
        <w:t>Maintainability</w:t>
      </w:r>
      <w:bookmarkEnd w:id="926"/>
    </w:p>
    <w:p w14:paraId="14A29D1A" w14:textId="15A31EBC" w:rsidR="00A26493" w:rsidRPr="00812CFC" w:rsidRDefault="00812CFC" w:rsidP="00A26493">
      <w:pPr>
        <w:pStyle w:val="3"/>
      </w:pPr>
      <w:bookmarkStart w:id="927" w:name="_Toc223482731"/>
      <w:bookmarkStart w:id="928" w:name="_Toc223482869"/>
      <w:r w:rsidRPr="00812CFC">
        <w:rPr>
          <w:b/>
          <w:bCs w:val="0"/>
          <w:lang w:val="en-US"/>
        </w:rPr>
        <w:t>MT</w:t>
      </w:r>
      <w:r w:rsidRPr="00812CFC">
        <w:rPr>
          <w:b/>
          <w:bCs w:val="0"/>
        </w:rPr>
        <w:t>-1</w:t>
      </w:r>
      <w:r w:rsidRPr="00812CFC">
        <w:t xml:space="preserve"> </w:t>
      </w:r>
      <w:r w:rsidR="00A26493">
        <w:t xml:space="preserve">Исходный код серверной части на </w:t>
      </w:r>
      <w:r w:rsidR="00A26493">
        <w:rPr>
          <w:lang w:val="en-US"/>
        </w:rPr>
        <w:t>PHP</w:t>
      </w:r>
      <w:r w:rsidR="00A26493">
        <w:t xml:space="preserve"> должен быть задокументирован в соответствии со стандартом </w:t>
      </w:r>
      <w:proofErr w:type="spellStart"/>
      <w:r w:rsidR="00A26493">
        <w:rPr>
          <w:lang w:val="en-US"/>
        </w:rPr>
        <w:t>PHPDoc</w:t>
      </w:r>
      <w:bookmarkEnd w:id="927"/>
      <w:bookmarkEnd w:id="928"/>
      <w:proofErr w:type="spellEnd"/>
    </w:p>
    <w:p w14:paraId="3B856284" w14:textId="05C9669F" w:rsidR="00A26493" w:rsidRPr="00812CFC" w:rsidRDefault="00812CFC" w:rsidP="00A26493">
      <w:pPr>
        <w:pStyle w:val="3"/>
      </w:pPr>
      <w:bookmarkStart w:id="929" w:name="_Toc223482732"/>
      <w:bookmarkStart w:id="930" w:name="_Toc223482870"/>
      <w:r w:rsidRPr="00812CFC">
        <w:rPr>
          <w:b/>
          <w:bCs w:val="0"/>
          <w:lang w:val="en-US"/>
        </w:rPr>
        <w:t>MT</w:t>
      </w:r>
      <w:r w:rsidRPr="00812CFC">
        <w:rPr>
          <w:b/>
          <w:bCs w:val="0"/>
        </w:rPr>
        <w:t>-2</w:t>
      </w:r>
      <w:r w:rsidRPr="00812CFC">
        <w:t xml:space="preserve"> </w:t>
      </w:r>
      <w:r w:rsidR="00A26493">
        <w:t xml:space="preserve">Весь исходный код системы должен храниться в системе контроля версий </w:t>
      </w:r>
      <w:r w:rsidR="00A26493">
        <w:rPr>
          <w:lang w:val="en-US"/>
        </w:rPr>
        <w:t>Git</w:t>
      </w:r>
      <w:bookmarkEnd w:id="929"/>
      <w:bookmarkEnd w:id="930"/>
    </w:p>
    <w:p w14:paraId="4A17487B" w14:textId="365E7BF9" w:rsidR="00A26493" w:rsidRPr="00626646" w:rsidRDefault="00A26493" w:rsidP="00A26493">
      <w:pPr>
        <w:pStyle w:val="2"/>
        <w:rPr>
          <w:color w:val="000000" w:themeColor="text1"/>
          <w:rPrChange w:id="931" w:author="Vasy Medov" w:date="2026-02-26T17:30:00Z">
            <w:rPr/>
          </w:rPrChange>
        </w:rPr>
      </w:pPr>
      <w:bookmarkStart w:id="932" w:name="_Toc223482871"/>
      <w:r>
        <w:rPr>
          <w:color w:val="000000" w:themeColor="text1"/>
        </w:rPr>
        <w:t>Observability</w:t>
      </w:r>
      <w:bookmarkEnd w:id="932"/>
    </w:p>
    <w:p w14:paraId="7A4481D4" w14:textId="25E448C8" w:rsidR="00A26493" w:rsidRPr="00A26493" w:rsidRDefault="00812CFC" w:rsidP="00A26493">
      <w:pPr>
        <w:pStyle w:val="3"/>
      </w:pPr>
      <w:bookmarkStart w:id="933" w:name="_Toc223482734"/>
      <w:bookmarkStart w:id="934" w:name="_Toc223482872"/>
      <w:r w:rsidRPr="00812CFC">
        <w:rPr>
          <w:b/>
          <w:bCs w:val="0"/>
          <w:lang w:val="en-US"/>
        </w:rPr>
        <w:t>OB</w:t>
      </w:r>
      <w:r w:rsidRPr="00812CFC">
        <w:rPr>
          <w:b/>
          <w:bCs w:val="0"/>
        </w:rPr>
        <w:t>-1</w:t>
      </w:r>
      <w:r w:rsidRPr="00812CFC">
        <w:t xml:space="preserve"> </w:t>
      </w:r>
      <w:r w:rsidR="00A26493">
        <w:t xml:space="preserve">Система должна фиксировать все критические ошибки и ошибки доступа к БД в журналы </w:t>
      </w:r>
      <w:r w:rsidR="00A26493">
        <w:rPr>
          <w:lang w:val="en-US"/>
        </w:rPr>
        <w:t>Nginx</w:t>
      </w:r>
      <w:bookmarkEnd w:id="933"/>
      <w:bookmarkEnd w:id="934"/>
    </w:p>
    <w:p w14:paraId="7E375CDD" w14:textId="4696D3DE" w:rsidR="00A26493" w:rsidRPr="00A26493" w:rsidRDefault="00812CFC" w:rsidP="00A26493">
      <w:pPr>
        <w:pStyle w:val="3"/>
      </w:pPr>
      <w:bookmarkStart w:id="935" w:name="_Toc223482735"/>
      <w:bookmarkStart w:id="936" w:name="_Toc223482873"/>
      <w:r w:rsidRPr="00812CFC">
        <w:rPr>
          <w:b/>
          <w:bCs w:val="0"/>
          <w:lang w:val="en-US"/>
        </w:rPr>
        <w:t>OB</w:t>
      </w:r>
      <w:r w:rsidRPr="00812CFC">
        <w:rPr>
          <w:b/>
          <w:bCs w:val="0"/>
        </w:rPr>
        <w:t>-2</w:t>
      </w:r>
      <w:r w:rsidRPr="00812CFC">
        <w:t xml:space="preserve"> </w:t>
      </w:r>
      <w:r w:rsidR="00A26493">
        <w:t>Необходимо обеспечить возможность мониторинга выполнения запросов к СУБД через специализированное ПО</w:t>
      </w:r>
      <w:bookmarkEnd w:id="935"/>
      <w:bookmarkEnd w:id="936"/>
    </w:p>
    <w:p w14:paraId="7969CED5" w14:textId="269CE319" w:rsidR="00C44E3E" w:rsidRPr="00626646" w:rsidRDefault="00AC7059" w:rsidP="00C44E3E">
      <w:pPr>
        <w:pStyle w:val="2"/>
        <w:rPr>
          <w:color w:val="000000" w:themeColor="text1"/>
          <w:rPrChange w:id="937" w:author="Vasy Medov" w:date="2026-02-26T17:30:00Z">
            <w:rPr/>
          </w:rPrChange>
        </w:rPr>
      </w:pPr>
      <w:bookmarkStart w:id="938" w:name="_Toc223482874"/>
      <w:bookmarkStart w:id="939" w:name="_Toc439994693"/>
      <w:bookmarkEnd w:id="910"/>
      <w:bookmarkEnd w:id="911"/>
      <w:r>
        <w:rPr>
          <w:color w:val="000000" w:themeColor="text1"/>
        </w:rPr>
        <w:lastRenderedPageBreak/>
        <w:t>Compliance</w:t>
      </w:r>
      <w:bookmarkEnd w:id="938"/>
    </w:p>
    <w:p w14:paraId="65118A7F" w14:textId="2F14D974" w:rsidR="00AC7059" w:rsidRDefault="00812CFC" w:rsidP="00C44E3E">
      <w:pPr>
        <w:pStyle w:val="3"/>
      </w:pPr>
      <w:bookmarkStart w:id="940" w:name="_Toc223482737"/>
      <w:bookmarkStart w:id="941" w:name="_Toc223482875"/>
      <w:r w:rsidRPr="00812CFC">
        <w:rPr>
          <w:b/>
          <w:bCs w:val="0"/>
          <w:lang w:val="en-US"/>
        </w:rPr>
        <w:t>CM</w:t>
      </w:r>
      <w:r w:rsidRPr="00812CFC">
        <w:rPr>
          <w:b/>
          <w:bCs w:val="0"/>
        </w:rPr>
        <w:t>-1</w:t>
      </w:r>
      <w:r w:rsidRPr="00812CFC">
        <w:t xml:space="preserve"> </w:t>
      </w:r>
      <w:r w:rsidR="00AC7059">
        <w:t>Хранение данных пользователей должно осуществляться на серверах, физически расположенных на территории РФ, согласно 152-ФЗ</w:t>
      </w:r>
      <w:bookmarkEnd w:id="940"/>
      <w:bookmarkEnd w:id="941"/>
    </w:p>
    <w:p w14:paraId="360C7C25" w14:textId="07ADE42A" w:rsidR="00310C4B" w:rsidRPr="00A26493" w:rsidRDefault="00812CFC" w:rsidP="00A26493">
      <w:pPr>
        <w:pStyle w:val="3"/>
      </w:pPr>
      <w:bookmarkStart w:id="942" w:name="_Toc223482738"/>
      <w:bookmarkStart w:id="943" w:name="_Toc223482876"/>
      <w:r w:rsidRPr="00812CFC">
        <w:rPr>
          <w:b/>
          <w:bCs w:val="0"/>
          <w:lang w:val="en-US"/>
        </w:rPr>
        <w:t>CM</w:t>
      </w:r>
      <w:r w:rsidRPr="00812CFC">
        <w:rPr>
          <w:b/>
          <w:bCs w:val="0"/>
        </w:rPr>
        <w:t>-2</w:t>
      </w:r>
      <w:r w:rsidRPr="00812CFC">
        <w:t xml:space="preserve"> </w:t>
      </w:r>
      <w:r w:rsidR="00AC7059">
        <w:t>Механизмы премодерации должны обеспечивать фильтрацию противоправного контента в соответствии с 149-ФЗ</w:t>
      </w:r>
      <w:bookmarkEnd w:id="939"/>
      <w:bookmarkEnd w:id="942"/>
      <w:bookmarkEnd w:id="943"/>
    </w:p>
    <w:p w14:paraId="0B3D9CC9" w14:textId="5C5472CB" w:rsidR="0003681F" w:rsidRDefault="0003681F" w:rsidP="0003681F">
      <w:pPr>
        <w:pStyle w:val="1"/>
      </w:pPr>
      <w:bookmarkStart w:id="944" w:name="_Toc223482877"/>
      <w:r w:rsidRPr="0003681F">
        <w:t xml:space="preserve">Requirements </w:t>
      </w:r>
      <w:r>
        <w:t>attribute</w:t>
      </w:r>
      <w:bookmarkEnd w:id="944"/>
    </w:p>
    <w:p w14:paraId="5660D74F" w14:textId="6E51B600" w:rsidR="00A26493" w:rsidRDefault="00A26493" w:rsidP="00A26493">
      <w:pPr>
        <w:pStyle w:val="2"/>
      </w:pPr>
      <w:bookmarkStart w:id="945" w:name="_Toc223482878"/>
      <w:r>
        <w:t>Functional requirements</w:t>
      </w:r>
      <w:bookmarkEnd w:id="945"/>
      <w:r w:rsidR="00DD2E92">
        <w:rPr>
          <w:lang w:val="ru-RU"/>
        </w:rPr>
        <w:t xml:space="preserve"> – </w:t>
      </w:r>
      <w:r w:rsidR="00DD2E92" w:rsidRPr="00DD2E92">
        <w:rPr>
          <w:highlight w:val="yellow"/>
          <w:lang w:val="ru-RU"/>
        </w:rPr>
        <w:t>подробно</w:t>
      </w:r>
      <w:r w:rsidR="00DD2E92">
        <w:rPr>
          <w:lang w:val="ru-RU"/>
        </w:rPr>
        <w:t xml:space="preserve"> </w:t>
      </w:r>
    </w:p>
    <w:tbl>
      <w:tblPr>
        <w:tblStyle w:val="ad"/>
        <w:tblW w:w="0" w:type="auto"/>
        <w:tblLook w:val="04A0" w:firstRow="1" w:lastRow="0" w:firstColumn="1" w:lastColumn="0" w:noHBand="0" w:noVBand="1"/>
      </w:tblPr>
      <w:tblGrid>
        <w:gridCol w:w="4531"/>
        <w:gridCol w:w="1418"/>
        <w:gridCol w:w="2126"/>
      </w:tblGrid>
      <w:tr w:rsidR="00E25D7D" w14:paraId="5DC99044" w14:textId="7933E9F0" w:rsidTr="00E25D7D">
        <w:tc>
          <w:tcPr>
            <w:tcW w:w="4531" w:type="dxa"/>
          </w:tcPr>
          <w:p w14:paraId="439F71C9" w14:textId="25A25BFD" w:rsidR="00E25D7D" w:rsidRPr="00E25D7D" w:rsidRDefault="00E25D7D" w:rsidP="00E25D7D">
            <w:pPr>
              <w:pStyle w:val="Normalunindented"/>
              <w:jc w:val="center"/>
              <w:rPr>
                <w:b/>
                <w:bCs/>
              </w:rPr>
            </w:pPr>
            <w:r w:rsidRPr="00E25D7D">
              <w:rPr>
                <w:b/>
                <w:bCs/>
              </w:rPr>
              <w:t>Требование</w:t>
            </w:r>
          </w:p>
        </w:tc>
        <w:tc>
          <w:tcPr>
            <w:tcW w:w="1418" w:type="dxa"/>
          </w:tcPr>
          <w:p w14:paraId="2AAB1255" w14:textId="77777777" w:rsidR="00E25D7D" w:rsidRDefault="00E25D7D" w:rsidP="00E25D7D">
            <w:pPr>
              <w:pStyle w:val="Normalunindented"/>
              <w:jc w:val="center"/>
              <w:rPr>
                <w:b/>
                <w:bCs/>
              </w:rPr>
            </w:pPr>
            <w:r w:rsidRPr="00E25D7D">
              <w:rPr>
                <w:b/>
                <w:bCs/>
              </w:rPr>
              <w:t>Приоритет</w:t>
            </w:r>
          </w:p>
          <w:p w14:paraId="78DD5317" w14:textId="30F6385D" w:rsidR="00F66730" w:rsidRPr="00F66730" w:rsidRDefault="00F66730" w:rsidP="00E25D7D">
            <w:pPr>
              <w:pStyle w:val="Normalunindented"/>
              <w:jc w:val="center"/>
              <w:rPr>
                <w:b/>
                <w:bCs/>
                <w:lang w:val="en-US"/>
              </w:rPr>
            </w:pPr>
            <w:r>
              <w:rPr>
                <w:b/>
                <w:bCs/>
              </w:rPr>
              <w:t>(</w:t>
            </w:r>
            <w:proofErr w:type="spellStart"/>
            <w:r>
              <w:rPr>
                <w:b/>
                <w:bCs/>
                <w:lang w:val="en-US"/>
              </w:rPr>
              <w:t>MoSCoW</w:t>
            </w:r>
            <w:proofErr w:type="spellEnd"/>
            <w:r>
              <w:rPr>
                <w:b/>
                <w:bCs/>
                <w:lang w:val="en-US"/>
              </w:rPr>
              <w:t>)</w:t>
            </w:r>
          </w:p>
        </w:tc>
        <w:tc>
          <w:tcPr>
            <w:tcW w:w="2126" w:type="dxa"/>
          </w:tcPr>
          <w:p w14:paraId="57A2A12F" w14:textId="14E61C92" w:rsidR="00E25D7D" w:rsidRPr="00E25D7D" w:rsidRDefault="00E25D7D" w:rsidP="00E25D7D">
            <w:pPr>
              <w:pStyle w:val="Normalunindented"/>
              <w:jc w:val="center"/>
              <w:rPr>
                <w:b/>
                <w:bCs/>
              </w:rPr>
            </w:pPr>
            <w:r w:rsidRPr="00E25D7D">
              <w:rPr>
                <w:b/>
                <w:bCs/>
              </w:rPr>
              <w:t>Трудозатраты</w:t>
            </w:r>
            <w:r w:rsidR="00F66730">
              <w:rPr>
                <w:b/>
                <w:bCs/>
              </w:rPr>
              <w:t xml:space="preserve"> (</w:t>
            </w:r>
            <w:r w:rsidR="00D076AA">
              <w:rPr>
                <w:b/>
                <w:bCs/>
              </w:rPr>
              <w:t>бананы</w:t>
            </w:r>
            <w:r w:rsidR="00F66730">
              <w:rPr>
                <w:b/>
                <w:bCs/>
              </w:rPr>
              <w:t>)</w:t>
            </w:r>
          </w:p>
        </w:tc>
      </w:tr>
      <w:tr w:rsidR="00E25D7D" w14:paraId="7D7733E3" w14:textId="150E71CD" w:rsidTr="00E25D7D">
        <w:tc>
          <w:tcPr>
            <w:tcW w:w="4531" w:type="dxa"/>
          </w:tcPr>
          <w:p w14:paraId="18B064BC" w14:textId="3F825075" w:rsidR="00E25D7D" w:rsidRDefault="00E25D7D" w:rsidP="00E25D7D">
            <w:pPr>
              <w:pStyle w:val="Normalunindented"/>
              <w:jc w:val="left"/>
            </w:pPr>
            <w:r>
              <w:t>Интеграция с родительским порталом</w:t>
            </w:r>
          </w:p>
        </w:tc>
        <w:tc>
          <w:tcPr>
            <w:tcW w:w="1418" w:type="dxa"/>
          </w:tcPr>
          <w:p w14:paraId="45418424" w14:textId="78759AB4" w:rsidR="00E25D7D" w:rsidRPr="00E25D7D" w:rsidRDefault="00E25D7D" w:rsidP="00E25D7D">
            <w:pPr>
              <w:pStyle w:val="Normalunindented"/>
              <w:jc w:val="center"/>
              <w:rPr>
                <w:lang w:val="en-US"/>
              </w:rPr>
            </w:pPr>
            <w:r>
              <w:rPr>
                <w:lang w:val="en-US"/>
              </w:rPr>
              <w:t>M</w:t>
            </w:r>
          </w:p>
        </w:tc>
        <w:tc>
          <w:tcPr>
            <w:tcW w:w="2126" w:type="dxa"/>
          </w:tcPr>
          <w:p w14:paraId="66308443" w14:textId="602B8029" w:rsidR="00E25D7D" w:rsidRPr="00403CCB" w:rsidRDefault="00403CCB" w:rsidP="00E25D7D">
            <w:pPr>
              <w:pStyle w:val="Normalunindented"/>
              <w:jc w:val="center"/>
              <w:rPr>
                <w:lang w:val="en-US"/>
              </w:rPr>
            </w:pPr>
            <w:r>
              <w:rPr>
                <w:lang w:val="en-US"/>
              </w:rPr>
              <w:t>10</w:t>
            </w:r>
          </w:p>
        </w:tc>
      </w:tr>
      <w:tr w:rsidR="00E25D7D" w14:paraId="2372C73E" w14:textId="6E4EE06B" w:rsidTr="00E25D7D">
        <w:tc>
          <w:tcPr>
            <w:tcW w:w="4531" w:type="dxa"/>
          </w:tcPr>
          <w:p w14:paraId="610E915C" w14:textId="449F3AEA" w:rsidR="00E25D7D" w:rsidRPr="00E25D7D" w:rsidRDefault="00E25D7D" w:rsidP="00E25D7D">
            <w:pPr>
              <w:pStyle w:val="Normalunindented"/>
              <w:jc w:val="left"/>
            </w:pPr>
            <w:r>
              <w:t>Навигация</w:t>
            </w:r>
          </w:p>
        </w:tc>
        <w:tc>
          <w:tcPr>
            <w:tcW w:w="1418" w:type="dxa"/>
          </w:tcPr>
          <w:p w14:paraId="0FDCC4B3" w14:textId="51FEC7AF" w:rsidR="00E25D7D" w:rsidRPr="00E25D7D" w:rsidRDefault="00E25D7D" w:rsidP="00E25D7D">
            <w:pPr>
              <w:pStyle w:val="Normalunindented"/>
              <w:jc w:val="center"/>
              <w:rPr>
                <w:lang w:val="en-US"/>
              </w:rPr>
            </w:pPr>
            <w:r>
              <w:rPr>
                <w:lang w:val="en-US"/>
              </w:rPr>
              <w:t>M</w:t>
            </w:r>
          </w:p>
        </w:tc>
        <w:tc>
          <w:tcPr>
            <w:tcW w:w="2126" w:type="dxa"/>
          </w:tcPr>
          <w:p w14:paraId="63046028" w14:textId="624B2564" w:rsidR="00E25D7D" w:rsidRPr="00E25D7D" w:rsidRDefault="00403CCB" w:rsidP="00E25D7D">
            <w:pPr>
              <w:pStyle w:val="Normalunindented"/>
              <w:jc w:val="center"/>
              <w:rPr>
                <w:lang w:val="en-US"/>
              </w:rPr>
            </w:pPr>
            <w:r>
              <w:rPr>
                <w:lang w:val="en-US"/>
              </w:rPr>
              <w:t>4</w:t>
            </w:r>
          </w:p>
        </w:tc>
      </w:tr>
      <w:tr w:rsidR="00E25D7D" w14:paraId="49777DBE" w14:textId="39E9BEF7" w:rsidTr="00E25D7D">
        <w:tc>
          <w:tcPr>
            <w:tcW w:w="4531" w:type="dxa"/>
          </w:tcPr>
          <w:p w14:paraId="0552628E" w14:textId="65016FD7" w:rsidR="00E25D7D" w:rsidRDefault="00E25D7D" w:rsidP="00E25D7D">
            <w:pPr>
              <w:pStyle w:val="Normalunindented"/>
              <w:jc w:val="left"/>
            </w:pPr>
            <w:r>
              <w:t>Новости</w:t>
            </w:r>
          </w:p>
        </w:tc>
        <w:tc>
          <w:tcPr>
            <w:tcW w:w="1418" w:type="dxa"/>
          </w:tcPr>
          <w:p w14:paraId="1E1FEA98" w14:textId="2BB317B2" w:rsidR="00E25D7D" w:rsidRPr="00E25D7D" w:rsidRDefault="00812CFC" w:rsidP="00E25D7D">
            <w:pPr>
              <w:pStyle w:val="Normalunindented"/>
              <w:jc w:val="center"/>
              <w:rPr>
                <w:lang w:val="en-US"/>
              </w:rPr>
            </w:pPr>
            <w:r>
              <w:rPr>
                <w:lang w:val="en-US"/>
              </w:rPr>
              <w:t>M</w:t>
            </w:r>
          </w:p>
        </w:tc>
        <w:tc>
          <w:tcPr>
            <w:tcW w:w="2126" w:type="dxa"/>
          </w:tcPr>
          <w:p w14:paraId="574FDACD" w14:textId="5476932A" w:rsidR="00E25D7D" w:rsidRPr="00E25D7D" w:rsidRDefault="00403CCB" w:rsidP="00E25D7D">
            <w:pPr>
              <w:pStyle w:val="Normalunindented"/>
              <w:jc w:val="center"/>
              <w:rPr>
                <w:lang w:val="en-US"/>
              </w:rPr>
            </w:pPr>
            <w:r>
              <w:rPr>
                <w:lang w:val="en-US"/>
              </w:rPr>
              <w:t>8</w:t>
            </w:r>
          </w:p>
        </w:tc>
      </w:tr>
      <w:tr w:rsidR="00E25D7D" w14:paraId="2A188130" w14:textId="2D89D8D8" w:rsidTr="00E25D7D">
        <w:tc>
          <w:tcPr>
            <w:tcW w:w="4531" w:type="dxa"/>
          </w:tcPr>
          <w:p w14:paraId="081FC887" w14:textId="61374A90" w:rsidR="00E25D7D" w:rsidRDefault="00E25D7D" w:rsidP="00E25D7D">
            <w:pPr>
              <w:pStyle w:val="Normalunindented"/>
              <w:jc w:val="left"/>
            </w:pPr>
            <w:r>
              <w:t>Фанфики</w:t>
            </w:r>
          </w:p>
        </w:tc>
        <w:tc>
          <w:tcPr>
            <w:tcW w:w="1418" w:type="dxa"/>
          </w:tcPr>
          <w:p w14:paraId="6BD01DEA" w14:textId="4D7E3A51" w:rsidR="00E25D7D" w:rsidRPr="00E25D7D" w:rsidRDefault="00E25D7D" w:rsidP="00E25D7D">
            <w:pPr>
              <w:pStyle w:val="Normalunindented"/>
              <w:jc w:val="center"/>
              <w:rPr>
                <w:lang w:val="en-US"/>
              </w:rPr>
            </w:pPr>
            <w:r>
              <w:rPr>
                <w:lang w:val="en-US"/>
              </w:rPr>
              <w:t>M</w:t>
            </w:r>
          </w:p>
        </w:tc>
        <w:tc>
          <w:tcPr>
            <w:tcW w:w="2126" w:type="dxa"/>
          </w:tcPr>
          <w:p w14:paraId="1C509F4D" w14:textId="14DDA7C7" w:rsidR="00E25D7D" w:rsidRPr="00E25D7D" w:rsidRDefault="00403CCB" w:rsidP="00E25D7D">
            <w:pPr>
              <w:pStyle w:val="Normalunindented"/>
              <w:jc w:val="center"/>
              <w:rPr>
                <w:lang w:val="en-US"/>
              </w:rPr>
            </w:pPr>
            <w:r>
              <w:rPr>
                <w:lang w:val="en-US"/>
              </w:rPr>
              <w:t>13</w:t>
            </w:r>
          </w:p>
        </w:tc>
      </w:tr>
      <w:tr w:rsidR="00E25D7D" w14:paraId="7A149905" w14:textId="77777777" w:rsidTr="00E25D7D">
        <w:tc>
          <w:tcPr>
            <w:tcW w:w="4531" w:type="dxa"/>
          </w:tcPr>
          <w:p w14:paraId="479EE1BD" w14:textId="606EF5C1" w:rsidR="00E25D7D" w:rsidRPr="00E25D7D" w:rsidRDefault="00E25D7D" w:rsidP="00E25D7D">
            <w:pPr>
              <w:pStyle w:val="Normalunindented"/>
              <w:jc w:val="left"/>
            </w:pPr>
            <w:r>
              <w:t>Рекомендации</w:t>
            </w:r>
          </w:p>
        </w:tc>
        <w:tc>
          <w:tcPr>
            <w:tcW w:w="1418" w:type="dxa"/>
          </w:tcPr>
          <w:p w14:paraId="3546F6C3" w14:textId="147939D8" w:rsidR="00E25D7D" w:rsidRPr="00812CFC" w:rsidRDefault="00812CFC" w:rsidP="00E25D7D">
            <w:pPr>
              <w:pStyle w:val="Normalunindented"/>
              <w:jc w:val="center"/>
              <w:rPr>
                <w:lang w:val="en-US"/>
              </w:rPr>
            </w:pPr>
            <w:r>
              <w:rPr>
                <w:lang w:val="en-US"/>
              </w:rPr>
              <w:t>S</w:t>
            </w:r>
          </w:p>
        </w:tc>
        <w:tc>
          <w:tcPr>
            <w:tcW w:w="2126" w:type="dxa"/>
          </w:tcPr>
          <w:p w14:paraId="7E756E47" w14:textId="5BF117F4" w:rsidR="00E25D7D" w:rsidRDefault="00403CCB" w:rsidP="00E25D7D">
            <w:pPr>
              <w:pStyle w:val="Normalunindented"/>
              <w:jc w:val="center"/>
              <w:rPr>
                <w:lang w:val="en-US"/>
              </w:rPr>
            </w:pPr>
            <w:r>
              <w:rPr>
                <w:lang w:val="en-US"/>
              </w:rPr>
              <w:t>6</w:t>
            </w:r>
          </w:p>
        </w:tc>
      </w:tr>
      <w:tr w:rsidR="00E25D7D" w14:paraId="5B2FD262" w14:textId="77777777" w:rsidTr="00E25D7D">
        <w:tc>
          <w:tcPr>
            <w:tcW w:w="4531" w:type="dxa"/>
          </w:tcPr>
          <w:p w14:paraId="033F3F25" w14:textId="191DB4C1" w:rsidR="00E25D7D" w:rsidRDefault="00E25D7D" w:rsidP="00E25D7D">
            <w:pPr>
              <w:pStyle w:val="Normalunindented"/>
              <w:jc w:val="left"/>
            </w:pPr>
            <w:r>
              <w:t>Заявки</w:t>
            </w:r>
          </w:p>
        </w:tc>
        <w:tc>
          <w:tcPr>
            <w:tcW w:w="1418" w:type="dxa"/>
          </w:tcPr>
          <w:p w14:paraId="2C661854" w14:textId="2C0C2958" w:rsidR="00E25D7D" w:rsidRDefault="00812CFC" w:rsidP="00E25D7D">
            <w:pPr>
              <w:pStyle w:val="Normalunindented"/>
              <w:jc w:val="center"/>
              <w:rPr>
                <w:lang w:val="en-US"/>
              </w:rPr>
            </w:pPr>
            <w:r>
              <w:rPr>
                <w:lang w:val="en-US"/>
              </w:rPr>
              <w:t>S</w:t>
            </w:r>
          </w:p>
        </w:tc>
        <w:tc>
          <w:tcPr>
            <w:tcW w:w="2126" w:type="dxa"/>
          </w:tcPr>
          <w:p w14:paraId="63C01699" w14:textId="7C48D563" w:rsidR="00E25D7D" w:rsidRDefault="00403CCB" w:rsidP="00E25D7D">
            <w:pPr>
              <w:pStyle w:val="Normalunindented"/>
              <w:jc w:val="center"/>
              <w:rPr>
                <w:lang w:val="en-US"/>
              </w:rPr>
            </w:pPr>
            <w:r>
              <w:rPr>
                <w:lang w:val="en-US"/>
              </w:rPr>
              <w:t>6</w:t>
            </w:r>
          </w:p>
        </w:tc>
      </w:tr>
      <w:tr w:rsidR="00E25D7D" w14:paraId="48F47AB5" w14:textId="77777777" w:rsidTr="00E25D7D">
        <w:tc>
          <w:tcPr>
            <w:tcW w:w="4531" w:type="dxa"/>
          </w:tcPr>
          <w:p w14:paraId="54A6DB88" w14:textId="286F49F0" w:rsidR="00E25D7D" w:rsidRDefault="00E25D7D" w:rsidP="00E25D7D">
            <w:pPr>
              <w:pStyle w:val="Normalunindented"/>
              <w:jc w:val="left"/>
            </w:pPr>
            <w:r>
              <w:t>Коллекции</w:t>
            </w:r>
          </w:p>
        </w:tc>
        <w:tc>
          <w:tcPr>
            <w:tcW w:w="1418" w:type="dxa"/>
          </w:tcPr>
          <w:p w14:paraId="2040D9C2" w14:textId="699AE451" w:rsidR="00E25D7D" w:rsidRDefault="00812CFC" w:rsidP="00E25D7D">
            <w:pPr>
              <w:pStyle w:val="Normalunindented"/>
              <w:jc w:val="center"/>
              <w:rPr>
                <w:lang w:val="en-US"/>
              </w:rPr>
            </w:pPr>
            <w:r>
              <w:rPr>
                <w:lang w:val="en-US"/>
              </w:rPr>
              <w:t>S</w:t>
            </w:r>
          </w:p>
        </w:tc>
        <w:tc>
          <w:tcPr>
            <w:tcW w:w="2126" w:type="dxa"/>
          </w:tcPr>
          <w:p w14:paraId="72EEA9C9" w14:textId="6EBBDEE2" w:rsidR="00E25D7D" w:rsidRDefault="00403CCB" w:rsidP="00E25D7D">
            <w:pPr>
              <w:pStyle w:val="Normalunindented"/>
              <w:jc w:val="center"/>
              <w:rPr>
                <w:lang w:val="en-US"/>
              </w:rPr>
            </w:pPr>
            <w:r>
              <w:rPr>
                <w:lang w:val="en-US"/>
              </w:rPr>
              <w:t>6</w:t>
            </w:r>
          </w:p>
        </w:tc>
      </w:tr>
      <w:tr w:rsidR="00E25D7D" w14:paraId="42FC585F" w14:textId="77777777" w:rsidTr="00E25D7D">
        <w:tc>
          <w:tcPr>
            <w:tcW w:w="4531" w:type="dxa"/>
          </w:tcPr>
          <w:p w14:paraId="661440CD" w14:textId="1649F971" w:rsidR="00E25D7D" w:rsidRDefault="00E25D7D" w:rsidP="00E25D7D">
            <w:pPr>
              <w:pStyle w:val="Normalunindented"/>
              <w:jc w:val="left"/>
            </w:pPr>
            <w:r>
              <w:t>Рейтинги</w:t>
            </w:r>
          </w:p>
        </w:tc>
        <w:tc>
          <w:tcPr>
            <w:tcW w:w="1418" w:type="dxa"/>
          </w:tcPr>
          <w:p w14:paraId="3206EA84" w14:textId="3753A6E8" w:rsidR="00E25D7D" w:rsidRDefault="00812CFC" w:rsidP="00E25D7D">
            <w:pPr>
              <w:pStyle w:val="Normalunindented"/>
              <w:jc w:val="center"/>
              <w:rPr>
                <w:lang w:val="en-US"/>
              </w:rPr>
            </w:pPr>
            <w:r>
              <w:rPr>
                <w:lang w:val="en-US"/>
              </w:rPr>
              <w:t>S</w:t>
            </w:r>
          </w:p>
        </w:tc>
        <w:tc>
          <w:tcPr>
            <w:tcW w:w="2126" w:type="dxa"/>
          </w:tcPr>
          <w:p w14:paraId="4E5F8EF6" w14:textId="2B58F20A" w:rsidR="00E25D7D" w:rsidRDefault="00403CCB" w:rsidP="00E25D7D">
            <w:pPr>
              <w:pStyle w:val="Normalunindented"/>
              <w:jc w:val="center"/>
              <w:rPr>
                <w:lang w:val="en-US"/>
              </w:rPr>
            </w:pPr>
            <w:r>
              <w:rPr>
                <w:lang w:val="en-US"/>
              </w:rPr>
              <w:t>5</w:t>
            </w:r>
          </w:p>
        </w:tc>
      </w:tr>
      <w:tr w:rsidR="00E25D7D" w14:paraId="33A941BE" w14:textId="5BFC15BA" w:rsidTr="00E25D7D">
        <w:tc>
          <w:tcPr>
            <w:tcW w:w="4531" w:type="dxa"/>
          </w:tcPr>
          <w:p w14:paraId="0920C690" w14:textId="560ECF39" w:rsidR="00E25D7D" w:rsidRDefault="00E25D7D" w:rsidP="00E25D7D">
            <w:pPr>
              <w:pStyle w:val="Normalunindented"/>
              <w:jc w:val="left"/>
            </w:pPr>
            <w:r>
              <w:t>Фанарт</w:t>
            </w:r>
          </w:p>
        </w:tc>
        <w:tc>
          <w:tcPr>
            <w:tcW w:w="1418" w:type="dxa"/>
          </w:tcPr>
          <w:p w14:paraId="245A34D3" w14:textId="09ACCDEB" w:rsidR="00E25D7D" w:rsidRPr="00812CFC" w:rsidRDefault="00812CFC" w:rsidP="00E25D7D">
            <w:pPr>
              <w:pStyle w:val="Normalunindented"/>
              <w:jc w:val="center"/>
              <w:rPr>
                <w:lang w:val="en-US"/>
              </w:rPr>
            </w:pPr>
            <w:r>
              <w:rPr>
                <w:lang w:val="en-US"/>
              </w:rPr>
              <w:t>S</w:t>
            </w:r>
          </w:p>
        </w:tc>
        <w:tc>
          <w:tcPr>
            <w:tcW w:w="2126" w:type="dxa"/>
          </w:tcPr>
          <w:p w14:paraId="70DA68B8" w14:textId="405B9D25" w:rsidR="00E25D7D" w:rsidRPr="00812CFC" w:rsidRDefault="00403CCB" w:rsidP="00E25D7D">
            <w:pPr>
              <w:pStyle w:val="Normalunindented"/>
              <w:jc w:val="center"/>
              <w:rPr>
                <w:lang w:val="en-US"/>
              </w:rPr>
            </w:pPr>
            <w:r>
              <w:rPr>
                <w:lang w:val="en-US"/>
              </w:rPr>
              <w:t>6</w:t>
            </w:r>
          </w:p>
        </w:tc>
      </w:tr>
      <w:tr w:rsidR="00E25D7D" w14:paraId="52432CD5" w14:textId="05F0471E" w:rsidTr="00E25D7D">
        <w:tc>
          <w:tcPr>
            <w:tcW w:w="4531" w:type="dxa"/>
          </w:tcPr>
          <w:p w14:paraId="7F4BED9C" w14:textId="0A845C22" w:rsidR="00E25D7D" w:rsidRDefault="00E25D7D" w:rsidP="00E25D7D">
            <w:pPr>
              <w:pStyle w:val="Normalunindented"/>
              <w:jc w:val="left"/>
            </w:pPr>
            <w:r>
              <w:t>Блог</w:t>
            </w:r>
          </w:p>
        </w:tc>
        <w:tc>
          <w:tcPr>
            <w:tcW w:w="1418" w:type="dxa"/>
          </w:tcPr>
          <w:p w14:paraId="332CA1AD" w14:textId="357FE2B7" w:rsidR="00E25D7D" w:rsidRPr="00812CFC" w:rsidRDefault="00812CFC" w:rsidP="00E25D7D">
            <w:pPr>
              <w:pStyle w:val="Normalunindented"/>
              <w:jc w:val="center"/>
              <w:rPr>
                <w:lang w:val="en-US"/>
              </w:rPr>
            </w:pPr>
            <w:r>
              <w:rPr>
                <w:lang w:val="en-US"/>
              </w:rPr>
              <w:t>C</w:t>
            </w:r>
          </w:p>
        </w:tc>
        <w:tc>
          <w:tcPr>
            <w:tcW w:w="2126" w:type="dxa"/>
          </w:tcPr>
          <w:p w14:paraId="6DE50F81" w14:textId="34EF71F0" w:rsidR="00E25D7D" w:rsidRPr="00812CFC" w:rsidRDefault="00403CCB" w:rsidP="00E25D7D">
            <w:pPr>
              <w:pStyle w:val="Normalunindented"/>
              <w:jc w:val="center"/>
              <w:rPr>
                <w:lang w:val="en-US"/>
              </w:rPr>
            </w:pPr>
            <w:r>
              <w:rPr>
                <w:lang w:val="en-US"/>
              </w:rPr>
              <w:t>6</w:t>
            </w:r>
          </w:p>
        </w:tc>
      </w:tr>
      <w:tr w:rsidR="00E25D7D" w14:paraId="41D9C9D8" w14:textId="0790BE41" w:rsidTr="00E25D7D">
        <w:tc>
          <w:tcPr>
            <w:tcW w:w="4531" w:type="dxa"/>
          </w:tcPr>
          <w:p w14:paraId="761BD00D" w14:textId="06736BFC" w:rsidR="00E25D7D" w:rsidRDefault="00E25D7D" w:rsidP="00E25D7D">
            <w:pPr>
              <w:pStyle w:val="Normalunindented"/>
              <w:jc w:val="left"/>
            </w:pPr>
            <w:r>
              <w:t>Энциклопедия</w:t>
            </w:r>
          </w:p>
        </w:tc>
        <w:tc>
          <w:tcPr>
            <w:tcW w:w="1418" w:type="dxa"/>
          </w:tcPr>
          <w:p w14:paraId="1A838032" w14:textId="4564578F" w:rsidR="00E25D7D" w:rsidRPr="00812CFC" w:rsidRDefault="00812CFC" w:rsidP="00E25D7D">
            <w:pPr>
              <w:pStyle w:val="Normalunindented"/>
              <w:jc w:val="center"/>
              <w:rPr>
                <w:lang w:val="en-US"/>
              </w:rPr>
            </w:pPr>
            <w:r>
              <w:rPr>
                <w:lang w:val="en-US"/>
              </w:rPr>
              <w:t>C</w:t>
            </w:r>
          </w:p>
        </w:tc>
        <w:tc>
          <w:tcPr>
            <w:tcW w:w="2126" w:type="dxa"/>
          </w:tcPr>
          <w:p w14:paraId="56DF76CA" w14:textId="5DC83CB2" w:rsidR="00E25D7D" w:rsidRPr="00812CFC" w:rsidRDefault="00403CCB" w:rsidP="00E25D7D">
            <w:pPr>
              <w:pStyle w:val="Normalunindented"/>
              <w:jc w:val="center"/>
              <w:rPr>
                <w:lang w:val="en-US"/>
              </w:rPr>
            </w:pPr>
            <w:r>
              <w:rPr>
                <w:lang w:val="en-US"/>
              </w:rPr>
              <w:t>3</w:t>
            </w:r>
          </w:p>
        </w:tc>
      </w:tr>
      <w:tr w:rsidR="00E25D7D" w14:paraId="2ADE1D30" w14:textId="77777777" w:rsidTr="00E25D7D">
        <w:tc>
          <w:tcPr>
            <w:tcW w:w="4531" w:type="dxa"/>
          </w:tcPr>
          <w:p w14:paraId="2E979D35" w14:textId="3B39C90E" w:rsidR="00E25D7D" w:rsidRDefault="00E25D7D" w:rsidP="00E25D7D">
            <w:pPr>
              <w:pStyle w:val="Normalunindented"/>
              <w:jc w:val="left"/>
            </w:pPr>
            <w:r>
              <w:t>Канон</w:t>
            </w:r>
          </w:p>
        </w:tc>
        <w:tc>
          <w:tcPr>
            <w:tcW w:w="1418" w:type="dxa"/>
          </w:tcPr>
          <w:p w14:paraId="0976D05A" w14:textId="06295130" w:rsidR="00E25D7D" w:rsidRPr="00812CFC" w:rsidRDefault="00812CFC" w:rsidP="00E25D7D">
            <w:pPr>
              <w:pStyle w:val="Normalunindented"/>
              <w:jc w:val="center"/>
              <w:rPr>
                <w:lang w:val="en-US"/>
              </w:rPr>
            </w:pPr>
            <w:r>
              <w:rPr>
                <w:lang w:val="en-US"/>
              </w:rPr>
              <w:t>C</w:t>
            </w:r>
          </w:p>
        </w:tc>
        <w:tc>
          <w:tcPr>
            <w:tcW w:w="2126" w:type="dxa"/>
          </w:tcPr>
          <w:p w14:paraId="2E23B4DC" w14:textId="77A65447" w:rsidR="00E25D7D" w:rsidRPr="00812CFC" w:rsidRDefault="00403CCB" w:rsidP="00E25D7D">
            <w:pPr>
              <w:pStyle w:val="Normalunindented"/>
              <w:jc w:val="center"/>
              <w:rPr>
                <w:lang w:val="en-US"/>
              </w:rPr>
            </w:pPr>
            <w:r>
              <w:rPr>
                <w:lang w:val="en-US"/>
              </w:rPr>
              <w:t>1</w:t>
            </w:r>
          </w:p>
        </w:tc>
      </w:tr>
    </w:tbl>
    <w:p w14:paraId="7141BBE7" w14:textId="236115EB" w:rsidR="00812CFC" w:rsidRDefault="00812CFC" w:rsidP="00812CFC">
      <w:pPr>
        <w:pStyle w:val="2"/>
      </w:pPr>
      <w:bookmarkStart w:id="946" w:name="_Toc223482879"/>
      <w:r>
        <w:t>Non-functional requirements</w:t>
      </w:r>
      <w:bookmarkEnd w:id="946"/>
    </w:p>
    <w:tbl>
      <w:tblPr>
        <w:tblStyle w:val="ad"/>
        <w:tblW w:w="0" w:type="auto"/>
        <w:tblLook w:val="04A0" w:firstRow="1" w:lastRow="0" w:firstColumn="1" w:lastColumn="0" w:noHBand="0" w:noVBand="1"/>
      </w:tblPr>
      <w:tblGrid>
        <w:gridCol w:w="3823"/>
        <w:gridCol w:w="2126"/>
        <w:gridCol w:w="2126"/>
      </w:tblGrid>
      <w:tr w:rsidR="00812CFC" w14:paraId="5DBB66BA" w14:textId="77777777" w:rsidTr="00812CFC">
        <w:tc>
          <w:tcPr>
            <w:tcW w:w="3823" w:type="dxa"/>
          </w:tcPr>
          <w:p w14:paraId="38BA7952" w14:textId="77777777" w:rsidR="00812CFC" w:rsidRPr="00E25D7D" w:rsidRDefault="00812CFC" w:rsidP="00C05AB2">
            <w:pPr>
              <w:pStyle w:val="Normalunindented"/>
              <w:jc w:val="center"/>
              <w:rPr>
                <w:b/>
                <w:bCs/>
              </w:rPr>
            </w:pPr>
            <w:r w:rsidRPr="00E25D7D">
              <w:rPr>
                <w:b/>
                <w:bCs/>
              </w:rPr>
              <w:t>Требование</w:t>
            </w:r>
          </w:p>
        </w:tc>
        <w:tc>
          <w:tcPr>
            <w:tcW w:w="2126" w:type="dxa"/>
          </w:tcPr>
          <w:p w14:paraId="52526874" w14:textId="77777777" w:rsidR="00812CFC" w:rsidRDefault="00812CFC" w:rsidP="00C05AB2">
            <w:pPr>
              <w:pStyle w:val="Normalunindented"/>
              <w:jc w:val="center"/>
              <w:rPr>
                <w:b/>
                <w:bCs/>
                <w:lang w:val="en-US"/>
              </w:rPr>
            </w:pPr>
            <w:r w:rsidRPr="00E25D7D">
              <w:rPr>
                <w:b/>
                <w:bCs/>
              </w:rPr>
              <w:t>Приоритет</w:t>
            </w:r>
          </w:p>
          <w:p w14:paraId="64CD0A9D" w14:textId="699F3BC8" w:rsidR="00F66730" w:rsidRPr="00F66730" w:rsidRDefault="00F66730" w:rsidP="00C05AB2">
            <w:pPr>
              <w:pStyle w:val="Normalunindented"/>
              <w:jc w:val="center"/>
              <w:rPr>
                <w:b/>
                <w:bCs/>
                <w:lang w:val="en-US"/>
              </w:rPr>
            </w:pPr>
            <w:r>
              <w:rPr>
                <w:b/>
                <w:bCs/>
                <w:lang w:val="en-US"/>
              </w:rPr>
              <w:t>(</w:t>
            </w:r>
            <w:proofErr w:type="spellStart"/>
            <w:r>
              <w:rPr>
                <w:b/>
                <w:bCs/>
                <w:lang w:val="en-US"/>
              </w:rPr>
              <w:t>MoSCoW</w:t>
            </w:r>
            <w:proofErr w:type="spellEnd"/>
            <w:r>
              <w:rPr>
                <w:b/>
                <w:bCs/>
                <w:lang w:val="en-US"/>
              </w:rPr>
              <w:t>)</w:t>
            </w:r>
          </w:p>
        </w:tc>
        <w:tc>
          <w:tcPr>
            <w:tcW w:w="2126" w:type="dxa"/>
          </w:tcPr>
          <w:p w14:paraId="291D2259" w14:textId="3389C343" w:rsidR="00812CFC" w:rsidRPr="00F66730" w:rsidRDefault="00812CFC" w:rsidP="00C05AB2">
            <w:pPr>
              <w:pStyle w:val="Normalunindented"/>
              <w:jc w:val="center"/>
              <w:rPr>
                <w:b/>
                <w:bCs/>
              </w:rPr>
            </w:pPr>
            <w:r w:rsidRPr="00DD2E92">
              <w:rPr>
                <w:b/>
                <w:bCs/>
                <w:highlight w:val="yellow"/>
              </w:rPr>
              <w:t>Трудозатраты</w:t>
            </w:r>
            <w:r w:rsidR="00DD2E92">
              <w:rPr>
                <w:b/>
                <w:bCs/>
              </w:rPr>
              <w:t xml:space="preserve"> – </w:t>
            </w:r>
            <w:proofErr w:type="gramStart"/>
            <w:r w:rsidR="00DD2E92">
              <w:rPr>
                <w:b/>
                <w:bCs/>
              </w:rPr>
              <w:t xml:space="preserve">убрать </w:t>
            </w:r>
            <w:r w:rsidR="00F66730">
              <w:rPr>
                <w:b/>
                <w:bCs/>
                <w:lang w:val="en-US"/>
              </w:rPr>
              <w:t xml:space="preserve"> (</w:t>
            </w:r>
            <w:proofErr w:type="gramEnd"/>
            <w:r w:rsidR="00F66730">
              <w:rPr>
                <w:b/>
                <w:bCs/>
              </w:rPr>
              <w:t>у.е.)</w:t>
            </w:r>
          </w:p>
        </w:tc>
      </w:tr>
      <w:tr w:rsidR="00812CFC" w14:paraId="5759E315" w14:textId="77777777" w:rsidTr="00812CFC">
        <w:tc>
          <w:tcPr>
            <w:tcW w:w="3823" w:type="dxa"/>
          </w:tcPr>
          <w:p w14:paraId="7960E8D3" w14:textId="241A593D" w:rsidR="00812CFC" w:rsidRPr="00812CFC" w:rsidRDefault="00812CFC" w:rsidP="00C05AB2">
            <w:pPr>
              <w:pStyle w:val="Normalunindented"/>
              <w:jc w:val="left"/>
              <w:rPr>
                <w:lang w:val="en-US"/>
              </w:rPr>
            </w:pPr>
            <w:r>
              <w:rPr>
                <w:lang w:val="en-US"/>
              </w:rPr>
              <w:lastRenderedPageBreak/>
              <w:t>US-1</w:t>
            </w:r>
          </w:p>
        </w:tc>
        <w:tc>
          <w:tcPr>
            <w:tcW w:w="2126" w:type="dxa"/>
          </w:tcPr>
          <w:p w14:paraId="15D0DF24" w14:textId="0AB94505" w:rsidR="00812CFC" w:rsidRPr="00E25D7D" w:rsidRDefault="000743CF" w:rsidP="00C05AB2">
            <w:pPr>
              <w:pStyle w:val="Normalunindented"/>
              <w:jc w:val="center"/>
              <w:rPr>
                <w:lang w:val="en-US"/>
              </w:rPr>
            </w:pPr>
            <w:r>
              <w:rPr>
                <w:lang w:val="en-US"/>
              </w:rPr>
              <w:t>M</w:t>
            </w:r>
          </w:p>
        </w:tc>
        <w:tc>
          <w:tcPr>
            <w:tcW w:w="2126" w:type="dxa"/>
          </w:tcPr>
          <w:p w14:paraId="090D1E8E" w14:textId="265C4630" w:rsidR="00812CFC" w:rsidRPr="000743CF" w:rsidRDefault="00403CCB" w:rsidP="00C05AB2">
            <w:pPr>
              <w:pStyle w:val="Normalunindented"/>
              <w:jc w:val="center"/>
              <w:rPr>
                <w:lang w:val="en-US"/>
              </w:rPr>
            </w:pPr>
            <w:r>
              <w:rPr>
                <w:lang w:val="en-US"/>
              </w:rPr>
              <w:t>15</w:t>
            </w:r>
          </w:p>
        </w:tc>
      </w:tr>
      <w:tr w:rsidR="00812CFC" w14:paraId="773933B8" w14:textId="77777777" w:rsidTr="00812CFC">
        <w:tc>
          <w:tcPr>
            <w:tcW w:w="3823" w:type="dxa"/>
          </w:tcPr>
          <w:p w14:paraId="2E6990FE" w14:textId="769721F1" w:rsidR="00812CFC" w:rsidRPr="00812CFC" w:rsidRDefault="00812CFC" w:rsidP="00C05AB2">
            <w:pPr>
              <w:pStyle w:val="Normalunindented"/>
              <w:jc w:val="left"/>
              <w:rPr>
                <w:lang w:val="en-US"/>
              </w:rPr>
            </w:pPr>
            <w:r>
              <w:rPr>
                <w:lang w:val="en-US"/>
              </w:rPr>
              <w:t>US-2</w:t>
            </w:r>
          </w:p>
        </w:tc>
        <w:tc>
          <w:tcPr>
            <w:tcW w:w="2126" w:type="dxa"/>
          </w:tcPr>
          <w:p w14:paraId="22EC3D7D" w14:textId="6B353EBA" w:rsidR="00812CFC" w:rsidRPr="00E25D7D" w:rsidRDefault="000743CF" w:rsidP="00C05AB2">
            <w:pPr>
              <w:pStyle w:val="Normalunindented"/>
              <w:jc w:val="center"/>
              <w:rPr>
                <w:lang w:val="en-US"/>
              </w:rPr>
            </w:pPr>
            <w:r>
              <w:rPr>
                <w:lang w:val="en-US"/>
              </w:rPr>
              <w:t>S</w:t>
            </w:r>
          </w:p>
        </w:tc>
        <w:tc>
          <w:tcPr>
            <w:tcW w:w="2126" w:type="dxa"/>
          </w:tcPr>
          <w:p w14:paraId="5BFF9663" w14:textId="09F51F47" w:rsidR="00812CFC" w:rsidRPr="00E25D7D" w:rsidRDefault="00403CCB" w:rsidP="00C05AB2">
            <w:pPr>
              <w:pStyle w:val="Normalunindented"/>
              <w:jc w:val="center"/>
              <w:rPr>
                <w:lang w:val="en-US"/>
              </w:rPr>
            </w:pPr>
            <w:r>
              <w:rPr>
                <w:lang w:val="en-US"/>
              </w:rPr>
              <w:t>6</w:t>
            </w:r>
          </w:p>
        </w:tc>
      </w:tr>
      <w:tr w:rsidR="00812CFC" w14:paraId="621975EB" w14:textId="77777777" w:rsidTr="00812CFC">
        <w:tc>
          <w:tcPr>
            <w:tcW w:w="3823" w:type="dxa"/>
          </w:tcPr>
          <w:p w14:paraId="68821F4A" w14:textId="097FFCEC" w:rsidR="00812CFC" w:rsidRPr="00812CFC" w:rsidRDefault="00812CFC" w:rsidP="00C05AB2">
            <w:pPr>
              <w:pStyle w:val="Normalunindented"/>
              <w:jc w:val="left"/>
              <w:rPr>
                <w:lang w:val="en-US"/>
              </w:rPr>
            </w:pPr>
            <w:r>
              <w:rPr>
                <w:lang w:val="en-US"/>
              </w:rPr>
              <w:t>US-3</w:t>
            </w:r>
          </w:p>
        </w:tc>
        <w:tc>
          <w:tcPr>
            <w:tcW w:w="2126" w:type="dxa"/>
          </w:tcPr>
          <w:p w14:paraId="62F7470D" w14:textId="43B1DCB7" w:rsidR="00812CFC" w:rsidRPr="00E25D7D" w:rsidRDefault="000743CF" w:rsidP="00C05AB2">
            <w:pPr>
              <w:pStyle w:val="Normalunindented"/>
              <w:jc w:val="center"/>
              <w:rPr>
                <w:lang w:val="en-US"/>
              </w:rPr>
            </w:pPr>
            <w:r>
              <w:rPr>
                <w:lang w:val="en-US"/>
              </w:rPr>
              <w:t>S</w:t>
            </w:r>
          </w:p>
        </w:tc>
        <w:tc>
          <w:tcPr>
            <w:tcW w:w="2126" w:type="dxa"/>
          </w:tcPr>
          <w:p w14:paraId="436DB083" w14:textId="1495125F" w:rsidR="00812CFC" w:rsidRPr="00E25D7D" w:rsidRDefault="00403CCB" w:rsidP="00C05AB2">
            <w:pPr>
              <w:pStyle w:val="Normalunindented"/>
              <w:jc w:val="center"/>
              <w:rPr>
                <w:lang w:val="en-US"/>
              </w:rPr>
            </w:pPr>
            <w:r>
              <w:rPr>
                <w:lang w:val="en-US"/>
              </w:rPr>
              <w:t>5</w:t>
            </w:r>
          </w:p>
        </w:tc>
      </w:tr>
      <w:tr w:rsidR="00812CFC" w14:paraId="06040D2A" w14:textId="77777777" w:rsidTr="00812CFC">
        <w:tc>
          <w:tcPr>
            <w:tcW w:w="3823" w:type="dxa"/>
          </w:tcPr>
          <w:p w14:paraId="05CD9A88" w14:textId="5428EA36" w:rsidR="00812CFC" w:rsidRPr="00812CFC" w:rsidRDefault="00812CFC" w:rsidP="00C05AB2">
            <w:pPr>
              <w:pStyle w:val="Normalunindented"/>
              <w:jc w:val="left"/>
              <w:rPr>
                <w:lang w:val="en-US"/>
              </w:rPr>
            </w:pPr>
            <w:r>
              <w:rPr>
                <w:lang w:val="en-US"/>
              </w:rPr>
              <w:t>RL-1</w:t>
            </w:r>
          </w:p>
        </w:tc>
        <w:tc>
          <w:tcPr>
            <w:tcW w:w="2126" w:type="dxa"/>
          </w:tcPr>
          <w:p w14:paraId="3BAE04EF" w14:textId="196D4235" w:rsidR="00812CFC" w:rsidRPr="00E25D7D" w:rsidRDefault="000743CF" w:rsidP="00C05AB2">
            <w:pPr>
              <w:pStyle w:val="Normalunindented"/>
              <w:jc w:val="center"/>
              <w:rPr>
                <w:lang w:val="en-US"/>
              </w:rPr>
            </w:pPr>
            <w:r>
              <w:rPr>
                <w:lang w:val="en-US"/>
              </w:rPr>
              <w:t>M</w:t>
            </w:r>
          </w:p>
        </w:tc>
        <w:tc>
          <w:tcPr>
            <w:tcW w:w="2126" w:type="dxa"/>
          </w:tcPr>
          <w:p w14:paraId="1E002123" w14:textId="1B687274" w:rsidR="00812CFC" w:rsidRPr="00E25D7D" w:rsidRDefault="00403CCB" w:rsidP="00C05AB2">
            <w:pPr>
              <w:pStyle w:val="Normalunindented"/>
              <w:jc w:val="center"/>
              <w:rPr>
                <w:lang w:val="en-US"/>
              </w:rPr>
            </w:pPr>
            <w:r>
              <w:rPr>
                <w:lang w:val="en-US"/>
              </w:rPr>
              <w:t>4</w:t>
            </w:r>
          </w:p>
        </w:tc>
      </w:tr>
      <w:tr w:rsidR="00812CFC" w14:paraId="10B7D04E" w14:textId="77777777" w:rsidTr="00812CFC">
        <w:tc>
          <w:tcPr>
            <w:tcW w:w="3823" w:type="dxa"/>
          </w:tcPr>
          <w:p w14:paraId="6479C8BE" w14:textId="0AAC549C" w:rsidR="00812CFC" w:rsidRPr="00812CFC" w:rsidRDefault="00812CFC" w:rsidP="00C05AB2">
            <w:pPr>
              <w:pStyle w:val="Normalunindented"/>
              <w:jc w:val="left"/>
              <w:rPr>
                <w:lang w:val="en-US"/>
              </w:rPr>
            </w:pPr>
            <w:r>
              <w:rPr>
                <w:lang w:val="en-US"/>
              </w:rPr>
              <w:t>RL-2</w:t>
            </w:r>
          </w:p>
        </w:tc>
        <w:tc>
          <w:tcPr>
            <w:tcW w:w="2126" w:type="dxa"/>
          </w:tcPr>
          <w:p w14:paraId="2F16FB9D" w14:textId="0F91AA0C" w:rsidR="00812CFC" w:rsidRPr="00812CFC" w:rsidRDefault="000743CF" w:rsidP="00C05AB2">
            <w:pPr>
              <w:pStyle w:val="Normalunindented"/>
              <w:jc w:val="center"/>
              <w:rPr>
                <w:lang w:val="en-US"/>
              </w:rPr>
            </w:pPr>
            <w:r>
              <w:rPr>
                <w:lang w:val="en-US"/>
              </w:rPr>
              <w:t>M</w:t>
            </w:r>
          </w:p>
        </w:tc>
        <w:tc>
          <w:tcPr>
            <w:tcW w:w="2126" w:type="dxa"/>
          </w:tcPr>
          <w:p w14:paraId="1FBF80AB" w14:textId="199EB63A" w:rsidR="00812CFC" w:rsidRDefault="00403CCB" w:rsidP="00C05AB2">
            <w:pPr>
              <w:pStyle w:val="Normalunindented"/>
              <w:jc w:val="center"/>
              <w:rPr>
                <w:lang w:val="en-US"/>
              </w:rPr>
            </w:pPr>
            <w:r>
              <w:rPr>
                <w:lang w:val="en-US"/>
              </w:rPr>
              <w:t>5</w:t>
            </w:r>
          </w:p>
        </w:tc>
      </w:tr>
      <w:tr w:rsidR="00812CFC" w14:paraId="3088793E" w14:textId="77777777" w:rsidTr="00812CFC">
        <w:tc>
          <w:tcPr>
            <w:tcW w:w="3823" w:type="dxa"/>
          </w:tcPr>
          <w:p w14:paraId="76BEEBF1" w14:textId="38A9327A" w:rsidR="00812CFC" w:rsidRPr="00812CFC" w:rsidRDefault="00812CFC" w:rsidP="00C05AB2">
            <w:pPr>
              <w:pStyle w:val="Normalunindented"/>
              <w:jc w:val="left"/>
              <w:rPr>
                <w:lang w:val="en-US"/>
              </w:rPr>
            </w:pPr>
            <w:r>
              <w:rPr>
                <w:lang w:val="en-US"/>
              </w:rPr>
              <w:t>RL-3</w:t>
            </w:r>
          </w:p>
        </w:tc>
        <w:tc>
          <w:tcPr>
            <w:tcW w:w="2126" w:type="dxa"/>
          </w:tcPr>
          <w:p w14:paraId="156E71D1" w14:textId="62354A13" w:rsidR="00812CFC" w:rsidRDefault="000743CF" w:rsidP="00C05AB2">
            <w:pPr>
              <w:pStyle w:val="Normalunindented"/>
              <w:jc w:val="center"/>
              <w:rPr>
                <w:lang w:val="en-US"/>
              </w:rPr>
            </w:pPr>
            <w:r>
              <w:rPr>
                <w:lang w:val="en-US"/>
              </w:rPr>
              <w:t>M</w:t>
            </w:r>
          </w:p>
        </w:tc>
        <w:tc>
          <w:tcPr>
            <w:tcW w:w="2126" w:type="dxa"/>
          </w:tcPr>
          <w:p w14:paraId="49111CBE" w14:textId="358E65F1" w:rsidR="00812CFC" w:rsidRDefault="00403CCB" w:rsidP="00C05AB2">
            <w:pPr>
              <w:pStyle w:val="Normalunindented"/>
              <w:jc w:val="center"/>
              <w:rPr>
                <w:lang w:val="en-US"/>
              </w:rPr>
            </w:pPr>
            <w:r>
              <w:rPr>
                <w:lang w:val="en-US"/>
              </w:rPr>
              <w:t>3</w:t>
            </w:r>
          </w:p>
        </w:tc>
      </w:tr>
      <w:tr w:rsidR="00812CFC" w14:paraId="3BD57331" w14:textId="77777777" w:rsidTr="00812CFC">
        <w:tc>
          <w:tcPr>
            <w:tcW w:w="3823" w:type="dxa"/>
          </w:tcPr>
          <w:p w14:paraId="7EA01FA7" w14:textId="3F8B10BC" w:rsidR="00812CFC" w:rsidRPr="00812CFC" w:rsidRDefault="00812CFC" w:rsidP="00C05AB2">
            <w:pPr>
              <w:pStyle w:val="Normalunindented"/>
              <w:jc w:val="left"/>
              <w:rPr>
                <w:lang w:val="en-US"/>
              </w:rPr>
            </w:pPr>
            <w:r>
              <w:rPr>
                <w:lang w:val="en-US"/>
              </w:rPr>
              <w:t>RL-4</w:t>
            </w:r>
          </w:p>
        </w:tc>
        <w:tc>
          <w:tcPr>
            <w:tcW w:w="2126" w:type="dxa"/>
          </w:tcPr>
          <w:p w14:paraId="5FEB4B98" w14:textId="72F8A0D9" w:rsidR="00812CFC" w:rsidRDefault="000743CF" w:rsidP="00C05AB2">
            <w:pPr>
              <w:pStyle w:val="Normalunindented"/>
              <w:jc w:val="center"/>
              <w:rPr>
                <w:lang w:val="en-US"/>
              </w:rPr>
            </w:pPr>
            <w:r>
              <w:rPr>
                <w:lang w:val="en-US"/>
              </w:rPr>
              <w:t>M</w:t>
            </w:r>
          </w:p>
        </w:tc>
        <w:tc>
          <w:tcPr>
            <w:tcW w:w="2126" w:type="dxa"/>
          </w:tcPr>
          <w:p w14:paraId="60BFDEDB" w14:textId="487ADB2C" w:rsidR="00812CFC" w:rsidRDefault="00403CCB" w:rsidP="00C05AB2">
            <w:pPr>
              <w:pStyle w:val="Normalunindented"/>
              <w:jc w:val="center"/>
              <w:rPr>
                <w:lang w:val="en-US"/>
              </w:rPr>
            </w:pPr>
            <w:r>
              <w:rPr>
                <w:lang w:val="en-US"/>
              </w:rPr>
              <w:t>4</w:t>
            </w:r>
          </w:p>
        </w:tc>
      </w:tr>
      <w:tr w:rsidR="00812CFC" w14:paraId="6A573863" w14:textId="77777777" w:rsidTr="00812CFC">
        <w:tc>
          <w:tcPr>
            <w:tcW w:w="3823" w:type="dxa"/>
          </w:tcPr>
          <w:p w14:paraId="06B0ED68" w14:textId="7D5C5A9D" w:rsidR="00812CFC" w:rsidRPr="00812CFC" w:rsidRDefault="00812CFC" w:rsidP="00C05AB2">
            <w:pPr>
              <w:pStyle w:val="Normalunindented"/>
              <w:jc w:val="left"/>
              <w:rPr>
                <w:lang w:val="en-US"/>
              </w:rPr>
            </w:pPr>
            <w:r>
              <w:rPr>
                <w:lang w:val="en-US"/>
              </w:rPr>
              <w:t>PF-1</w:t>
            </w:r>
          </w:p>
        </w:tc>
        <w:tc>
          <w:tcPr>
            <w:tcW w:w="2126" w:type="dxa"/>
          </w:tcPr>
          <w:p w14:paraId="4C9050A6" w14:textId="12D32B16" w:rsidR="00812CFC" w:rsidRDefault="000743CF" w:rsidP="00C05AB2">
            <w:pPr>
              <w:pStyle w:val="Normalunindented"/>
              <w:jc w:val="center"/>
              <w:rPr>
                <w:lang w:val="en-US"/>
              </w:rPr>
            </w:pPr>
            <w:r>
              <w:rPr>
                <w:lang w:val="en-US"/>
              </w:rPr>
              <w:t>S</w:t>
            </w:r>
          </w:p>
        </w:tc>
        <w:tc>
          <w:tcPr>
            <w:tcW w:w="2126" w:type="dxa"/>
          </w:tcPr>
          <w:p w14:paraId="5772CE0A" w14:textId="56CB1D71" w:rsidR="00812CFC" w:rsidRDefault="00403CCB" w:rsidP="00C05AB2">
            <w:pPr>
              <w:pStyle w:val="Normalunindented"/>
              <w:jc w:val="center"/>
              <w:rPr>
                <w:lang w:val="en-US"/>
              </w:rPr>
            </w:pPr>
            <w:r>
              <w:rPr>
                <w:lang w:val="en-US"/>
              </w:rPr>
              <w:t>4</w:t>
            </w:r>
          </w:p>
        </w:tc>
      </w:tr>
      <w:tr w:rsidR="00812CFC" w14:paraId="1DFFDC65" w14:textId="77777777" w:rsidTr="00812CFC">
        <w:tc>
          <w:tcPr>
            <w:tcW w:w="3823" w:type="dxa"/>
          </w:tcPr>
          <w:p w14:paraId="2F1B173E" w14:textId="634703F0" w:rsidR="00812CFC" w:rsidRPr="00812CFC" w:rsidRDefault="00812CFC" w:rsidP="00C05AB2">
            <w:pPr>
              <w:pStyle w:val="Normalunindented"/>
              <w:jc w:val="left"/>
              <w:rPr>
                <w:lang w:val="en-US"/>
              </w:rPr>
            </w:pPr>
            <w:r>
              <w:rPr>
                <w:lang w:val="en-US"/>
              </w:rPr>
              <w:t>PF-2</w:t>
            </w:r>
          </w:p>
        </w:tc>
        <w:tc>
          <w:tcPr>
            <w:tcW w:w="2126" w:type="dxa"/>
          </w:tcPr>
          <w:p w14:paraId="3D5760DE" w14:textId="0429BAEB" w:rsidR="00812CFC" w:rsidRPr="00812CFC" w:rsidRDefault="000743CF" w:rsidP="00C05AB2">
            <w:pPr>
              <w:pStyle w:val="Normalunindented"/>
              <w:jc w:val="center"/>
              <w:rPr>
                <w:lang w:val="en-US"/>
              </w:rPr>
            </w:pPr>
            <w:r>
              <w:rPr>
                <w:lang w:val="en-US"/>
              </w:rPr>
              <w:t>S</w:t>
            </w:r>
          </w:p>
        </w:tc>
        <w:tc>
          <w:tcPr>
            <w:tcW w:w="2126" w:type="dxa"/>
          </w:tcPr>
          <w:p w14:paraId="5C2BF917" w14:textId="1D9ED4B0" w:rsidR="00812CFC" w:rsidRPr="00812CFC" w:rsidRDefault="00403CCB" w:rsidP="00C05AB2">
            <w:pPr>
              <w:pStyle w:val="Normalunindented"/>
              <w:jc w:val="center"/>
              <w:rPr>
                <w:lang w:val="en-US"/>
              </w:rPr>
            </w:pPr>
            <w:r>
              <w:rPr>
                <w:lang w:val="en-US"/>
              </w:rPr>
              <w:t>6</w:t>
            </w:r>
          </w:p>
        </w:tc>
      </w:tr>
      <w:tr w:rsidR="00812CFC" w14:paraId="5A2D8976" w14:textId="77777777" w:rsidTr="00812CFC">
        <w:tc>
          <w:tcPr>
            <w:tcW w:w="3823" w:type="dxa"/>
          </w:tcPr>
          <w:p w14:paraId="7BB6DDE3" w14:textId="4D440DA3" w:rsidR="00812CFC" w:rsidRPr="00812CFC" w:rsidRDefault="00812CFC" w:rsidP="00C05AB2">
            <w:pPr>
              <w:pStyle w:val="Normalunindented"/>
              <w:jc w:val="left"/>
              <w:rPr>
                <w:lang w:val="en-US"/>
              </w:rPr>
            </w:pPr>
            <w:r>
              <w:rPr>
                <w:lang w:val="en-US"/>
              </w:rPr>
              <w:t>PF-3</w:t>
            </w:r>
          </w:p>
        </w:tc>
        <w:tc>
          <w:tcPr>
            <w:tcW w:w="2126" w:type="dxa"/>
          </w:tcPr>
          <w:p w14:paraId="316B4D72" w14:textId="6E636AC2" w:rsidR="00812CFC" w:rsidRPr="00812CFC" w:rsidRDefault="000743CF" w:rsidP="00C05AB2">
            <w:pPr>
              <w:pStyle w:val="Normalunindented"/>
              <w:jc w:val="center"/>
              <w:rPr>
                <w:lang w:val="en-US"/>
              </w:rPr>
            </w:pPr>
            <w:r>
              <w:rPr>
                <w:lang w:val="en-US"/>
              </w:rPr>
              <w:t>M</w:t>
            </w:r>
          </w:p>
        </w:tc>
        <w:tc>
          <w:tcPr>
            <w:tcW w:w="2126" w:type="dxa"/>
          </w:tcPr>
          <w:p w14:paraId="7C86CB2D" w14:textId="7724FA7C" w:rsidR="00812CFC" w:rsidRPr="00812CFC" w:rsidRDefault="00403CCB" w:rsidP="00C05AB2">
            <w:pPr>
              <w:pStyle w:val="Normalunindented"/>
              <w:jc w:val="center"/>
              <w:rPr>
                <w:lang w:val="en-US"/>
              </w:rPr>
            </w:pPr>
            <w:r>
              <w:rPr>
                <w:lang w:val="en-US"/>
              </w:rPr>
              <w:t>8</w:t>
            </w:r>
          </w:p>
        </w:tc>
      </w:tr>
      <w:tr w:rsidR="00812CFC" w14:paraId="6199EDE3" w14:textId="77777777" w:rsidTr="00812CFC">
        <w:tc>
          <w:tcPr>
            <w:tcW w:w="3823" w:type="dxa"/>
          </w:tcPr>
          <w:p w14:paraId="1FFF677C" w14:textId="28FE44FA" w:rsidR="00812CFC" w:rsidRPr="00812CFC" w:rsidRDefault="00812CFC" w:rsidP="00C05AB2">
            <w:pPr>
              <w:pStyle w:val="Normalunindented"/>
              <w:jc w:val="left"/>
              <w:rPr>
                <w:lang w:val="en-US"/>
              </w:rPr>
            </w:pPr>
            <w:r>
              <w:rPr>
                <w:lang w:val="en-US"/>
              </w:rPr>
              <w:t>SC-1</w:t>
            </w:r>
          </w:p>
        </w:tc>
        <w:tc>
          <w:tcPr>
            <w:tcW w:w="2126" w:type="dxa"/>
          </w:tcPr>
          <w:p w14:paraId="2431BDF1" w14:textId="73A82882" w:rsidR="00812CFC" w:rsidRPr="00812CFC" w:rsidRDefault="000743CF" w:rsidP="00C05AB2">
            <w:pPr>
              <w:pStyle w:val="Normalunindented"/>
              <w:jc w:val="center"/>
              <w:rPr>
                <w:lang w:val="en-US"/>
              </w:rPr>
            </w:pPr>
            <w:r>
              <w:rPr>
                <w:lang w:val="en-US"/>
              </w:rPr>
              <w:t>M</w:t>
            </w:r>
          </w:p>
        </w:tc>
        <w:tc>
          <w:tcPr>
            <w:tcW w:w="2126" w:type="dxa"/>
          </w:tcPr>
          <w:p w14:paraId="23507B61" w14:textId="032860EF" w:rsidR="00812CFC" w:rsidRPr="00812CFC" w:rsidRDefault="00403CCB" w:rsidP="00C05AB2">
            <w:pPr>
              <w:pStyle w:val="Normalunindented"/>
              <w:jc w:val="center"/>
              <w:rPr>
                <w:lang w:val="en-US"/>
              </w:rPr>
            </w:pPr>
            <w:r>
              <w:rPr>
                <w:lang w:val="en-US"/>
              </w:rPr>
              <w:t>2</w:t>
            </w:r>
          </w:p>
        </w:tc>
      </w:tr>
      <w:tr w:rsidR="00812CFC" w14:paraId="776CC5CC" w14:textId="77777777" w:rsidTr="00812CFC">
        <w:tc>
          <w:tcPr>
            <w:tcW w:w="3823" w:type="dxa"/>
          </w:tcPr>
          <w:p w14:paraId="6947F966" w14:textId="2ED114E8" w:rsidR="00812CFC" w:rsidRPr="00812CFC" w:rsidRDefault="00812CFC" w:rsidP="00C05AB2">
            <w:pPr>
              <w:pStyle w:val="Normalunindented"/>
              <w:jc w:val="left"/>
              <w:rPr>
                <w:lang w:val="en-US"/>
              </w:rPr>
            </w:pPr>
            <w:r>
              <w:rPr>
                <w:lang w:val="en-US"/>
              </w:rPr>
              <w:t>SC-2</w:t>
            </w:r>
          </w:p>
        </w:tc>
        <w:tc>
          <w:tcPr>
            <w:tcW w:w="2126" w:type="dxa"/>
          </w:tcPr>
          <w:p w14:paraId="0937B964" w14:textId="1526EC47" w:rsidR="00812CFC" w:rsidRPr="00812CFC" w:rsidRDefault="000743CF" w:rsidP="00C05AB2">
            <w:pPr>
              <w:pStyle w:val="Normalunindented"/>
              <w:jc w:val="center"/>
              <w:rPr>
                <w:lang w:val="en-US"/>
              </w:rPr>
            </w:pPr>
            <w:r>
              <w:rPr>
                <w:lang w:val="en-US"/>
              </w:rPr>
              <w:t>M</w:t>
            </w:r>
          </w:p>
        </w:tc>
        <w:tc>
          <w:tcPr>
            <w:tcW w:w="2126" w:type="dxa"/>
          </w:tcPr>
          <w:p w14:paraId="39CFE40E" w14:textId="18625578" w:rsidR="00812CFC" w:rsidRPr="00812CFC" w:rsidRDefault="00403CCB" w:rsidP="00C05AB2">
            <w:pPr>
              <w:pStyle w:val="Normalunindented"/>
              <w:jc w:val="center"/>
              <w:rPr>
                <w:lang w:val="en-US"/>
              </w:rPr>
            </w:pPr>
            <w:r>
              <w:rPr>
                <w:lang w:val="en-US"/>
              </w:rPr>
              <w:t>4</w:t>
            </w:r>
          </w:p>
        </w:tc>
      </w:tr>
      <w:tr w:rsidR="00812CFC" w14:paraId="7C0EEC81" w14:textId="77777777" w:rsidTr="00812CFC">
        <w:tc>
          <w:tcPr>
            <w:tcW w:w="3823" w:type="dxa"/>
          </w:tcPr>
          <w:p w14:paraId="4D5C4037" w14:textId="1AC74786" w:rsidR="00812CFC" w:rsidRDefault="00812CFC" w:rsidP="00C05AB2">
            <w:pPr>
              <w:pStyle w:val="Normalunindented"/>
              <w:jc w:val="left"/>
              <w:rPr>
                <w:lang w:val="en-US"/>
              </w:rPr>
            </w:pPr>
            <w:r>
              <w:rPr>
                <w:lang w:val="en-US"/>
              </w:rPr>
              <w:t>SC-3</w:t>
            </w:r>
          </w:p>
        </w:tc>
        <w:tc>
          <w:tcPr>
            <w:tcW w:w="2126" w:type="dxa"/>
          </w:tcPr>
          <w:p w14:paraId="6718569E" w14:textId="4ADA4E15" w:rsidR="00812CFC" w:rsidRDefault="000743CF" w:rsidP="00C05AB2">
            <w:pPr>
              <w:pStyle w:val="Normalunindented"/>
              <w:jc w:val="center"/>
              <w:rPr>
                <w:lang w:val="en-US"/>
              </w:rPr>
            </w:pPr>
            <w:r>
              <w:rPr>
                <w:lang w:val="en-US"/>
              </w:rPr>
              <w:t>S</w:t>
            </w:r>
          </w:p>
        </w:tc>
        <w:tc>
          <w:tcPr>
            <w:tcW w:w="2126" w:type="dxa"/>
          </w:tcPr>
          <w:p w14:paraId="2BBFE708" w14:textId="2E91B847" w:rsidR="00812CFC" w:rsidRDefault="00403CCB" w:rsidP="00C05AB2">
            <w:pPr>
              <w:pStyle w:val="Normalunindented"/>
              <w:jc w:val="center"/>
              <w:rPr>
                <w:lang w:val="en-US"/>
              </w:rPr>
            </w:pPr>
            <w:r>
              <w:rPr>
                <w:lang w:val="en-US"/>
              </w:rPr>
              <w:t>4</w:t>
            </w:r>
          </w:p>
        </w:tc>
      </w:tr>
      <w:tr w:rsidR="00812CFC" w14:paraId="4B5C3948" w14:textId="77777777" w:rsidTr="00812CFC">
        <w:tc>
          <w:tcPr>
            <w:tcW w:w="3823" w:type="dxa"/>
          </w:tcPr>
          <w:p w14:paraId="6393FF75" w14:textId="64CC5657" w:rsidR="00812CFC" w:rsidRDefault="00812CFC" w:rsidP="00C05AB2">
            <w:pPr>
              <w:pStyle w:val="Normalunindented"/>
              <w:jc w:val="left"/>
              <w:rPr>
                <w:lang w:val="en-US"/>
              </w:rPr>
            </w:pPr>
            <w:r>
              <w:rPr>
                <w:lang w:val="en-US"/>
              </w:rPr>
              <w:t>MT-1</w:t>
            </w:r>
          </w:p>
        </w:tc>
        <w:tc>
          <w:tcPr>
            <w:tcW w:w="2126" w:type="dxa"/>
          </w:tcPr>
          <w:p w14:paraId="3FBC093D" w14:textId="65F0CF9E" w:rsidR="00812CFC" w:rsidRDefault="000743CF" w:rsidP="00C05AB2">
            <w:pPr>
              <w:pStyle w:val="Normalunindented"/>
              <w:jc w:val="center"/>
              <w:rPr>
                <w:lang w:val="en-US"/>
              </w:rPr>
            </w:pPr>
            <w:r>
              <w:rPr>
                <w:lang w:val="en-US"/>
              </w:rPr>
              <w:t>C</w:t>
            </w:r>
          </w:p>
        </w:tc>
        <w:tc>
          <w:tcPr>
            <w:tcW w:w="2126" w:type="dxa"/>
          </w:tcPr>
          <w:p w14:paraId="2BBB4BEB" w14:textId="019254EC" w:rsidR="00812CFC" w:rsidRDefault="000743CF" w:rsidP="00C05AB2">
            <w:pPr>
              <w:pStyle w:val="Normalunindented"/>
              <w:jc w:val="center"/>
              <w:rPr>
                <w:lang w:val="en-US"/>
              </w:rPr>
            </w:pPr>
            <w:r>
              <w:rPr>
                <w:lang w:val="en-US"/>
              </w:rPr>
              <w:t>1</w:t>
            </w:r>
          </w:p>
        </w:tc>
      </w:tr>
      <w:tr w:rsidR="00812CFC" w14:paraId="107615E0" w14:textId="77777777" w:rsidTr="00812CFC">
        <w:tc>
          <w:tcPr>
            <w:tcW w:w="3823" w:type="dxa"/>
          </w:tcPr>
          <w:p w14:paraId="2C0E60DD" w14:textId="70AA9A09" w:rsidR="00812CFC" w:rsidRDefault="000743CF" w:rsidP="00C05AB2">
            <w:pPr>
              <w:pStyle w:val="Normalunindented"/>
              <w:jc w:val="left"/>
              <w:rPr>
                <w:lang w:val="en-US"/>
              </w:rPr>
            </w:pPr>
            <w:r>
              <w:rPr>
                <w:lang w:val="en-US"/>
              </w:rPr>
              <w:t>MT-2</w:t>
            </w:r>
          </w:p>
        </w:tc>
        <w:tc>
          <w:tcPr>
            <w:tcW w:w="2126" w:type="dxa"/>
          </w:tcPr>
          <w:p w14:paraId="3EA6D2BB" w14:textId="51702E80" w:rsidR="00812CFC" w:rsidRDefault="000743CF" w:rsidP="00C05AB2">
            <w:pPr>
              <w:pStyle w:val="Normalunindented"/>
              <w:jc w:val="center"/>
              <w:rPr>
                <w:lang w:val="en-US"/>
              </w:rPr>
            </w:pPr>
            <w:r>
              <w:rPr>
                <w:lang w:val="en-US"/>
              </w:rPr>
              <w:t>S</w:t>
            </w:r>
          </w:p>
        </w:tc>
        <w:tc>
          <w:tcPr>
            <w:tcW w:w="2126" w:type="dxa"/>
          </w:tcPr>
          <w:p w14:paraId="20EF1E9C" w14:textId="5B40C7BF" w:rsidR="00812CFC" w:rsidRDefault="00403CCB" w:rsidP="00C05AB2">
            <w:pPr>
              <w:pStyle w:val="Normalunindented"/>
              <w:jc w:val="center"/>
              <w:rPr>
                <w:lang w:val="en-US"/>
              </w:rPr>
            </w:pPr>
            <w:r>
              <w:rPr>
                <w:lang w:val="en-US"/>
              </w:rPr>
              <w:t>1</w:t>
            </w:r>
          </w:p>
        </w:tc>
      </w:tr>
      <w:tr w:rsidR="000743CF" w14:paraId="7D0147B0" w14:textId="77777777" w:rsidTr="00812CFC">
        <w:tc>
          <w:tcPr>
            <w:tcW w:w="3823" w:type="dxa"/>
          </w:tcPr>
          <w:p w14:paraId="59C4DFF8" w14:textId="76C4CE20" w:rsidR="000743CF" w:rsidRDefault="000743CF" w:rsidP="00C05AB2">
            <w:pPr>
              <w:pStyle w:val="Normalunindented"/>
              <w:jc w:val="left"/>
              <w:rPr>
                <w:lang w:val="en-US"/>
              </w:rPr>
            </w:pPr>
            <w:r>
              <w:rPr>
                <w:lang w:val="en-US"/>
              </w:rPr>
              <w:t>OB-1</w:t>
            </w:r>
          </w:p>
        </w:tc>
        <w:tc>
          <w:tcPr>
            <w:tcW w:w="2126" w:type="dxa"/>
          </w:tcPr>
          <w:p w14:paraId="70D123B4" w14:textId="73FD1241" w:rsidR="000743CF" w:rsidRDefault="000743CF" w:rsidP="00C05AB2">
            <w:pPr>
              <w:pStyle w:val="Normalunindented"/>
              <w:jc w:val="center"/>
              <w:rPr>
                <w:lang w:val="en-US"/>
              </w:rPr>
            </w:pPr>
            <w:r>
              <w:rPr>
                <w:lang w:val="en-US"/>
              </w:rPr>
              <w:t>S</w:t>
            </w:r>
          </w:p>
        </w:tc>
        <w:tc>
          <w:tcPr>
            <w:tcW w:w="2126" w:type="dxa"/>
          </w:tcPr>
          <w:p w14:paraId="22539ED6" w14:textId="67F306CE" w:rsidR="000743CF" w:rsidRDefault="00403CCB" w:rsidP="00C05AB2">
            <w:pPr>
              <w:pStyle w:val="Normalunindented"/>
              <w:jc w:val="center"/>
              <w:rPr>
                <w:lang w:val="en-US"/>
              </w:rPr>
            </w:pPr>
            <w:r>
              <w:rPr>
                <w:lang w:val="en-US"/>
              </w:rPr>
              <w:t>1</w:t>
            </w:r>
          </w:p>
        </w:tc>
      </w:tr>
      <w:tr w:rsidR="000743CF" w14:paraId="1CF8A36B" w14:textId="77777777" w:rsidTr="00812CFC">
        <w:tc>
          <w:tcPr>
            <w:tcW w:w="3823" w:type="dxa"/>
          </w:tcPr>
          <w:p w14:paraId="352823DF" w14:textId="1C47FDAA" w:rsidR="000743CF" w:rsidRDefault="000743CF" w:rsidP="00C05AB2">
            <w:pPr>
              <w:pStyle w:val="Normalunindented"/>
              <w:jc w:val="left"/>
              <w:rPr>
                <w:lang w:val="en-US"/>
              </w:rPr>
            </w:pPr>
            <w:r>
              <w:rPr>
                <w:lang w:val="en-US"/>
              </w:rPr>
              <w:t>OB-2</w:t>
            </w:r>
          </w:p>
        </w:tc>
        <w:tc>
          <w:tcPr>
            <w:tcW w:w="2126" w:type="dxa"/>
          </w:tcPr>
          <w:p w14:paraId="5FF50271" w14:textId="4EB2463E" w:rsidR="000743CF" w:rsidRDefault="000743CF" w:rsidP="00C05AB2">
            <w:pPr>
              <w:pStyle w:val="Normalunindented"/>
              <w:jc w:val="center"/>
              <w:rPr>
                <w:lang w:val="en-US"/>
              </w:rPr>
            </w:pPr>
            <w:r>
              <w:rPr>
                <w:lang w:val="en-US"/>
              </w:rPr>
              <w:t>C</w:t>
            </w:r>
          </w:p>
        </w:tc>
        <w:tc>
          <w:tcPr>
            <w:tcW w:w="2126" w:type="dxa"/>
          </w:tcPr>
          <w:p w14:paraId="556BA07C" w14:textId="7158ED6A" w:rsidR="000743CF" w:rsidRDefault="00403CCB" w:rsidP="00C05AB2">
            <w:pPr>
              <w:pStyle w:val="Normalunindented"/>
              <w:jc w:val="center"/>
              <w:rPr>
                <w:lang w:val="en-US"/>
              </w:rPr>
            </w:pPr>
            <w:r>
              <w:rPr>
                <w:lang w:val="en-US"/>
              </w:rPr>
              <w:t>1</w:t>
            </w:r>
          </w:p>
        </w:tc>
      </w:tr>
      <w:tr w:rsidR="00812CFC" w14:paraId="04821841" w14:textId="77777777" w:rsidTr="00812CFC">
        <w:tc>
          <w:tcPr>
            <w:tcW w:w="3823" w:type="dxa"/>
          </w:tcPr>
          <w:p w14:paraId="1D31E5A1" w14:textId="0EB58A76" w:rsidR="00812CFC" w:rsidRDefault="000743CF" w:rsidP="00C05AB2">
            <w:pPr>
              <w:pStyle w:val="Normalunindented"/>
              <w:jc w:val="left"/>
              <w:rPr>
                <w:lang w:val="en-US"/>
              </w:rPr>
            </w:pPr>
            <w:r>
              <w:rPr>
                <w:lang w:val="en-US"/>
              </w:rPr>
              <w:t>CM-1</w:t>
            </w:r>
          </w:p>
        </w:tc>
        <w:tc>
          <w:tcPr>
            <w:tcW w:w="2126" w:type="dxa"/>
          </w:tcPr>
          <w:p w14:paraId="1E430E42" w14:textId="709AE739" w:rsidR="00812CFC" w:rsidRDefault="000743CF" w:rsidP="00C05AB2">
            <w:pPr>
              <w:pStyle w:val="Normalunindented"/>
              <w:jc w:val="center"/>
              <w:rPr>
                <w:lang w:val="en-US"/>
              </w:rPr>
            </w:pPr>
            <w:r>
              <w:rPr>
                <w:lang w:val="en-US"/>
              </w:rPr>
              <w:t>M</w:t>
            </w:r>
          </w:p>
        </w:tc>
        <w:tc>
          <w:tcPr>
            <w:tcW w:w="2126" w:type="dxa"/>
          </w:tcPr>
          <w:p w14:paraId="0D86B95F" w14:textId="17840176" w:rsidR="00812CFC" w:rsidRDefault="00403CCB" w:rsidP="00C05AB2">
            <w:pPr>
              <w:pStyle w:val="Normalunindented"/>
              <w:jc w:val="center"/>
              <w:rPr>
                <w:lang w:val="en-US"/>
              </w:rPr>
            </w:pPr>
            <w:r>
              <w:rPr>
                <w:lang w:val="en-US"/>
              </w:rPr>
              <w:t>2</w:t>
            </w:r>
          </w:p>
        </w:tc>
      </w:tr>
      <w:tr w:rsidR="000743CF" w14:paraId="3331EF9C" w14:textId="77777777" w:rsidTr="00812CFC">
        <w:tc>
          <w:tcPr>
            <w:tcW w:w="3823" w:type="dxa"/>
          </w:tcPr>
          <w:p w14:paraId="0336FB10" w14:textId="15B258A9" w:rsidR="000743CF" w:rsidRDefault="000743CF" w:rsidP="00C05AB2">
            <w:pPr>
              <w:pStyle w:val="Normalunindented"/>
              <w:jc w:val="left"/>
              <w:rPr>
                <w:lang w:val="en-US"/>
              </w:rPr>
            </w:pPr>
            <w:r>
              <w:rPr>
                <w:lang w:val="en-US"/>
              </w:rPr>
              <w:t>CM-2</w:t>
            </w:r>
          </w:p>
        </w:tc>
        <w:tc>
          <w:tcPr>
            <w:tcW w:w="2126" w:type="dxa"/>
          </w:tcPr>
          <w:p w14:paraId="6F4A33FB" w14:textId="33F24702" w:rsidR="000743CF" w:rsidRDefault="000743CF" w:rsidP="00C05AB2">
            <w:pPr>
              <w:pStyle w:val="Normalunindented"/>
              <w:jc w:val="center"/>
              <w:rPr>
                <w:lang w:val="en-US"/>
              </w:rPr>
            </w:pPr>
            <w:r>
              <w:rPr>
                <w:lang w:val="en-US"/>
              </w:rPr>
              <w:t>M</w:t>
            </w:r>
          </w:p>
        </w:tc>
        <w:tc>
          <w:tcPr>
            <w:tcW w:w="2126" w:type="dxa"/>
          </w:tcPr>
          <w:p w14:paraId="0CB9139C" w14:textId="26447446" w:rsidR="000743CF" w:rsidRDefault="00403CCB" w:rsidP="00C05AB2">
            <w:pPr>
              <w:pStyle w:val="Normalunindented"/>
              <w:jc w:val="center"/>
              <w:rPr>
                <w:lang w:val="en-US"/>
              </w:rPr>
            </w:pPr>
            <w:r>
              <w:rPr>
                <w:lang w:val="en-US"/>
              </w:rPr>
              <w:t>4</w:t>
            </w:r>
          </w:p>
        </w:tc>
      </w:tr>
    </w:tbl>
    <w:p w14:paraId="18036F8F" w14:textId="36EF1F1B" w:rsidR="00C44E3E" w:rsidRPr="00DD2E92" w:rsidRDefault="00B37C91" w:rsidP="00C939DE">
      <w:pPr>
        <w:pStyle w:val="1"/>
        <w:rPr>
          <w:color w:val="000000" w:themeColor="text1"/>
          <w:lang w:val="ru-RU"/>
        </w:rPr>
      </w:pPr>
      <w:bookmarkStart w:id="947" w:name="_Toc223482880"/>
      <w:bookmarkStart w:id="948" w:name="_Toc439994695"/>
      <w:r>
        <w:rPr>
          <w:color w:val="000000" w:themeColor="text1"/>
        </w:rPr>
        <w:t>Risks</w:t>
      </w:r>
      <w:bookmarkEnd w:id="947"/>
      <w:r w:rsidR="00DD2E92">
        <w:rPr>
          <w:color w:val="000000" w:themeColor="text1"/>
          <w:lang w:val="ru-RU"/>
        </w:rPr>
        <w:t xml:space="preserve"> – </w:t>
      </w:r>
      <w:r w:rsidR="00DD2E92" w:rsidRPr="00DD2E92">
        <w:rPr>
          <w:color w:val="000000" w:themeColor="text1"/>
          <w:highlight w:val="yellow"/>
          <w:lang w:val="ru-RU"/>
        </w:rPr>
        <w:t>о начала разработки. Без поддержки</w:t>
      </w:r>
    </w:p>
    <w:tbl>
      <w:tblPr>
        <w:tblStyle w:val="ad"/>
        <w:tblW w:w="10201" w:type="dxa"/>
        <w:tblLook w:val="04A0" w:firstRow="1" w:lastRow="0" w:firstColumn="1" w:lastColumn="0" w:noHBand="0" w:noVBand="1"/>
      </w:tblPr>
      <w:tblGrid>
        <w:gridCol w:w="3382"/>
        <w:gridCol w:w="1558"/>
        <w:gridCol w:w="1497"/>
        <w:gridCol w:w="3764"/>
      </w:tblGrid>
      <w:tr w:rsidR="00DD63BF" w14:paraId="5AECCD8F" w14:textId="77777777" w:rsidTr="00DD63BF">
        <w:tc>
          <w:tcPr>
            <w:tcW w:w="3382" w:type="dxa"/>
          </w:tcPr>
          <w:p w14:paraId="42BDA3E1" w14:textId="43F80CAE" w:rsidR="006310D1" w:rsidRDefault="006310D1" w:rsidP="006310D1">
            <w:pPr>
              <w:pStyle w:val="Normalunindented"/>
              <w:jc w:val="center"/>
            </w:pPr>
            <w:r>
              <w:t>Риск</w:t>
            </w:r>
          </w:p>
        </w:tc>
        <w:tc>
          <w:tcPr>
            <w:tcW w:w="1558" w:type="dxa"/>
          </w:tcPr>
          <w:p w14:paraId="46FCDB97" w14:textId="77777777" w:rsidR="006310D1" w:rsidRDefault="006310D1" w:rsidP="006310D1">
            <w:pPr>
              <w:pStyle w:val="Normalunindented"/>
              <w:jc w:val="center"/>
            </w:pPr>
            <w:r>
              <w:t>Вероятность</w:t>
            </w:r>
          </w:p>
          <w:p w14:paraId="0044BFF7" w14:textId="1656F646" w:rsidR="00F66730" w:rsidRDefault="00F66730" w:rsidP="006310D1">
            <w:pPr>
              <w:pStyle w:val="Normalunindented"/>
              <w:jc w:val="center"/>
            </w:pPr>
            <w:r>
              <w:t>(1-5)</w:t>
            </w:r>
          </w:p>
        </w:tc>
        <w:tc>
          <w:tcPr>
            <w:tcW w:w="1497" w:type="dxa"/>
          </w:tcPr>
          <w:p w14:paraId="6885164F" w14:textId="2303015C" w:rsidR="006310D1" w:rsidRDefault="006310D1" w:rsidP="006310D1">
            <w:pPr>
              <w:pStyle w:val="Normalunindented"/>
              <w:jc w:val="center"/>
            </w:pPr>
            <w:r>
              <w:t>Критичность</w:t>
            </w:r>
            <w:r w:rsidR="00F66730">
              <w:t xml:space="preserve"> (1-5)</w:t>
            </w:r>
          </w:p>
        </w:tc>
        <w:tc>
          <w:tcPr>
            <w:tcW w:w="3764" w:type="dxa"/>
          </w:tcPr>
          <w:p w14:paraId="54B5BBA7" w14:textId="783049EF" w:rsidR="006310D1" w:rsidRDefault="006310D1" w:rsidP="006310D1">
            <w:pPr>
              <w:pStyle w:val="Normalunindented"/>
              <w:jc w:val="center"/>
            </w:pPr>
            <w:r>
              <w:t>Пути решения</w:t>
            </w:r>
          </w:p>
        </w:tc>
      </w:tr>
      <w:tr w:rsidR="00DD63BF" w:rsidRPr="001B096C" w14:paraId="24F4BCCA" w14:textId="77777777" w:rsidTr="00DD63BF">
        <w:tc>
          <w:tcPr>
            <w:tcW w:w="3382" w:type="dxa"/>
          </w:tcPr>
          <w:p w14:paraId="4996C343" w14:textId="50E1DBCB" w:rsidR="006310D1" w:rsidRDefault="006310D1" w:rsidP="006310D1">
            <w:pPr>
              <w:pStyle w:val="Normalunindented"/>
              <w:jc w:val="left"/>
            </w:pPr>
            <w:r>
              <w:lastRenderedPageBreak/>
              <w:t>Риск публикации противоправного контента пользователями</w:t>
            </w:r>
          </w:p>
        </w:tc>
        <w:tc>
          <w:tcPr>
            <w:tcW w:w="1558" w:type="dxa"/>
            <w:vAlign w:val="center"/>
          </w:tcPr>
          <w:p w14:paraId="37CDB2CA" w14:textId="6F0CB366" w:rsidR="006310D1" w:rsidRDefault="006310D1" w:rsidP="006310D1">
            <w:pPr>
              <w:pStyle w:val="Normalunindented"/>
              <w:jc w:val="center"/>
            </w:pPr>
            <w:r>
              <w:t>3</w:t>
            </w:r>
          </w:p>
        </w:tc>
        <w:tc>
          <w:tcPr>
            <w:tcW w:w="1497" w:type="dxa"/>
            <w:vAlign w:val="center"/>
          </w:tcPr>
          <w:p w14:paraId="6950B3DD" w14:textId="0D56762A" w:rsidR="006310D1" w:rsidRDefault="006310D1" w:rsidP="006310D1">
            <w:pPr>
              <w:pStyle w:val="Normalunindented"/>
              <w:jc w:val="center"/>
            </w:pPr>
            <w:r>
              <w:t>5</w:t>
            </w:r>
          </w:p>
        </w:tc>
        <w:tc>
          <w:tcPr>
            <w:tcW w:w="3764" w:type="dxa"/>
          </w:tcPr>
          <w:p w14:paraId="5811263C" w14:textId="179EF3CC" w:rsidR="006310D1" w:rsidRDefault="006310D1" w:rsidP="006310D1">
            <w:pPr>
              <w:pStyle w:val="Normalunindented"/>
              <w:jc w:val="left"/>
            </w:pPr>
            <w:r>
              <w:t>Строгое соблюдение процесса премодерации контента, внедрение системы жалоб и оперативного решения проблем</w:t>
            </w:r>
          </w:p>
        </w:tc>
      </w:tr>
      <w:tr w:rsidR="00DD63BF" w:rsidRPr="001B096C" w14:paraId="18B5C300" w14:textId="77777777" w:rsidTr="00DD63BF">
        <w:tc>
          <w:tcPr>
            <w:tcW w:w="3382" w:type="dxa"/>
          </w:tcPr>
          <w:p w14:paraId="5BFB67EC" w14:textId="0DDDB01B" w:rsidR="006310D1" w:rsidRPr="006310D1" w:rsidRDefault="006310D1" w:rsidP="006310D1">
            <w:pPr>
              <w:pStyle w:val="Normalunindented"/>
              <w:jc w:val="left"/>
            </w:pPr>
            <w:r>
              <w:t xml:space="preserve">Риск уязвимости </w:t>
            </w:r>
            <w:r>
              <w:rPr>
                <w:lang w:val="en-US"/>
              </w:rPr>
              <w:t>SQL</w:t>
            </w:r>
            <w:r>
              <w:t xml:space="preserve"> и X</w:t>
            </w:r>
            <w:r>
              <w:rPr>
                <w:lang w:val="en-US"/>
              </w:rPr>
              <w:t>SS</w:t>
            </w:r>
            <w:r w:rsidRPr="006310D1">
              <w:t xml:space="preserve"> </w:t>
            </w:r>
            <w:r>
              <w:t>инъекций</w:t>
            </w:r>
          </w:p>
        </w:tc>
        <w:tc>
          <w:tcPr>
            <w:tcW w:w="1558" w:type="dxa"/>
            <w:vAlign w:val="center"/>
          </w:tcPr>
          <w:p w14:paraId="56CEC111" w14:textId="0CB9C2EB" w:rsidR="006310D1" w:rsidRDefault="006310D1" w:rsidP="006310D1">
            <w:pPr>
              <w:pStyle w:val="Normalunindented"/>
              <w:jc w:val="center"/>
            </w:pPr>
            <w:r>
              <w:t>2</w:t>
            </w:r>
          </w:p>
        </w:tc>
        <w:tc>
          <w:tcPr>
            <w:tcW w:w="1497" w:type="dxa"/>
            <w:vAlign w:val="center"/>
          </w:tcPr>
          <w:p w14:paraId="54D19E70" w14:textId="389BB009" w:rsidR="006310D1" w:rsidRDefault="002D51B8" w:rsidP="006310D1">
            <w:pPr>
              <w:pStyle w:val="Normalunindented"/>
              <w:jc w:val="center"/>
            </w:pPr>
            <w:r>
              <w:t>4</w:t>
            </w:r>
          </w:p>
        </w:tc>
        <w:tc>
          <w:tcPr>
            <w:tcW w:w="3764" w:type="dxa"/>
          </w:tcPr>
          <w:p w14:paraId="08B812CC" w14:textId="27708724" w:rsidR="006310D1" w:rsidRPr="006310D1" w:rsidRDefault="006310D1" w:rsidP="006310D1">
            <w:pPr>
              <w:pStyle w:val="Normalunindented"/>
              <w:jc w:val="left"/>
            </w:pPr>
            <w:r>
              <w:t xml:space="preserve">Использование подготовленных выражений </w:t>
            </w:r>
            <w:proofErr w:type="gramStart"/>
            <w:r>
              <w:t>для фильтрации</w:t>
            </w:r>
            <w:proofErr w:type="gramEnd"/>
            <w:r>
              <w:t xml:space="preserve"> вводимых с форм </w:t>
            </w:r>
            <w:r>
              <w:rPr>
                <w:lang w:val="en-US"/>
              </w:rPr>
              <w:t>PHP</w:t>
            </w:r>
            <w:r w:rsidRPr="006310D1">
              <w:t xml:space="preserve"> </w:t>
            </w:r>
            <w:r>
              <w:t>данных</w:t>
            </w:r>
          </w:p>
        </w:tc>
      </w:tr>
      <w:tr w:rsidR="00DD63BF" w:rsidRPr="001B096C" w14:paraId="6CF76296" w14:textId="77777777" w:rsidTr="00DD63BF">
        <w:tc>
          <w:tcPr>
            <w:tcW w:w="3382" w:type="dxa"/>
          </w:tcPr>
          <w:p w14:paraId="100694E5" w14:textId="63D70F45" w:rsidR="006310D1" w:rsidRDefault="002D51B8" w:rsidP="006310D1">
            <w:pPr>
              <w:pStyle w:val="Normalunindented"/>
              <w:jc w:val="left"/>
            </w:pPr>
            <w:r>
              <w:t>Сбой работы родительского портала</w:t>
            </w:r>
          </w:p>
        </w:tc>
        <w:tc>
          <w:tcPr>
            <w:tcW w:w="1558" w:type="dxa"/>
            <w:vAlign w:val="center"/>
          </w:tcPr>
          <w:p w14:paraId="678ACA04" w14:textId="4C71C1CD" w:rsidR="006310D1" w:rsidRDefault="002D51B8" w:rsidP="006310D1">
            <w:pPr>
              <w:pStyle w:val="Normalunindented"/>
              <w:jc w:val="center"/>
            </w:pPr>
            <w:r>
              <w:t>2</w:t>
            </w:r>
          </w:p>
        </w:tc>
        <w:tc>
          <w:tcPr>
            <w:tcW w:w="1497" w:type="dxa"/>
            <w:vAlign w:val="center"/>
          </w:tcPr>
          <w:p w14:paraId="5274D777" w14:textId="0A5494EB" w:rsidR="006310D1" w:rsidRDefault="002D51B8" w:rsidP="006310D1">
            <w:pPr>
              <w:pStyle w:val="Normalunindented"/>
              <w:jc w:val="center"/>
            </w:pPr>
            <w:r>
              <w:t>5</w:t>
            </w:r>
          </w:p>
        </w:tc>
        <w:tc>
          <w:tcPr>
            <w:tcW w:w="3764" w:type="dxa"/>
          </w:tcPr>
          <w:p w14:paraId="677ACC2A" w14:textId="2AAFBA9C" w:rsidR="006310D1" w:rsidRPr="002D51B8" w:rsidRDefault="002D51B8" w:rsidP="006310D1">
            <w:pPr>
              <w:pStyle w:val="Normalunindented"/>
              <w:jc w:val="left"/>
            </w:pPr>
            <w:r>
              <w:t xml:space="preserve">Мониторинг доступности </w:t>
            </w:r>
            <w:r>
              <w:rPr>
                <w:lang w:val="en-US"/>
              </w:rPr>
              <w:t>API</w:t>
            </w:r>
            <w:r w:rsidRPr="002D51B8">
              <w:t xml:space="preserve"> </w:t>
            </w:r>
            <w:r>
              <w:t>портала, кеширование данных</w:t>
            </w:r>
          </w:p>
        </w:tc>
      </w:tr>
      <w:tr w:rsidR="00DD63BF" w:rsidRPr="001B096C" w14:paraId="57EAB888" w14:textId="77777777" w:rsidTr="00DD63BF">
        <w:tc>
          <w:tcPr>
            <w:tcW w:w="3382" w:type="dxa"/>
          </w:tcPr>
          <w:p w14:paraId="698E13F1" w14:textId="200DB2AB" w:rsidR="006310D1" w:rsidRDefault="00DD63BF" w:rsidP="006310D1">
            <w:pPr>
              <w:pStyle w:val="Normalunindented"/>
              <w:jc w:val="left"/>
            </w:pPr>
            <w:r>
              <w:t>Сбой работы провайдера/представителя вычислительных ресурсов</w:t>
            </w:r>
          </w:p>
        </w:tc>
        <w:tc>
          <w:tcPr>
            <w:tcW w:w="1558" w:type="dxa"/>
            <w:vAlign w:val="center"/>
          </w:tcPr>
          <w:p w14:paraId="0AA003B5" w14:textId="488C1234" w:rsidR="006310D1" w:rsidRDefault="00DD63BF" w:rsidP="006310D1">
            <w:pPr>
              <w:pStyle w:val="Normalunindented"/>
              <w:jc w:val="center"/>
            </w:pPr>
            <w:r>
              <w:t>1</w:t>
            </w:r>
          </w:p>
        </w:tc>
        <w:tc>
          <w:tcPr>
            <w:tcW w:w="1497" w:type="dxa"/>
            <w:vAlign w:val="center"/>
          </w:tcPr>
          <w:p w14:paraId="37BAF399" w14:textId="071B0E8E" w:rsidR="006310D1" w:rsidRDefault="00DD63BF" w:rsidP="006310D1">
            <w:pPr>
              <w:pStyle w:val="Normalunindented"/>
              <w:jc w:val="center"/>
            </w:pPr>
            <w:r>
              <w:t>4</w:t>
            </w:r>
          </w:p>
        </w:tc>
        <w:tc>
          <w:tcPr>
            <w:tcW w:w="3764" w:type="dxa"/>
          </w:tcPr>
          <w:p w14:paraId="1A1FFAF1" w14:textId="5332EA34" w:rsidR="006310D1" w:rsidRDefault="00DD63BF" w:rsidP="006310D1">
            <w:pPr>
              <w:pStyle w:val="Normalunindented"/>
              <w:jc w:val="left"/>
            </w:pPr>
            <w:r>
              <w:t>Наличие зеркала системы, возможность резервного развёртывания на запасной машине</w:t>
            </w:r>
          </w:p>
        </w:tc>
      </w:tr>
      <w:tr w:rsidR="00DD63BF" w:rsidRPr="001B096C" w14:paraId="51B7E881" w14:textId="77777777" w:rsidTr="00DD63BF">
        <w:tc>
          <w:tcPr>
            <w:tcW w:w="3382" w:type="dxa"/>
          </w:tcPr>
          <w:p w14:paraId="62B61019" w14:textId="1C81F0F3" w:rsidR="006310D1" w:rsidRDefault="00DD63BF" w:rsidP="006310D1">
            <w:pPr>
              <w:pStyle w:val="Normalunindented"/>
              <w:jc w:val="left"/>
            </w:pPr>
            <w:r>
              <w:t>Недостаточная производительность системы при пиковых нагрузках</w:t>
            </w:r>
          </w:p>
        </w:tc>
        <w:tc>
          <w:tcPr>
            <w:tcW w:w="1558" w:type="dxa"/>
            <w:vAlign w:val="center"/>
          </w:tcPr>
          <w:p w14:paraId="7D946EFD" w14:textId="1D0E12CA" w:rsidR="006310D1" w:rsidRDefault="00DD63BF" w:rsidP="006310D1">
            <w:pPr>
              <w:pStyle w:val="Normalunindented"/>
              <w:jc w:val="center"/>
            </w:pPr>
            <w:r>
              <w:t>3</w:t>
            </w:r>
          </w:p>
        </w:tc>
        <w:tc>
          <w:tcPr>
            <w:tcW w:w="1497" w:type="dxa"/>
            <w:vAlign w:val="center"/>
          </w:tcPr>
          <w:p w14:paraId="4272CCEE" w14:textId="3FF3A10E" w:rsidR="006310D1" w:rsidRDefault="00DD63BF" w:rsidP="006310D1">
            <w:pPr>
              <w:pStyle w:val="Normalunindented"/>
              <w:jc w:val="center"/>
            </w:pPr>
            <w:r>
              <w:t>3</w:t>
            </w:r>
          </w:p>
        </w:tc>
        <w:tc>
          <w:tcPr>
            <w:tcW w:w="3764" w:type="dxa"/>
          </w:tcPr>
          <w:p w14:paraId="492CAB64" w14:textId="1384A98B" w:rsidR="006310D1" w:rsidRDefault="00DD63BF" w:rsidP="006310D1">
            <w:pPr>
              <w:pStyle w:val="Normalunindented"/>
              <w:jc w:val="left"/>
            </w:pPr>
            <w:r>
              <w:t>Увеличение вычислительных мощностей, улучшение производительности системы</w:t>
            </w:r>
          </w:p>
        </w:tc>
      </w:tr>
      <w:tr w:rsidR="00DD63BF" w14:paraId="5F6D56A0" w14:textId="77777777" w:rsidTr="00DD63BF">
        <w:tc>
          <w:tcPr>
            <w:tcW w:w="3382" w:type="dxa"/>
          </w:tcPr>
          <w:p w14:paraId="175F7A27" w14:textId="729B3168" w:rsidR="006310D1" w:rsidRDefault="00DD63BF" w:rsidP="006310D1">
            <w:pPr>
              <w:pStyle w:val="Normalunindented"/>
              <w:jc w:val="left"/>
            </w:pPr>
            <w:r>
              <w:t>Потеря данных из-за некорректного процесса резервного копирования или сбоя</w:t>
            </w:r>
          </w:p>
        </w:tc>
        <w:tc>
          <w:tcPr>
            <w:tcW w:w="1558" w:type="dxa"/>
            <w:vAlign w:val="center"/>
          </w:tcPr>
          <w:p w14:paraId="44DDE31D" w14:textId="4EE4A44C" w:rsidR="006310D1" w:rsidRDefault="00DD63BF" w:rsidP="006310D1">
            <w:pPr>
              <w:pStyle w:val="Normalunindented"/>
              <w:jc w:val="center"/>
            </w:pPr>
            <w:r>
              <w:t>2</w:t>
            </w:r>
          </w:p>
        </w:tc>
        <w:tc>
          <w:tcPr>
            <w:tcW w:w="1497" w:type="dxa"/>
            <w:vAlign w:val="center"/>
          </w:tcPr>
          <w:p w14:paraId="0F5EAB2D" w14:textId="46C356C5" w:rsidR="006310D1" w:rsidRDefault="00DD63BF" w:rsidP="006310D1">
            <w:pPr>
              <w:pStyle w:val="Normalunindented"/>
              <w:jc w:val="center"/>
            </w:pPr>
            <w:r>
              <w:t>5</w:t>
            </w:r>
          </w:p>
        </w:tc>
        <w:tc>
          <w:tcPr>
            <w:tcW w:w="3764" w:type="dxa"/>
          </w:tcPr>
          <w:p w14:paraId="3DD99672" w14:textId="05394010" w:rsidR="006310D1" w:rsidRDefault="00DD63BF" w:rsidP="006310D1">
            <w:pPr>
              <w:pStyle w:val="Normalunindented"/>
              <w:jc w:val="left"/>
            </w:pPr>
            <w:r>
              <w:t xml:space="preserve">Регулярное </w:t>
            </w:r>
            <w:r w:rsidR="00F66730">
              <w:t xml:space="preserve">инкрементальное </w:t>
            </w:r>
            <w:r>
              <w:t>резервное копирование</w:t>
            </w:r>
          </w:p>
        </w:tc>
      </w:tr>
    </w:tbl>
    <w:p w14:paraId="3F8F22EC" w14:textId="454186F4" w:rsidR="00310C4B" w:rsidRDefault="00B37C91" w:rsidP="00C939DE">
      <w:pPr>
        <w:pStyle w:val="1"/>
        <w:rPr>
          <w:color w:val="000000" w:themeColor="text1"/>
          <w:lang w:val="ru-RU"/>
        </w:rPr>
      </w:pPr>
      <w:bookmarkStart w:id="949" w:name="_Toc352609412"/>
      <w:bookmarkStart w:id="950" w:name="_Toc223482881"/>
      <w:r>
        <w:rPr>
          <w:color w:val="000000" w:themeColor="text1"/>
        </w:rPr>
        <w:t>Use</w:t>
      </w:r>
      <w:r w:rsidRPr="00625B06">
        <w:rPr>
          <w:color w:val="000000" w:themeColor="text1"/>
          <w:lang w:val="ru-RU"/>
        </w:rPr>
        <w:t xml:space="preserve"> </w:t>
      </w:r>
      <w:bookmarkEnd w:id="948"/>
      <w:bookmarkEnd w:id="949"/>
      <w:r w:rsidR="0003681F">
        <w:rPr>
          <w:color w:val="000000" w:themeColor="text1"/>
        </w:rPr>
        <w:t>cases</w:t>
      </w:r>
      <w:bookmarkEnd w:id="950"/>
      <w:r w:rsidR="00625B06">
        <w:rPr>
          <w:color w:val="000000" w:themeColor="text1"/>
          <w:lang w:val="ru-RU"/>
        </w:rPr>
        <w:t xml:space="preserve"> – </w:t>
      </w:r>
      <w:r w:rsidR="00625B06" w:rsidRPr="00625B06">
        <w:rPr>
          <w:color w:val="000000" w:themeColor="text1"/>
          <w:highlight w:val="yellow"/>
          <w:lang w:val="ru-RU"/>
        </w:rPr>
        <w:t>функции а не действия</w:t>
      </w:r>
    </w:p>
    <w:p w14:paraId="6BE22DCD" w14:textId="7890CD33" w:rsidR="00400C19" w:rsidRDefault="00400C19" w:rsidP="00400C19">
      <w:pPr>
        <w:pStyle w:val="2"/>
        <w:rPr>
          <w:lang w:val="ru-RU"/>
        </w:rPr>
      </w:pPr>
      <w:bookmarkStart w:id="951" w:name="_Toc223482882"/>
      <w:r>
        <w:rPr>
          <w:lang w:val="ru-RU"/>
        </w:rPr>
        <w:t>Поиск и фильтрация фанфиков</w:t>
      </w:r>
      <w:bookmarkEnd w:id="951"/>
    </w:p>
    <w:p w14:paraId="06A599B3" w14:textId="27885008" w:rsidR="00400C19" w:rsidRDefault="00400C19" w:rsidP="00400C19">
      <w:pPr>
        <w:pStyle w:val="Normalunindented"/>
        <w:rPr>
          <w:lang w:val="en-US"/>
        </w:rPr>
      </w:pPr>
      <w:r w:rsidRPr="00116D4F">
        <w:rPr>
          <w:b/>
          <w:bCs/>
          <w:lang w:val="en-US"/>
        </w:rPr>
        <w:t>ID</w:t>
      </w:r>
      <w:r>
        <w:rPr>
          <w:lang w:val="en-US"/>
        </w:rPr>
        <w:t>: UC-01</w:t>
      </w:r>
    </w:p>
    <w:p w14:paraId="0631732A" w14:textId="77777777" w:rsidR="00400C19" w:rsidRDefault="00400C19" w:rsidP="00400C19">
      <w:pPr>
        <w:pStyle w:val="Normalunindented"/>
      </w:pPr>
      <w:r w:rsidRPr="00116D4F">
        <w:rPr>
          <w:b/>
          <w:bCs/>
        </w:rPr>
        <w:t>Описание</w:t>
      </w:r>
      <w:r>
        <w:t>: пользователь настраивает параметры поиска, чтобы найти интересующие его фанфики</w:t>
      </w:r>
    </w:p>
    <w:p w14:paraId="6171C114" w14:textId="77777777" w:rsidR="00400C19" w:rsidRDefault="00400C19" w:rsidP="00400C19">
      <w:pPr>
        <w:pStyle w:val="Normalunindented"/>
      </w:pPr>
      <w:r w:rsidRPr="00116D4F">
        <w:rPr>
          <w:b/>
          <w:bCs/>
        </w:rPr>
        <w:t>Актёры</w:t>
      </w:r>
      <w:r>
        <w:t>: Гость\Читатель</w:t>
      </w:r>
    </w:p>
    <w:p w14:paraId="48124C24" w14:textId="77777777" w:rsidR="00400C19" w:rsidRDefault="00400C19" w:rsidP="00400C19">
      <w:pPr>
        <w:pStyle w:val="Normalunindented"/>
      </w:pPr>
      <w:r w:rsidRPr="00116D4F">
        <w:rPr>
          <w:b/>
          <w:bCs/>
        </w:rPr>
        <w:t>Предусловия</w:t>
      </w:r>
      <w:r>
        <w:t>: пользователь находится в подразделе «Фанфики»</w:t>
      </w:r>
    </w:p>
    <w:p w14:paraId="044EB1AB" w14:textId="77777777" w:rsidR="00400C19" w:rsidRPr="00116D4F" w:rsidRDefault="00400C19" w:rsidP="00400C19">
      <w:pPr>
        <w:pStyle w:val="Normalunindented"/>
        <w:rPr>
          <w:b/>
          <w:bCs/>
        </w:rPr>
      </w:pPr>
      <w:r w:rsidRPr="00116D4F">
        <w:rPr>
          <w:b/>
          <w:bCs/>
        </w:rPr>
        <w:t>Основной поток:</w:t>
      </w:r>
    </w:p>
    <w:p w14:paraId="5E096C43" w14:textId="176A5902" w:rsidR="00400C19" w:rsidRDefault="00400C19" w:rsidP="00400C19">
      <w:pPr>
        <w:pStyle w:val="Normalunindented"/>
        <w:numPr>
          <w:ilvl w:val="0"/>
          <w:numId w:val="19"/>
        </w:numPr>
      </w:pPr>
      <w:r>
        <w:t xml:space="preserve">Пользователь открывает форму фильтров поиска </w:t>
      </w:r>
    </w:p>
    <w:p w14:paraId="6F475FC6" w14:textId="0ECC675A" w:rsidR="00400C19" w:rsidRDefault="00400C19" w:rsidP="00400C19">
      <w:pPr>
        <w:pStyle w:val="Normalunindented"/>
        <w:numPr>
          <w:ilvl w:val="0"/>
          <w:numId w:val="19"/>
        </w:numPr>
      </w:pPr>
      <w:r>
        <w:t xml:space="preserve">Пользователь выбирает необходимые фильтры: персонажи, </w:t>
      </w:r>
      <w:proofErr w:type="spellStart"/>
      <w:r>
        <w:t>пейринг</w:t>
      </w:r>
      <w:proofErr w:type="spellEnd"/>
      <w:r>
        <w:t>, рейтинг, размер, статус, жанр</w:t>
      </w:r>
    </w:p>
    <w:p w14:paraId="36D15210" w14:textId="07237ED7" w:rsidR="00400C19" w:rsidRDefault="00400C19" w:rsidP="00400C19">
      <w:pPr>
        <w:pStyle w:val="Normalunindented"/>
        <w:numPr>
          <w:ilvl w:val="0"/>
          <w:numId w:val="19"/>
        </w:numPr>
      </w:pPr>
      <w:r>
        <w:t>Пользователь выбирает фильтры исключения</w:t>
      </w:r>
      <w:r w:rsidR="00625B06">
        <w:t xml:space="preserve"> </w:t>
      </w:r>
      <w:r w:rsidR="00625B06" w:rsidRPr="00625B06">
        <w:rPr>
          <w:highlight w:val="yellow"/>
        </w:rPr>
        <w:t>ссылка на пункт ФТ</w:t>
      </w:r>
    </w:p>
    <w:p w14:paraId="75D11853" w14:textId="4F09CC35" w:rsidR="00116D4F" w:rsidRDefault="00116D4F" w:rsidP="00400C19">
      <w:pPr>
        <w:pStyle w:val="Normalunindented"/>
        <w:numPr>
          <w:ilvl w:val="0"/>
          <w:numId w:val="19"/>
        </w:numPr>
      </w:pPr>
      <w:r>
        <w:t>Пользователь выбирает сортировку результатов поиска</w:t>
      </w:r>
    </w:p>
    <w:p w14:paraId="065AF1E7" w14:textId="7C19E00E" w:rsidR="00116D4F" w:rsidRDefault="00116D4F" w:rsidP="00400C19">
      <w:pPr>
        <w:pStyle w:val="Normalunindented"/>
        <w:numPr>
          <w:ilvl w:val="0"/>
          <w:numId w:val="19"/>
        </w:numPr>
      </w:pPr>
      <w:r>
        <w:lastRenderedPageBreak/>
        <w:t>Пользователь выбирает вид отображения результатов поиска</w:t>
      </w:r>
    </w:p>
    <w:p w14:paraId="54A2442B" w14:textId="0090C715" w:rsidR="00116D4F" w:rsidRDefault="00116D4F" w:rsidP="00400C19">
      <w:pPr>
        <w:pStyle w:val="Normalunindented"/>
        <w:numPr>
          <w:ilvl w:val="0"/>
          <w:numId w:val="19"/>
        </w:numPr>
      </w:pPr>
      <w:r>
        <w:t>Пользователь нажимает кнопку «Найти»</w:t>
      </w:r>
    </w:p>
    <w:p w14:paraId="1EEEA349" w14:textId="773B92C7" w:rsidR="00B82D0C" w:rsidRDefault="00B82D0C" w:rsidP="00400C19">
      <w:pPr>
        <w:pStyle w:val="Normalunindented"/>
        <w:numPr>
          <w:ilvl w:val="0"/>
          <w:numId w:val="19"/>
        </w:numPr>
      </w:pPr>
      <w:r>
        <w:t xml:space="preserve">Система показывает пользователю список найденных фанфиков с учетом </w:t>
      </w:r>
      <w:proofErr w:type="spellStart"/>
      <w:r>
        <w:t>фильтов</w:t>
      </w:r>
      <w:proofErr w:type="spellEnd"/>
      <w:r>
        <w:t xml:space="preserve"> пользователя</w:t>
      </w:r>
    </w:p>
    <w:p w14:paraId="30DC7183" w14:textId="0994165D" w:rsidR="00116D4F" w:rsidRDefault="00116D4F" w:rsidP="00116D4F">
      <w:pPr>
        <w:pStyle w:val="Normalunindented"/>
      </w:pPr>
      <w:r w:rsidRPr="00116D4F">
        <w:rPr>
          <w:b/>
          <w:bCs/>
        </w:rPr>
        <w:t>Альтернативный поток</w:t>
      </w:r>
      <w:r>
        <w:t>: точка входа</w:t>
      </w:r>
      <w:r w:rsidR="00C75D11">
        <w:t xml:space="preserve"> -</w:t>
      </w:r>
      <w:r>
        <w:t xml:space="preserve"> шаг </w:t>
      </w:r>
      <w:r w:rsidR="00625B06">
        <w:t>6</w:t>
      </w:r>
      <w:r>
        <w:t>. По запросу ничего не найдено</w:t>
      </w:r>
    </w:p>
    <w:p w14:paraId="11ADF246" w14:textId="2AFADEB4" w:rsidR="00116D4F" w:rsidRDefault="00116D4F" w:rsidP="00116D4F">
      <w:pPr>
        <w:pStyle w:val="Normalunindented"/>
      </w:pPr>
      <w:r>
        <w:tab/>
      </w:r>
      <w:r w:rsidR="00625B06">
        <w:t>6</w:t>
      </w:r>
      <w:r>
        <w:t>а. Вывод сообщения о результатах пользователю «По вашему запросу ничего не найдено»</w:t>
      </w:r>
    </w:p>
    <w:p w14:paraId="5D0C79AF" w14:textId="786EDA3C" w:rsidR="00116D4F" w:rsidRDefault="00116D4F" w:rsidP="00116D4F">
      <w:pPr>
        <w:pStyle w:val="Normalunindented"/>
      </w:pPr>
      <w:r w:rsidRPr="00116D4F">
        <w:rPr>
          <w:b/>
          <w:bCs/>
        </w:rPr>
        <w:t>Постусловие</w:t>
      </w:r>
      <w:r>
        <w:t>: Пользователь видит список найденных по его фильтрам фанфиков</w:t>
      </w:r>
    </w:p>
    <w:p w14:paraId="405A9186" w14:textId="77777777" w:rsidR="00116D4F" w:rsidRDefault="00116D4F" w:rsidP="00116D4F">
      <w:pPr>
        <w:pStyle w:val="Normalunindented"/>
      </w:pPr>
    </w:p>
    <w:p w14:paraId="0A7F459A" w14:textId="26D392D5" w:rsidR="00116D4F" w:rsidRDefault="00116D4F" w:rsidP="00116D4F">
      <w:pPr>
        <w:pStyle w:val="2"/>
        <w:rPr>
          <w:lang w:val="ru-RU"/>
        </w:rPr>
      </w:pPr>
      <w:bookmarkStart w:id="952" w:name="_Toc223482883"/>
      <w:r>
        <w:rPr>
          <w:lang w:val="ru-RU"/>
        </w:rPr>
        <w:t>Поиск по рекомендациям</w:t>
      </w:r>
      <w:bookmarkEnd w:id="952"/>
    </w:p>
    <w:p w14:paraId="4F9DE5E8" w14:textId="405D2965" w:rsidR="00116D4F" w:rsidRPr="00116D4F" w:rsidRDefault="00116D4F" w:rsidP="00116D4F">
      <w:pPr>
        <w:pStyle w:val="Normalunindented"/>
      </w:pPr>
      <w:r w:rsidRPr="00116D4F">
        <w:rPr>
          <w:b/>
          <w:bCs/>
          <w:lang w:val="en-US"/>
        </w:rPr>
        <w:t>ID</w:t>
      </w:r>
      <w:r>
        <w:rPr>
          <w:lang w:val="en-US"/>
        </w:rPr>
        <w:t>: UC-0</w:t>
      </w:r>
      <w:r>
        <w:t>2</w:t>
      </w:r>
    </w:p>
    <w:p w14:paraId="7789E1A0" w14:textId="0C798EFC" w:rsidR="00116D4F" w:rsidRDefault="00116D4F" w:rsidP="00116D4F">
      <w:pPr>
        <w:pStyle w:val="Normalunindented"/>
      </w:pPr>
      <w:r w:rsidRPr="00116D4F">
        <w:rPr>
          <w:b/>
          <w:bCs/>
        </w:rPr>
        <w:t>Описание</w:t>
      </w:r>
      <w:r>
        <w:t>: пользователь ищет лучшие произведения на основе отзыва и рекомендаций других пользователей</w:t>
      </w:r>
    </w:p>
    <w:p w14:paraId="7FA1A9FD" w14:textId="4C369D85" w:rsidR="00116D4F" w:rsidRDefault="00116D4F" w:rsidP="00116D4F">
      <w:pPr>
        <w:pStyle w:val="Normalunindented"/>
      </w:pPr>
      <w:r w:rsidRPr="00116D4F">
        <w:rPr>
          <w:b/>
          <w:bCs/>
        </w:rPr>
        <w:t>Актёры</w:t>
      </w:r>
      <w:r>
        <w:t>: Гость\Читатель</w:t>
      </w:r>
      <w:r w:rsidR="00B82D0C">
        <w:t>, Система</w:t>
      </w:r>
    </w:p>
    <w:p w14:paraId="78033A48" w14:textId="10F9F663" w:rsidR="00116D4F" w:rsidRDefault="00116D4F" w:rsidP="00116D4F">
      <w:pPr>
        <w:pStyle w:val="Normalunindented"/>
      </w:pPr>
      <w:r w:rsidRPr="00116D4F">
        <w:rPr>
          <w:b/>
          <w:bCs/>
        </w:rPr>
        <w:t>Предусловия</w:t>
      </w:r>
      <w:r>
        <w:t>: пользователь находится в подразделе «</w:t>
      </w:r>
      <w:r w:rsidR="00B82D0C">
        <w:t>Рейтинг</w:t>
      </w:r>
      <w:r>
        <w:t>»</w:t>
      </w:r>
    </w:p>
    <w:p w14:paraId="44BC4F86" w14:textId="77777777" w:rsidR="00B82D0C" w:rsidRDefault="00116D4F" w:rsidP="00B82D0C">
      <w:pPr>
        <w:pStyle w:val="Normalunindented"/>
        <w:rPr>
          <w:b/>
          <w:bCs/>
        </w:rPr>
      </w:pPr>
      <w:r w:rsidRPr="00116D4F">
        <w:rPr>
          <w:b/>
          <w:bCs/>
        </w:rPr>
        <w:t>Основной поток:</w:t>
      </w:r>
    </w:p>
    <w:p w14:paraId="1AB15293" w14:textId="77777777" w:rsidR="00B82D0C" w:rsidRDefault="00116D4F" w:rsidP="00B82D0C">
      <w:pPr>
        <w:pStyle w:val="Normalunindented"/>
        <w:numPr>
          <w:ilvl w:val="0"/>
          <w:numId w:val="21"/>
        </w:numPr>
        <w:rPr>
          <w:b/>
          <w:bCs/>
        </w:rPr>
      </w:pPr>
      <w:r>
        <w:t>Пользователь открывает форму фильтров и отбора</w:t>
      </w:r>
      <w:r w:rsidR="00B82D0C">
        <w:t xml:space="preserve"> рейтингов</w:t>
      </w:r>
      <w:r>
        <w:t xml:space="preserve"> </w:t>
      </w:r>
    </w:p>
    <w:p w14:paraId="51B2872F" w14:textId="77777777" w:rsidR="00B82D0C" w:rsidRPr="00B82D0C" w:rsidRDefault="00116D4F" w:rsidP="00B82D0C">
      <w:pPr>
        <w:pStyle w:val="Normalunindented"/>
        <w:numPr>
          <w:ilvl w:val="0"/>
          <w:numId w:val="21"/>
        </w:numPr>
        <w:rPr>
          <w:b/>
          <w:bCs/>
        </w:rPr>
      </w:pPr>
      <w:r>
        <w:t>Пользователь выбирает необходимые фильтры</w:t>
      </w:r>
      <w:r w:rsidR="00B82D0C">
        <w:t>: категория, рейтинг, размер, статус</w:t>
      </w:r>
    </w:p>
    <w:p w14:paraId="056611C4" w14:textId="77777777" w:rsidR="00B82D0C" w:rsidRDefault="00116D4F" w:rsidP="00B82D0C">
      <w:pPr>
        <w:pStyle w:val="Normalunindented"/>
        <w:numPr>
          <w:ilvl w:val="0"/>
          <w:numId w:val="21"/>
        </w:numPr>
        <w:rPr>
          <w:b/>
          <w:bCs/>
        </w:rPr>
      </w:pPr>
      <w:r>
        <w:t xml:space="preserve">Пользователь </w:t>
      </w:r>
      <w:r w:rsidR="00B82D0C">
        <w:t>применяет фильтр проверки на грамотность</w:t>
      </w:r>
    </w:p>
    <w:p w14:paraId="56863239" w14:textId="77777777" w:rsidR="00B82D0C" w:rsidRPr="00B82D0C" w:rsidRDefault="00116D4F" w:rsidP="00B82D0C">
      <w:pPr>
        <w:pStyle w:val="Normalunindented"/>
        <w:numPr>
          <w:ilvl w:val="0"/>
          <w:numId w:val="21"/>
        </w:numPr>
        <w:rPr>
          <w:b/>
          <w:bCs/>
        </w:rPr>
      </w:pPr>
      <w:r>
        <w:t xml:space="preserve">Пользователь </w:t>
      </w:r>
      <w:r w:rsidR="00B82D0C">
        <w:t>выбирает период составления рейтингов</w:t>
      </w:r>
    </w:p>
    <w:p w14:paraId="3DFE7F9F" w14:textId="77777777" w:rsidR="00B82D0C" w:rsidRDefault="00116D4F" w:rsidP="00B82D0C">
      <w:pPr>
        <w:pStyle w:val="Normalunindented"/>
        <w:numPr>
          <w:ilvl w:val="0"/>
          <w:numId w:val="21"/>
        </w:numPr>
        <w:rPr>
          <w:b/>
          <w:bCs/>
        </w:rPr>
      </w:pPr>
      <w:r>
        <w:t>Пользователь нажимает кнопку «Найти»</w:t>
      </w:r>
    </w:p>
    <w:p w14:paraId="556A5CA3" w14:textId="03D5D950" w:rsidR="00B82D0C" w:rsidRPr="00B82D0C" w:rsidRDefault="00B82D0C" w:rsidP="00B82D0C">
      <w:pPr>
        <w:pStyle w:val="Normalunindented"/>
        <w:numPr>
          <w:ilvl w:val="0"/>
          <w:numId w:val="21"/>
        </w:numPr>
        <w:rPr>
          <w:b/>
          <w:bCs/>
        </w:rPr>
      </w:pPr>
      <w:r>
        <w:t>Система показывает нумерованный список рейтинга фанфиков</w:t>
      </w:r>
    </w:p>
    <w:p w14:paraId="4C18B726" w14:textId="305FDFDC" w:rsidR="00B82D0C" w:rsidRDefault="00116D4F" w:rsidP="00116D4F">
      <w:pPr>
        <w:pStyle w:val="Normalunindented"/>
      </w:pPr>
      <w:r w:rsidRPr="00116D4F">
        <w:rPr>
          <w:b/>
          <w:bCs/>
        </w:rPr>
        <w:t>Постусловие</w:t>
      </w:r>
      <w:r>
        <w:t xml:space="preserve">: Пользователь видит </w:t>
      </w:r>
      <w:r w:rsidR="00B82D0C">
        <w:t xml:space="preserve">нумерованный рейтинг </w:t>
      </w:r>
      <w:r>
        <w:t xml:space="preserve">найденных по его </w:t>
      </w:r>
      <w:proofErr w:type="gramStart"/>
      <w:r>
        <w:t xml:space="preserve">фильтрам </w:t>
      </w:r>
      <w:r w:rsidR="00B82D0C">
        <w:t xml:space="preserve"> </w:t>
      </w:r>
      <w:r>
        <w:t>фанфиков</w:t>
      </w:r>
      <w:proofErr w:type="gramEnd"/>
    </w:p>
    <w:p w14:paraId="77A3E011" w14:textId="6F07DA17" w:rsidR="00B82D0C" w:rsidRDefault="00B82D0C" w:rsidP="00B82D0C">
      <w:pPr>
        <w:pStyle w:val="2"/>
        <w:rPr>
          <w:lang w:val="ru-RU"/>
        </w:rPr>
      </w:pPr>
      <w:bookmarkStart w:id="953" w:name="_Toc223482884"/>
      <w:r>
        <w:rPr>
          <w:lang w:val="ru-RU"/>
        </w:rPr>
        <w:t>Навигация по энциклопедии</w:t>
      </w:r>
      <w:bookmarkEnd w:id="953"/>
    </w:p>
    <w:p w14:paraId="64D7F119" w14:textId="045357D8" w:rsidR="00B82D0C" w:rsidRPr="00116D4F" w:rsidRDefault="00B82D0C" w:rsidP="00B82D0C">
      <w:pPr>
        <w:pStyle w:val="Normalunindented"/>
      </w:pPr>
      <w:r w:rsidRPr="00116D4F">
        <w:rPr>
          <w:b/>
          <w:bCs/>
          <w:lang w:val="en-US"/>
        </w:rPr>
        <w:t>ID</w:t>
      </w:r>
      <w:r w:rsidRPr="00B82D0C">
        <w:t xml:space="preserve">: </w:t>
      </w:r>
      <w:r>
        <w:rPr>
          <w:lang w:val="en-US"/>
        </w:rPr>
        <w:t>UC</w:t>
      </w:r>
      <w:r w:rsidRPr="00B82D0C">
        <w:t>-0</w:t>
      </w:r>
      <w:r>
        <w:t>3</w:t>
      </w:r>
    </w:p>
    <w:p w14:paraId="4B492EE9" w14:textId="33D1A1F5" w:rsidR="00B82D0C" w:rsidRDefault="00B82D0C" w:rsidP="00B82D0C">
      <w:pPr>
        <w:pStyle w:val="Normalunindented"/>
      </w:pPr>
      <w:r w:rsidRPr="00116D4F">
        <w:rPr>
          <w:b/>
          <w:bCs/>
        </w:rPr>
        <w:t>Описание</w:t>
      </w:r>
      <w:r>
        <w:t>: пользователь изучает справочную информацию о фандоме в энциклопедии</w:t>
      </w:r>
    </w:p>
    <w:p w14:paraId="519990E3" w14:textId="6CCBF7CE" w:rsidR="00B82D0C" w:rsidRDefault="00B82D0C" w:rsidP="00B82D0C">
      <w:pPr>
        <w:pStyle w:val="Normalunindented"/>
      </w:pPr>
      <w:r w:rsidRPr="00116D4F">
        <w:rPr>
          <w:b/>
          <w:bCs/>
        </w:rPr>
        <w:t>Актёры</w:t>
      </w:r>
      <w:r>
        <w:t>: Гость\Читатель, Система</w:t>
      </w:r>
    </w:p>
    <w:p w14:paraId="0B58320E" w14:textId="01E494C1" w:rsidR="00B82D0C" w:rsidRDefault="00B82D0C" w:rsidP="00B82D0C">
      <w:pPr>
        <w:pStyle w:val="Normalunindented"/>
      </w:pPr>
      <w:r w:rsidRPr="00116D4F">
        <w:rPr>
          <w:b/>
          <w:bCs/>
        </w:rPr>
        <w:t>Предусловия</w:t>
      </w:r>
      <w:r>
        <w:t>: пользователь находится в подразделе «Энциклопедия»</w:t>
      </w:r>
    </w:p>
    <w:p w14:paraId="2A13EED2" w14:textId="77777777" w:rsidR="00B82D0C" w:rsidRDefault="00B82D0C" w:rsidP="00B82D0C">
      <w:pPr>
        <w:pStyle w:val="Normalunindented"/>
        <w:rPr>
          <w:b/>
          <w:bCs/>
        </w:rPr>
      </w:pPr>
      <w:r w:rsidRPr="00116D4F">
        <w:rPr>
          <w:b/>
          <w:bCs/>
        </w:rPr>
        <w:t>Основной поток:</w:t>
      </w:r>
    </w:p>
    <w:p w14:paraId="667A0BB2" w14:textId="6617270E" w:rsidR="00B82D0C" w:rsidRDefault="00B82D0C" w:rsidP="00B82D0C">
      <w:pPr>
        <w:pStyle w:val="Normalunindented"/>
        <w:numPr>
          <w:ilvl w:val="0"/>
          <w:numId w:val="22"/>
        </w:numPr>
        <w:rPr>
          <w:b/>
          <w:bCs/>
        </w:rPr>
      </w:pPr>
      <w:r>
        <w:t>Пользователь переходит по ссылкам энциклопедии до перехода на конечную страницу с информацией</w:t>
      </w:r>
    </w:p>
    <w:p w14:paraId="6ACA81DD" w14:textId="6E2F5828" w:rsidR="00B82D0C" w:rsidRDefault="00B82D0C" w:rsidP="00B82D0C">
      <w:pPr>
        <w:pStyle w:val="Normalunindented"/>
        <w:numPr>
          <w:ilvl w:val="0"/>
          <w:numId w:val="22"/>
        </w:numPr>
        <w:rPr>
          <w:b/>
          <w:bCs/>
        </w:rPr>
      </w:pPr>
      <w:r>
        <w:lastRenderedPageBreak/>
        <w:t>Пользователь переходит по гиперссылке в тексте информационной страницы энциклопедии</w:t>
      </w:r>
    </w:p>
    <w:p w14:paraId="1308559B" w14:textId="3E509911" w:rsidR="00B82D0C" w:rsidRDefault="00B82D0C" w:rsidP="00B82D0C">
      <w:pPr>
        <w:pStyle w:val="Normalunindented"/>
        <w:numPr>
          <w:ilvl w:val="0"/>
          <w:numId w:val="22"/>
        </w:numPr>
        <w:rPr>
          <w:b/>
          <w:bCs/>
        </w:rPr>
      </w:pPr>
      <w:r>
        <w:t>Пользователь нажимает на гиперссылку «Энциклопедия»</w:t>
      </w:r>
    </w:p>
    <w:p w14:paraId="0C9FEE06" w14:textId="6BAD2BCB" w:rsidR="00B82D0C" w:rsidRPr="00C75D11" w:rsidRDefault="00B82D0C" w:rsidP="00B82D0C">
      <w:pPr>
        <w:pStyle w:val="Normalunindented"/>
        <w:numPr>
          <w:ilvl w:val="0"/>
          <w:numId w:val="22"/>
        </w:numPr>
        <w:rPr>
          <w:b/>
          <w:bCs/>
        </w:rPr>
      </w:pPr>
      <w:r>
        <w:t>Система открывает стартовое оглавление энциклопедии</w:t>
      </w:r>
    </w:p>
    <w:p w14:paraId="76CA4B10" w14:textId="2222EC56" w:rsidR="00C75D11" w:rsidRDefault="00C75D11" w:rsidP="00C75D11">
      <w:pPr>
        <w:pStyle w:val="Normalunindented"/>
      </w:pPr>
      <w:r w:rsidRPr="00C75D11">
        <w:rPr>
          <w:b/>
          <w:bCs/>
        </w:rPr>
        <w:t>Альтернативный сценарий</w:t>
      </w:r>
      <w:r>
        <w:rPr>
          <w:b/>
          <w:bCs/>
        </w:rPr>
        <w:t xml:space="preserve">: </w:t>
      </w:r>
      <w:r>
        <w:t>точка входа – шаг 2. Пользователь нашел ошибку в материале энциклопедии</w:t>
      </w:r>
    </w:p>
    <w:p w14:paraId="6E0AF8B7" w14:textId="2675925B" w:rsidR="00C75D11" w:rsidRDefault="00C75D11" w:rsidP="00C75D11">
      <w:pPr>
        <w:pStyle w:val="Normalunindented"/>
      </w:pPr>
      <w:r>
        <w:tab/>
        <w:t>1. Пользователь нажимает кнопку «Дополнить информацию или сообщить об ошибке»</w:t>
      </w:r>
    </w:p>
    <w:p w14:paraId="4CA3D601" w14:textId="34C8D9F6" w:rsidR="00C75D11" w:rsidRDefault="00C75D11" w:rsidP="00C75D11">
      <w:pPr>
        <w:pStyle w:val="Normalunindented"/>
      </w:pPr>
      <w:r>
        <w:tab/>
        <w:t>2. Открывается окно ввода сообщения от пользователя</w:t>
      </w:r>
    </w:p>
    <w:p w14:paraId="7AEB64D1" w14:textId="0508E3E7" w:rsidR="00C75D11" w:rsidRPr="00C75D11" w:rsidRDefault="00C75D11" w:rsidP="00C75D11">
      <w:pPr>
        <w:pStyle w:val="Normalunindented"/>
        <w:rPr>
          <w:b/>
          <w:bCs/>
        </w:rPr>
      </w:pPr>
      <w:r>
        <w:tab/>
        <w:t>3. Пользователь вводит своё сообщение и отправляет его</w:t>
      </w:r>
    </w:p>
    <w:p w14:paraId="2A7E45E0" w14:textId="49000A03" w:rsidR="006B7781" w:rsidRDefault="00B82D0C" w:rsidP="00B82D0C">
      <w:pPr>
        <w:pStyle w:val="Normalunindented"/>
      </w:pPr>
      <w:r w:rsidRPr="00116D4F">
        <w:rPr>
          <w:b/>
          <w:bCs/>
        </w:rPr>
        <w:t>Постусловие</w:t>
      </w:r>
      <w:r>
        <w:t>: Пользователь видит нумерованный рейтинг найденных по его фильтрам фанфиков</w:t>
      </w:r>
    </w:p>
    <w:p w14:paraId="02EB6DFC" w14:textId="0A42B496" w:rsidR="006B7781" w:rsidRDefault="006B7781" w:rsidP="006B7781">
      <w:pPr>
        <w:pStyle w:val="2"/>
        <w:rPr>
          <w:lang w:val="ru-RU"/>
        </w:rPr>
      </w:pPr>
      <w:bookmarkStart w:id="954" w:name="_Toc223482885"/>
      <w:proofErr w:type="spellStart"/>
      <w:r>
        <w:rPr>
          <w:lang w:val="ru-RU"/>
        </w:rPr>
        <w:t>Фанарты</w:t>
      </w:r>
      <w:proofErr w:type="spellEnd"/>
      <w:r>
        <w:rPr>
          <w:lang w:val="ru-RU"/>
        </w:rPr>
        <w:t xml:space="preserve"> по выборкам</w:t>
      </w:r>
      <w:bookmarkEnd w:id="954"/>
    </w:p>
    <w:p w14:paraId="1CE71891" w14:textId="6800D993" w:rsidR="006B7781" w:rsidRPr="00116D4F" w:rsidRDefault="006B7781" w:rsidP="006B7781">
      <w:pPr>
        <w:pStyle w:val="Normalunindented"/>
      </w:pPr>
      <w:r w:rsidRPr="00116D4F">
        <w:rPr>
          <w:b/>
          <w:bCs/>
          <w:lang w:val="en-US"/>
        </w:rPr>
        <w:t>ID</w:t>
      </w:r>
      <w:r w:rsidRPr="00B82D0C">
        <w:t xml:space="preserve">: </w:t>
      </w:r>
      <w:r>
        <w:rPr>
          <w:lang w:val="en-US"/>
        </w:rPr>
        <w:t>UC</w:t>
      </w:r>
      <w:r w:rsidRPr="00B82D0C">
        <w:t>-0</w:t>
      </w:r>
      <w:r>
        <w:t>4</w:t>
      </w:r>
    </w:p>
    <w:p w14:paraId="68A6391C" w14:textId="045F9FF8" w:rsidR="006B7781" w:rsidRDefault="006B7781" w:rsidP="006B7781">
      <w:pPr>
        <w:pStyle w:val="Normalunindented"/>
      </w:pPr>
      <w:r w:rsidRPr="00116D4F">
        <w:rPr>
          <w:b/>
          <w:bCs/>
        </w:rPr>
        <w:t>Описание</w:t>
      </w:r>
      <w:r>
        <w:t xml:space="preserve">: пользователь ищет </w:t>
      </w:r>
      <w:proofErr w:type="spellStart"/>
      <w:r>
        <w:t>фанарты</w:t>
      </w:r>
      <w:proofErr w:type="spellEnd"/>
      <w:r>
        <w:t xml:space="preserve"> по выборкам</w:t>
      </w:r>
    </w:p>
    <w:p w14:paraId="4BE9CE1F" w14:textId="77777777" w:rsidR="006B7781" w:rsidRDefault="006B7781" w:rsidP="006B7781">
      <w:pPr>
        <w:pStyle w:val="Normalunindented"/>
      </w:pPr>
      <w:r w:rsidRPr="00116D4F">
        <w:rPr>
          <w:b/>
          <w:bCs/>
        </w:rPr>
        <w:t>Актёры</w:t>
      </w:r>
      <w:r>
        <w:t>: Гость\Читатель, Система</w:t>
      </w:r>
    </w:p>
    <w:p w14:paraId="63956B21" w14:textId="02CECBB2" w:rsidR="006B7781" w:rsidRDefault="006B7781" w:rsidP="006B7781">
      <w:pPr>
        <w:pStyle w:val="Normalunindented"/>
      </w:pPr>
      <w:r w:rsidRPr="00116D4F">
        <w:rPr>
          <w:b/>
          <w:bCs/>
        </w:rPr>
        <w:t>Предусловия</w:t>
      </w:r>
      <w:r>
        <w:t>: пользователь находится в подразделе «Фанарт»</w:t>
      </w:r>
    </w:p>
    <w:p w14:paraId="763BB218" w14:textId="77777777" w:rsidR="006B7781" w:rsidRDefault="006B7781" w:rsidP="006B7781">
      <w:pPr>
        <w:pStyle w:val="Normalunindented"/>
        <w:rPr>
          <w:b/>
          <w:bCs/>
        </w:rPr>
      </w:pPr>
      <w:r w:rsidRPr="00116D4F">
        <w:rPr>
          <w:b/>
          <w:bCs/>
        </w:rPr>
        <w:t>Основной поток:</w:t>
      </w:r>
    </w:p>
    <w:p w14:paraId="1FA4E0D3" w14:textId="722DCB22" w:rsidR="006B7781" w:rsidRPr="006B7781" w:rsidRDefault="006B7781" w:rsidP="006B7781">
      <w:pPr>
        <w:pStyle w:val="Normalunindented"/>
        <w:numPr>
          <w:ilvl w:val="0"/>
          <w:numId w:val="23"/>
        </w:numPr>
        <w:rPr>
          <w:b/>
          <w:bCs/>
        </w:rPr>
      </w:pPr>
      <w:r>
        <w:t xml:space="preserve">Пользователь переключает выборку </w:t>
      </w:r>
      <w:proofErr w:type="spellStart"/>
      <w:r>
        <w:t>фанартов</w:t>
      </w:r>
      <w:proofErr w:type="spellEnd"/>
      <w:r>
        <w:t xml:space="preserve"> на «Популярное»</w:t>
      </w:r>
    </w:p>
    <w:p w14:paraId="1A5C9205" w14:textId="19002789" w:rsidR="006B7781" w:rsidRPr="006B7781" w:rsidRDefault="006B7781" w:rsidP="006B7781">
      <w:pPr>
        <w:pStyle w:val="Normalunindented"/>
        <w:numPr>
          <w:ilvl w:val="0"/>
          <w:numId w:val="23"/>
        </w:numPr>
        <w:rPr>
          <w:b/>
          <w:bCs/>
        </w:rPr>
      </w:pPr>
      <w:r>
        <w:t xml:space="preserve">Система показывает список </w:t>
      </w:r>
      <w:proofErr w:type="spellStart"/>
      <w:r>
        <w:t>фанартов</w:t>
      </w:r>
      <w:proofErr w:type="spellEnd"/>
      <w:r>
        <w:t xml:space="preserve"> в соответствии с выборкой</w:t>
      </w:r>
    </w:p>
    <w:p w14:paraId="41341910" w14:textId="1D14D2EA" w:rsidR="006B7781" w:rsidRPr="006B7781" w:rsidRDefault="006B7781" w:rsidP="006B7781">
      <w:pPr>
        <w:pStyle w:val="Normalunindented"/>
        <w:numPr>
          <w:ilvl w:val="0"/>
          <w:numId w:val="23"/>
        </w:numPr>
        <w:rPr>
          <w:b/>
          <w:bCs/>
        </w:rPr>
      </w:pPr>
      <w:r>
        <w:t xml:space="preserve">Пользователь активирует параметр поиска «Скрыть </w:t>
      </w:r>
      <w:proofErr w:type="spellStart"/>
      <w:r>
        <w:t>нейроарт</w:t>
      </w:r>
      <w:proofErr w:type="spellEnd"/>
      <w:r>
        <w:t>»</w:t>
      </w:r>
    </w:p>
    <w:p w14:paraId="3EA2F03A" w14:textId="42288E31" w:rsidR="006B7781" w:rsidRDefault="006B7781" w:rsidP="006B7781">
      <w:pPr>
        <w:pStyle w:val="Normalunindented"/>
        <w:numPr>
          <w:ilvl w:val="0"/>
          <w:numId w:val="23"/>
        </w:numPr>
        <w:rPr>
          <w:b/>
          <w:bCs/>
        </w:rPr>
      </w:pPr>
      <w:r>
        <w:t xml:space="preserve">Система обновляет список результатов </w:t>
      </w:r>
      <w:proofErr w:type="spellStart"/>
      <w:r>
        <w:t>фанартов</w:t>
      </w:r>
      <w:proofErr w:type="spellEnd"/>
      <w:r>
        <w:t xml:space="preserve"> выборки с учетом параметра «Скрыть </w:t>
      </w:r>
      <w:proofErr w:type="spellStart"/>
      <w:r>
        <w:t>нейроарт</w:t>
      </w:r>
      <w:proofErr w:type="spellEnd"/>
      <w:r>
        <w:t>»</w:t>
      </w:r>
    </w:p>
    <w:p w14:paraId="137C6BB7" w14:textId="340038D4" w:rsidR="006B7781" w:rsidRPr="006B7781" w:rsidRDefault="006B7781" w:rsidP="006B7781">
      <w:pPr>
        <w:pStyle w:val="Normalunindented"/>
        <w:numPr>
          <w:ilvl w:val="0"/>
          <w:numId w:val="23"/>
        </w:numPr>
        <w:rPr>
          <w:b/>
          <w:bCs/>
        </w:rPr>
      </w:pPr>
      <w:r>
        <w:t>Пользователь применяет формат показа результатов – плитка</w:t>
      </w:r>
    </w:p>
    <w:p w14:paraId="4246F497" w14:textId="2D8C0E59" w:rsidR="006B7781" w:rsidRPr="006B7781" w:rsidRDefault="006B7781" w:rsidP="006B7781">
      <w:pPr>
        <w:pStyle w:val="Normalunindented"/>
        <w:numPr>
          <w:ilvl w:val="0"/>
          <w:numId w:val="23"/>
        </w:numPr>
        <w:rPr>
          <w:b/>
          <w:bCs/>
        </w:rPr>
      </w:pPr>
      <w:r>
        <w:t xml:space="preserve">Система преобразует список </w:t>
      </w:r>
      <w:proofErr w:type="spellStart"/>
      <w:r>
        <w:t>фанартов</w:t>
      </w:r>
      <w:proofErr w:type="spellEnd"/>
      <w:r>
        <w:t xml:space="preserve"> в плиточный вид</w:t>
      </w:r>
      <w:r>
        <w:tab/>
      </w:r>
    </w:p>
    <w:p w14:paraId="73405CE1" w14:textId="2EA0AFE9" w:rsidR="006B7781" w:rsidRPr="006B7781" w:rsidRDefault="006B7781" w:rsidP="00FB25E5">
      <w:pPr>
        <w:pStyle w:val="Normalunindented"/>
        <w:numPr>
          <w:ilvl w:val="0"/>
          <w:numId w:val="23"/>
        </w:numPr>
        <w:rPr>
          <w:b/>
          <w:bCs/>
        </w:rPr>
      </w:pPr>
      <w:r>
        <w:t xml:space="preserve">Пользователь переходит на 10 страницу </w:t>
      </w:r>
      <w:proofErr w:type="spellStart"/>
      <w:r>
        <w:t>резуьтатов</w:t>
      </w:r>
      <w:proofErr w:type="spellEnd"/>
    </w:p>
    <w:p w14:paraId="7476DF49" w14:textId="77777777" w:rsidR="006B7781" w:rsidRDefault="006B7781" w:rsidP="006B7781">
      <w:pPr>
        <w:pStyle w:val="Normalunindented"/>
      </w:pPr>
      <w:r w:rsidRPr="00C75D11">
        <w:rPr>
          <w:b/>
          <w:bCs/>
        </w:rPr>
        <w:t>Альтернативный сценарий</w:t>
      </w:r>
      <w:r>
        <w:rPr>
          <w:b/>
          <w:bCs/>
        </w:rPr>
        <w:t xml:space="preserve">: </w:t>
      </w:r>
      <w:r>
        <w:t>точка входа – шаг 2. Пользователь нашел ошибку в материале энциклопедии</w:t>
      </w:r>
    </w:p>
    <w:p w14:paraId="0F60ED82" w14:textId="77777777" w:rsidR="006B7781" w:rsidRDefault="006B7781" w:rsidP="006B7781">
      <w:pPr>
        <w:pStyle w:val="Normalunindented"/>
      </w:pPr>
      <w:r>
        <w:tab/>
        <w:t>1. Пользователь нажимает кнопку «Дополнить информацию или сообщить об ошибке»</w:t>
      </w:r>
    </w:p>
    <w:p w14:paraId="14843C9E" w14:textId="77777777" w:rsidR="006B7781" w:rsidRDefault="006B7781" w:rsidP="006B7781">
      <w:pPr>
        <w:pStyle w:val="Normalunindented"/>
      </w:pPr>
      <w:r>
        <w:tab/>
        <w:t>2. Открывается окно ввода сообщения от пользователя</w:t>
      </w:r>
    </w:p>
    <w:p w14:paraId="30162934" w14:textId="77777777" w:rsidR="006B7781" w:rsidRPr="00C75D11" w:rsidRDefault="006B7781" w:rsidP="006B7781">
      <w:pPr>
        <w:pStyle w:val="Normalunindented"/>
        <w:rPr>
          <w:b/>
          <w:bCs/>
        </w:rPr>
      </w:pPr>
      <w:r>
        <w:tab/>
        <w:t>3. Пользователь вводит своё сообщение и отправляет его</w:t>
      </w:r>
    </w:p>
    <w:p w14:paraId="5D378562" w14:textId="2838E410" w:rsidR="006B7781" w:rsidRDefault="006B7781" w:rsidP="006B7781">
      <w:pPr>
        <w:pStyle w:val="Normalunindented"/>
      </w:pPr>
      <w:r w:rsidRPr="00116D4F">
        <w:rPr>
          <w:b/>
          <w:bCs/>
        </w:rPr>
        <w:t>Постусловие</w:t>
      </w:r>
      <w:r>
        <w:t>: Пользователь видит</w:t>
      </w:r>
      <w:r w:rsidR="00391832">
        <w:t xml:space="preserve"> 10 страницу</w:t>
      </w:r>
      <w:r>
        <w:t xml:space="preserve"> множеств</w:t>
      </w:r>
      <w:r w:rsidR="00391832">
        <w:t>а</w:t>
      </w:r>
      <w:r>
        <w:t xml:space="preserve"> плиток </w:t>
      </w:r>
      <w:proofErr w:type="spellStart"/>
      <w:r>
        <w:t>фанартов</w:t>
      </w:r>
      <w:proofErr w:type="spellEnd"/>
      <w:r>
        <w:t xml:space="preserve"> подборки «Популярно</w:t>
      </w:r>
      <w:r w:rsidR="00391832">
        <w:t>е</w:t>
      </w:r>
      <w:r>
        <w:t xml:space="preserve">» с учетом фильтра «Скрыть </w:t>
      </w:r>
      <w:proofErr w:type="spellStart"/>
      <w:r>
        <w:t>нейроарт</w:t>
      </w:r>
      <w:proofErr w:type="spellEnd"/>
      <w:r>
        <w:t>»</w:t>
      </w:r>
    </w:p>
    <w:p w14:paraId="6E295CC0" w14:textId="77777777" w:rsidR="00116D4F" w:rsidRPr="00400C19" w:rsidRDefault="00116D4F" w:rsidP="00116D4F">
      <w:pPr>
        <w:pStyle w:val="Normalunindented"/>
      </w:pPr>
    </w:p>
    <w:p w14:paraId="43CC0328" w14:textId="22378EE7" w:rsidR="0003681F" w:rsidRDefault="0003681F" w:rsidP="0003681F">
      <w:pPr>
        <w:pStyle w:val="1"/>
      </w:pPr>
      <w:bookmarkStart w:id="955" w:name="_Toc439994697"/>
      <w:bookmarkStart w:id="956" w:name="_Toc352609414"/>
      <w:bookmarkStart w:id="957" w:name="_Toc223482886"/>
      <w:r w:rsidRPr="0003681F">
        <w:lastRenderedPageBreak/>
        <w:t xml:space="preserve">Appendix </w:t>
      </w:r>
      <w:r>
        <w:t>A</w:t>
      </w:r>
      <w:r w:rsidRPr="0003681F">
        <w:t>: Analysis Models</w:t>
      </w:r>
      <w:bookmarkEnd w:id="955"/>
      <w:bookmarkEnd w:id="956"/>
      <w:bookmarkEnd w:id="957"/>
    </w:p>
    <w:p w14:paraId="54981CF7" w14:textId="6597F5A1" w:rsidR="0003681F" w:rsidRPr="0003681F" w:rsidRDefault="0003681F" w:rsidP="0003681F">
      <w:r>
        <w:t>UML diagrams for every use case</w:t>
      </w:r>
    </w:p>
    <w:p w14:paraId="1ED7E9E6" w14:textId="77777777" w:rsidR="0003681F" w:rsidRPr="0003681F" w:rsidRDefault="0003681F" w:rsidP="0003681F"/>
    <w:p w14:paraId="124468FF" w14:textId="54312B65" w:rsidR="00310C4B" w:rsidRPr="00900461" w:rsidRDefault="00310C4B">
      <w:pPr>
        <w:pStyle w:val="1"/>
        <w:pPrChange w:id="958" w:author="Vasy Medov" w:date="2026-02-25T19:06:00Z">
          <w:pPr>
            <w:pStyle w:val="TOCEntry"/>
          </w:pPr>
        </w:pPrChange>
      </w:pPr>
      <w:bookmarkStart w:id="959" w:name="_Toc439994696"/>
      <w:bookmarkStart w:id="960" w:name="_Toc352609413"/>
      <w:bookmarkStart w:id="961" w:name="_Toc223482887"/>
      <w:r w:rsidRPr="00D05BA9">
        <w:t xml:space="preserve">Appendix </w:t>
      </w:r>
      <w:r w:rsidR="0003681F">
        <w:t>B</w:t>
      </w:r>
      <w:r w:rsidRPr="00D05BA9">
        <w:t>: Glossary</w:t>
      </w:r>
      <w:bookmarkEnd w:id="959"/>
      <w:bookmarkEnd w:id="960"/>
      <w:bookmarkEnd w:id="961"/>
    </w:p>
    <w:p w14:paraId="0C796A7B" w14:textId="77777777" w:rsidR="00500997" w:rsidRPr="00500997" w:rsidRDefault="00500997" w:rsidP="00500997">
      <w:pPr>
        <w:pStyle w:val="2"/>
        <w:rPr>
          <w:lang w:val="ru-RU"/>
        </w:rPr>
      </w:pPr>
      <w:bookmarkStart w:id="962" w:name="_Toc223482888"/>
      <w:r w:rsidRPr="00500997">
        <w:rPr>
          <w:lang w:val="ru-RU"/>
        </w:rPr>
        <w:t>Рейтинги</w:t>
      </w:r>
      <w:bookmarkEnd w:id="962"/>
    </w:p>
    <w:p w14:paraId="1EB6874F" w14:textId="3ADB5C87" w:rsidR="00500997" w:rsidRPr="00500997" w:rsidRDefault="00500997" w:rsidP="00500997">
      <w:pPr>
        <w:pStyle w:val="Normalunindented"/>
      </w:pPr>
      <w:r w:rsidRPr="00330471">
        <w:rPr>
          <w:b/>
          <w:bCs/>
        </w:rPr>
        <w:t>G (General)</w:t>
      </w:r>
      <w:r w:rsidRPr="00500997">
        <w:t xml:space="preserve"> – безобидные фанфики, которые можно читать кому угодно.</w:t>
      </w:r>
    </w:p>
    <w:p w14:paraId="233F471D" w14:textId="021C9CC3" w:rsidR="00500997" w:rsidRPr="00500997" w:rsidRDefault="00500997" w:rsidP="00500997">
      <w:pPr>
        <w:pStyle w:val="Normalunindented"/>
      </w:pPr>
      <w:r w:rsidRPr="00330471">
        <w:rPr>
          <w:b/>
          <w:bCs/>
        </w:rPr>
        <w:t>PG-13</w:t>
      </w:r>
      <w:r w:rsidRPr="00500997">
        <w:t> – могут читать с родительского разрешения дети старше тринадцати лет.</w:t>
      </w:r>
    </w:p>
    <w:p w14:paraId="34C2AD56" w14:textId="0CF8DD59" w:rsidR="00500997" w:rsidRPr="00330471" w:rsidRDefault="00500997" w:rsidP="00500997">
      <w:pPr>
        <w:pStyle w:val="Normalunindented"/>
      </w:pPr>
      <w:r w:rsidRPr="00330471">
        <w:rPr>
          <w:b/>
          <w:bCs/>
        </w:rPr>
        <w:t>R (</w:t>
      </w:r>
      <w:proofErr w:type="spellStart"/>
      <w:r w:rsidRPr="00330471">
        <w:rPr>
          <w:b/>
          <w:bCs/>
        </w:rPr>
        <w:t>Restricted</w:t>
      </w:r>
      <w:proofErr w:type="spellEnd"/>
      <w:r w:rsidRPr="00330471">
        <w:rPr>
          <w:b/>
          <w:bCs/>
        </w:rPr>
        <w:t>)</w:t>
      </w:r>
      <w:r w:rsidRPr="00500997">
        <w:t xml:space="preserve"> – фанфики, в которых присутствуют: ругательства, секс и/или насилие без графических описаний</w:t>
      </w:r>
    </w:p>
    <w:p w14:paraId="711B15DE" w14:textId="6DA93DC0" w:rsidR="00500997" w:rsidRPr="00500997" w:rsidRDefault="00500997" w:rsidP="00500997">
      <w:pPr>
        <w:pStyle w:val="Normalunindented"/>
      </w:pPr>
      <w:r w:rsidRPr="00330471">
        <w:rPr>
          <w:b/>
          <w:bCs/>
        </w:rPr>
        <w:t xml:space="preserve">NC-17 (No </w:t>
      </w:r>
      <w:proofErr w:type="spellStart"/>
      <w:r w:rsidRPr="00330471">
        <w:rPr>
          <w:b/>
          <w:bCs/>
        </w:rPr>
        <w:t>Children</w:t>
      </w:r>
      <w:proofErr w:type="spellEnd"/>
      <w:r w:rsidRPr="00330471">
        <w:rPr>
          <w:b/>
          <w:bCs/>
        </w:rPr>
        <w:t>)</w:t>
      </w:r>
      <w:r w:rsidRPr="00500997">
        <w:t xml:space="preserve"> – самый высокий рейтинг. Обычно подразумевает, что в фанфике присутствуют графические описания секса и/или насилия. Эквивалентен обозначению Х в кино. На некоторых сайтах встречается рейтинг NC-21, но сложно придумать вещи, которые не стоит читать в 17, а только лишь после 21.</w:t>
      </w:r>
    </w:p>
    <w:p w14:paraId="45DFB534" w14:textId="10F0918D" w:rsidR="00500997" w:rsidRPr="00500997" w:rsidRDefault="00500997" w:rsidP="00500997">
      <w:pPr>
        <w:pStyle w:val="2"/>
        <w:rPr>
          <w:lang w:val="ru-RU"/>
        </w:rPr>
      </w:pPr>
      <w:bookmarkStart w:id="963" w:name="_Toc223482889"/>
      <w:r w:rsidRPr="00500997">
        <w:rPr>
          <w:lang w:val="ru-RU"/>
        </w:rPr>
        <w:t>Размеры</w:t>
      </w:r>
      <w:bookmarkEnd w:id="963"/>
    </w:p>
    <w:p w14:paraId="60FF4A36" w14:textId="35E211BD" w:rsidR="00500997" w:rsidRDefault="00500997" w:rsidP="00500997">
      <w:pPr>
        <w:pStyle w:val="Normalunindented"/>
        <w:rPr>
          <w:b/>
          <w:bCs/>
        </w:rPr>
      </w:pPr>
      <w:r w:rsidRPr="00500997">
        <w:rPr>
          <w:b/>
          <w:bCs/>
        </w:rPr>
        <w:t>Мини</w:t>
      </w:r>
      <w:r w:rsidRPr="00500997">
        <w:t> - до 50 килобайт</w:t>
      </w:r>
      <w:r>
        <w:t>.</w:t>
      </w:r>
    </w:p>
    <w:p w14:paraId="58B67E61" w14:textId="431D2AF3" w:rsidR="00500997" w:rsidRPr="00500997" w:rsidRDefault="00500997" w:rsidP="00500997">
      <w:pPr>
        <w:pStyle w:val="Normalunindented"/>
        <w:rPr>
          <w:b/>
          <w:bCs/>
        </w:rPr>
      </w:pPr>
      <w:r w:rsidRPr="00500997">
        <w:rPr>
          <w:b/>
          <w:bCs/>
        </w:rPr>
        <w:t>Миди</w:t>
      </w:r>
      <w:r w:rsidRPr="00500997">
        <w:t> - от 50 до 200 килобайт</w:t>
      </w:r>
      <w:r>
        <w:t>.</w:t>
      </w:r>
    </w:p>
    <w:p w14:paraId="1BF5722A" w14:textId="410BB9AF" w:rsidR="00500997" w:rsidRDefault="00500997" w:rsidP="00500997">
      <w:pPr>
        <w:pStyle w:val="Normalunindented"/>
      </w:pPr>
      <w:r w:rsidRPr="00500997">
        <w:rPr>
          <w:b/>
          <w:bCs/>
        </w:rPr>
        <w:t>Макси</w:t>
      </w:r>
      <w:r w:rsidRPr="00500997">
        <w:t> - свыше 200 килобай</w:t>
      </w:r>
      <w:r>
        <w:t>т.</w:t>
      </w:r>
    </w:p>
    <w:p w14:paraId="11C98B2C" w14:textId="1559604D" w:rsidR="00500997" w:rsidRDefault="00500997" w:rsidP="00500997">
      <w:pPr>
        <w:pStyle w:val="Normalunindented"/>
        <w:rPr>
          <w:b/>
          <w:bCs/>
          <w:i/>
        </w:rPr>
      </w:pPr>
      <w:r w:rsidRPr="00500997">
        <w:t>На сайте установлено автоматическое ограничение на минимальный размер текста для миди и макси фанфиков. Так, при изменении статуса фанфика на "Закончен", сайт проверяет размер текста. В случае, если фактический размер фанфика не соответствует установленному автором размеру (50 Кб для миди и 200 Кб для макси), размер меняется на меньший.</w:t>
      </w:r>
      <w:r w:rsidRPr="00500997">
        <w:br/>
        <w:t xml:space="preserve">Килобайт = 1024 символа. Иными словами, 1 килобайт </w:t>
      </w:r>
      <w:proofErr w:type="gramStart"/>
      <w:r w:rsidRPr="00500997">
        <w:t>- это</w:t>
      </w:r>
      <w:proofErr w:type="gramEnd"/>
      <w:r w:rsidRPr="00500997">
        <w:t xml:space="preserve"> примерно одна тысяча знаков с пробелами.</w:t>
      </w:r>
    </w:p>
    <w:p w14:paraId="4BE0532C" w14:textId="69A19A09" w:rsidR="00500997" w:rsidRPr="00500997" w:rsidRDefault="00500997" w:rsidP="00500997">
      <w:pPr>
        <w:pStyle w:val="2"/>
      </w:pPr>
      <w:bookmarkStart w:id="964" w:name="_Toc223482890"/>
      <w:r>
        <w:rPr>
          <w:lang w:val="ru-RU"/>
        </w:rPr>
        <w:t>Категории</w:t>
      </w:r>
      <w:bookmarkEnd w:id="964"/>
    </w:p>
    <w:p w14:paraId="5C604CC5" w14:textId="3E282C86" w:rsidR="00330471" w:rsidRPr="00330471" w:rsidRDefault="00500997" w:rsidP="00330471">
      <w:pPr>
        <w:pStyle w:val="Normalunindented"/>
      </w:pPr>
      <w:proofErr w:type="spellStart"/>
      <w:r w:rsidRPr="00330471">
        <w:rPr>
          <w:b/>
          <w:bCs/>
        </w:rPr>
        <w:t>Гет</w:t>
      </w:r>
      <w:proofErr w:type="spellEnd"/>
      <w:r w:rsidRPr="00330471">
        <w:rPr>
          <w:b/>
          <w:bCs/>
        </w:rPr>
        <w:t> (</w:t>
      </w:r>
      <w:proofErr w:type="spellStart"/>
      <w:r w:rsidRPr="00330471">
        <w:rPr>
          <w:b/>
          <w:bCs/>
        </w:rPr>
        <w:t>Het</w:t>
      </w:r>
      <w:proofErr w:type="spellEnd"/>
      <w:r w:rsidRPr="00330471">
        <w:rPr>
          <w:b/>
          <w:bCs/>
        </w:rPr>
        <w:t>)</w:t>
      </w:r>
      <w:r w:rsidRPr="00330471">
        <w:t xml:space="preserve"> – сокращенное </w:t>
      </w:r>
      <w:proofErr w:type="spellStart"/>
      <w:r w:rsidRPr="00330471">
        <w:t>heterosexual</w:t>
      </w:r>
      <w:proofErr w:type="spellEnd"/>
      <w:r w:rsidRPr="00330471">
        <w:t>, "гетеросексуальный". Фанфик содержит описание гетеросексуальных отношений (мужчина и женщина).</w:t>
      </w:r>
    </w:p>
    <w:p w14:paraId="61FA5D24" w14:textId="392F085B" w:rsidR="00330471" w:rsidRPr="00330471" w:rsidRDefault="00500997" w:rsidP="00330471">
      <w:pPr>
        <w:pStyle w:val="Normalunindented"/>
      </w:pPr>
      <w:r w:rsidRPr="00330471">
        <w:rPr>
          <w:b/>
          <w:bCs/>
        </w:rPr>
        <w:t>Слэш (</w:t>
      </w:r>
      <w:proofErr w:type="spellStart"/>
      <w:r w:rsidRPr="00330471">
        <w:rPr>
          <w:b/>
          <w:bCs/>
        </w:rPr>
        <w:t>Slash</w:t>
      </w:r>
      <w:proofErr w:type="spellEnd"/>
      <w:r w:rsidRPr="00330471">
        <w:rPr>
          <w:b/>
          <w:bCs/>
        </w:rPr>
        <w:t>)</w:t>
      </w:r>
      <w:r w:rsidRPr="00330471">
        <w:t xml:space="preserve"> – фанфик, в котором присутствуют романтические и/или сексуальные отношения между мужчинами.</w:t>
      </w:r>
    </w:p>
    <w:p w14:paraId="656A064C" w14:textId="242CB3CC" w:rsidR="00330471" w:rsidRPr="00330471" w:rsidRDefault="00500997" w:rsidP="00330471">
      <w:pPr>
        <w:pStyle w:val="Normalunindented"/>
      </w:pPr>
      <w:proofErr w:type="spellStart"/>
      <w:r w:rsidRPr="00330471">
        <w:rPr>
          <w:b/>
          <w:bCs/>
        </w:rPr>
        <w:t>Фемслэш</w:t>
      </w:r>
      <w:proofErr w:type="spellEnd"/>
      <w:r w:rsidRPr="00330471">
        <w:rPr>
          <w:b/>
          <w:bCs/>
        </w:rPr>
        <w:t> (</w:t>
      </w:r>
      <w:proofErr w:type="spellStart"/>
      <w:r w:rsidRPr="00330471">
        <w:rPr>
          <w:b/>
          <w:bCs/>
        </w:rPr>
        <w:t>Femslash</w:t>
      </w:r>
      <w:proofErr w:type="spellEnd"/>
      <w:r w:rsidRPr="00330471">
        <w:rPr>
          <w:b/>
          <w:bCs/>
        </w:rPr>
        <w:t>)</w:t>
      </w:r>
      <w:r w:rsidRPr="00330471">
        <w:t xml:space="preserve"> – фанфик, в котором описаны романтические и/или сексуальные отношения между женщинами.</w:t>
      </w:r>
    </w:p>
    <w:p w14:paraId="0A25D269" w14:textId="540F2E24" w:rsidR="00330471" w:rsidRPr="00330471" w:rsidRDefault="00500997" w:rsidP="00330471">
      <w:pPr>
        <w:pStyle w:val="Normalunindented"/>
      </w:pPr>
      <w:r w:rsidRPr="00330471">
        <w:rPr>
          <w:b/>
          <w:bCs/>
        </w:rPr>
        <w:t>Джен (</w:t>
      </w:r>
      <w:proofErr w:type="spellStart"/>
      <w:r w:rsidRPr="00330471">
        <w:rPr>
          <w:b/>
          <w:bCs/>
        </w:rPr>
        <w:t>Gen</w:t>
      </w:r>
      <w:proofErr w:type="spellEnd"/>
      <w:r w:rsidRPr="00330471">
        <w:rPr>
          <w:b/>
          <w:bCs/>
        </w:rPr>
        <w:t>)</w:t>
      </w:r>
      <w:r w:rsidRPr="00330471">
        <w:t xml:space="preserve"> – фанфик, не являющийся ни </w:t>
      </w:r>
      <w:proofErr w:type="spellStart"/>
      <w:r w:rsidRPr="00330471">
        <w:t>гетом</w:t>
      </w:r>
      <w:proofErr w:type="spellEnd"/>
      <w:r w:rsidRPr="00330471">
        <w:t xml:space="preserve">, ни </w:t>
      </w:r>
      <w:proofErr w:type="spellStart"/>
      <w:r w:rsidRPr="00330471">
        <w:t>слэшем</w:t>
      </w:r>
      <w:proofErr w:type="spellEnd"/>
      <w:r w:rsidRPr="00330471">
        <w:t xml:space="preserve">, ни </w:t>
      </w:r>
      <w:proofErr w:type="spellStart"/>
      <w:r w:rsidRPr="00330471">
        <w:t>фемслэшем</w:t>
      </w:r>
      <w:proofErr w:type="spellEnd"/>
      <w:r w:rsidRPr="00330471">
        <w:t xml:space="preserve">, другими словами, тот, в котором не описываются и не упоминаются сексуальные взаимоотношения. Термин </w:t>
      </w:r>
      <w:r w:rsidRPr="00330471">
        <w:lastRenderedPageBreak/>
        <w:t xml:space="preserve">появился из сокращенного </w:t>
      </w:r>
      <w:proofErr w:type="spellStart"/>
      <w:r w:rsidRPr="00330471">
        <w:t>general</w:t>
      </w:r>
      <w:proofErr w:type="spellEnd"/>
      <w:r w:rsidRPr="00330471">
        <w:t xml:space="preserve"> </w:t>
      </w:r>
      <w:proofErr w:type="spellStart"/>
      <w:r w:rsidRPr="00330471">
        <w:t>audience</w:t>
      </w:r>
      <w:proofErr w:type="spellEnd"/>
      <w:r w:rsidRPr="00330471">
        <w:t>, "любая аудитория", и восходит к системе рейтингов, принятых в кино.</w:t>
      </w:r>
    </w:p>
    <w:p w14:paraId="31CAE709" w14:textId="1C47D0E6" w:rsidR="00500997" w:rsidRDefault="00500997" w:rsidP="00330471">
      <w:pPr>
        <w:pStyle w:val="Normalunindented"/>
      </w:pPr>
      <w:r w:rsidRPr="00330471">
        <w:t>Категория определяется по романтическим/сексуальным отношениями, которым в повествовании уделено больше времени и внимания. Если в произведении присутствуют в виде небольшого упоминания отношения из другой категории, может быть полезно указать соответствующее предупреждение.</w:t>
      </w:r>
    </w:p>
    <w:p w14:paraId="6FD32891" w14:textId="77777777" w:rsidR="00330471" w:rsidRPr="00330471" w:rsidRDefault="00330471" w:rsidP="00330471">
      <w:pPr>
        <w:pStyle w:val="2"/>
      </w:pPr>
      <w:bookmarkStart w:id="965" w:name="_Toc223482891"/>
      <w:proofErr w:type="spellStart"/>
      <w:r w:rsidRPr="00330471">
        <w:t>Другие</w:t>
      </w:r>
      <w:proofErr w:type="spellEnd"/>
      <w:r w:rsidRPr="00330471">
        <w:t xml:space="preserve"> </w:t>
      </w:r>
      <w:proofErr w:type="spellStart"/>
      <w:r w:rsidRPr="00330471">
        <w:t>сокращения</w:t>
      </w:r>
      <w:proofErr w:type="spellEnd"/>
      <w:r w:rsidRPr="00330471">
        <w:t xml:space="preserve"> и </w:t>
      </w:r>
      <w:proofErr w:type="spellStart"/>
      <w:r w:rsidRPr="00330471">
        <w:t>обозначения</w:t>
      </w:r>
      <w:bookmarkEnd w:id="965"/>
      <w:proofErr w:type="spellEnd"/>
    </w:p>
    <w:p w14:paraId="7B7A86D7" w14:textId="77777777" w:rsidR="00330471" w:rsidRDefault="00330471" w:rsidP="00330471">
      <w:pPr>
        <w:pStyle w:val="Normalunindented"/>
      </w:pPr>
      <w:r w:rsidRPr="00330471">
        <w:rPr>
          <w:b/>
          <w:bCs/>
        </w:rPr>
        <w:t>Альфа</w:t>
      </w:r>
      <w:r w:rsidRPr="00330471">
        <w:rPr>
          <w:lang w:val="en-US"/>
        </w:rPr>
        <w:t> </w:t>
      </w:r>
      <w:r w:rsidRPr="00330471">
        <w:t>(</w:t>
      </w:r>
      <w:r w:rsidRPr="00330471">
        <w:rPr>
          <w:lang w:val="en-US"/>
        </w:rPr>
        <w:t>alpha</w:t>
      </w:r>
      <w:r w:rsidRPr="00330471">
        <w:t>) – автор фанфика.</w:t>
      </w:r>
    </w:p>
    <w:p w14:paraId="5F160887" w14:textId="77777777" w:rsidR="00330471" w:rsidRDefault="00330471" w:rsidP="00330471">
      <w:pPr>
        <w:pStyle w:val="Normalunindented"/>
      </w:pPr>
      <w:r w:rsidRPr="00330471">
        <w:rPr>
          <w:b/>
          <w:bCs/>
        </w:rPr>
        <w:t>Бета, Бета-ридер</w:t>
      </w:r>
      <w:r w:rsidRPr="00330471">
        <w:rPr>
          <w:lang w:val="en-US"/>
        </w:rPr>
        <w:t> </w:t>
      </w:r>
      <w:r w:rsidRPr="00330471">
        <w:t>(</w:t>
      </w:r>
      <w:r w:rsidRPr="00330471">
        <w:rPr>
          <w:lang w:val="en-US"/>
        </w:rPr>
        <w:t>Beta</w:t>
      </w:r>
      <w:r w:rsidRPr="00330471">
        <w:t xml:space="preserve">, </w:t>
      </w:r>
      <w:r w:rsidRPr="00330471">
        <w:rPr>
          <w:lang w:val="en-US"/>
        </w:rPr>
        <w:t>Beta</w:t>
      </w:r>
      <w:r w:rsidRPr="00330471">
        <w:t>-</w:t>
      </w:r>
      <w:r w:rsidRPr="00330471">
        <w:rPr>
          <w:lang w:val="en-US"/>
        </w:rPr>
        <w:t>reader</w:t>
      </w:r>
      <w:r w:rsidRPr="00330471">
        <w:t>) – человек, который читает фанфик перед публикацией и помогает сделать его лучше. Предложения беты могут касаться как простых вещей, вроде орфографии и пунктуации, так и более сложных – характеристик героев, удаления или добавления отдельных сцен, и так далее.</w:t>
      </w:r>
    </w:p>
    <w:p w14:paraId="5674C725" w14:textId="77777777" w:rsidR="00330471" w:rsidRDefault="00330471" w:rsidP="00330471">
      <w:pPr>
        <w:pStyle w:val="Normalunindented"/>
      </w:pPr>
      <w:r w:rsidRPr="00330471">
        <w:rPr>
          <w:b/>
          <w:bCs/>
        </w:rPr>
        <w:t>Дисклеймер</w:t>
      </w:r>
      <w:r w:rsidRPr="00330471">
        <w:rPr>
          <w:lang w:val="en-US"/>
        </w:rPr>
        <w:t> </w:t>
      </w:r>
      <w:r w:rsidRPr="00330471">
        <w:t>(</w:t>
      </w:r>
      <w:r w:rsidRPr="00330471">
        <w:rPr>
          <w:lang w:val="en-US"/>
        </w:rPr>
        <w:t>Disclaimer</w:t>
      </w:r>
      <w:r w:rsidRPr="00330471">
        <w:t>) – фраза в начале фанфика либо на первой странице сайта, посредством которой автор сообщает читателям (и в особенности правообладателю), что фанфик или сайт, о котором идет речь, был создан не с целью извлечения прибыли, и указывает, кому именно принадлежат права на использованных персонажей. На нашем сайте дисклеймер указан в самом низу каждой страницы.</w:t>
      </w:r>
    </w:p>
    <w:p w14:paraId="2FF33256" w14:textId="77777777" w:rsidR="00330471" w:rsidRDefault="00330471" w:rsidP="00330471">
      <w:pPr>
        <w:pStyle w:val="Normalunindented"/>
      </w:pPr>
      <w:r w:rsidRPr="00330471">
        <w:rPr>
          <w:b/>
          <w:bCs/>
          <w:lang w:val="en-US"/>
        </w:rPr>
        <w:t>Feedback</w:t>
      </w:r>
      <w:r w:rsidRPr="00330471">
        <w:rPr>
          <w:b/>
          <w:bCs/>
        </w:rPr>
        <w:t>/</w:t>
      </w:r>
      <w:r w:rsidRPr="00330471">
        <w:rPr>
          <w:b/>
          <w:bCs/>
          <w:lang w:val="en-US"/>
        </w:rPr>
        <w:t>Reviews</w:t>
      </w:r>
      <w:r w:rsidRPr="00330471">
        <w:rPr>
          <w:lang w:val="en-US"/>
        </w:rPr>
        <w:t> </w:t>
      </w:r>
      <w:r w:rsidRPr="00330471">
        <w:t>– отзывы, комментарии читателей.</w:t>
      </w:r>
    </w:p>
    <w:p w14:paraId="69C9E362" w14:textId="77777777" w:rsidR="00330471" w:rsidRDefault="00330471" w:rsidP="00330471">
      <w:pPr>
        <w:pStyle w:val="Normalunindented"/>
      </w:pPr>
      <w:r w:rsidRPr="00330471">
        <w:rPr>
          <w:b/>
          <w:bCs/>
        </w:rPr>
        <w:t>Корректор/редактор</w:t>
      </w:r>
      <w:r w:rsidRPr="00330471">
        <w:rPr>
          <w:lang w:val="en-US"/>
        </w:rPr>
        <w:t> </w:t>
      </w:r>
      <w:r w:rsidRPr="00330471">
        <w:t>- человек, в основном, отвечает только за исправление знаков препинания.</w:t>
      </w:r>
    </w:p>
    <w:p w14:paraId="379A33C8" w14:textId="77777777" w:rsidR="00330471" w:rsidRDefault="00330471" w:rsidP="00330471">
      <w:pPr>
        <w:pStyle w:val="Normalunindented"/>
      </w:pPr>
      <w:r w:rsidRPr="00330471">
        <w:rPr>
          <w:b/>
          <w:bCs/>
        </w:rPr>
        <w:t>Сиквел</w:t>
      </w:r>
      <w:r w:rsidRPr="00330471">
        <w:rPr>
          <w:lang w:val="en-US"/>
        </w:rPr>
        <w:t> </w:t>
      </w:r>
      <w:r w:rsidRPr="00330471">
        <w:t>(</w:t>
      </w:r>
      <w:r w:rsidRPr="00330471">
        <w:rPr>
          <w:lang w:val="en-US"/>
        </w:rPr>
        <w:t>Sequel</w:t>
      </w:r>
      <w:r w:rsidRPr="00330471">
        <w:t>) - продолжение фанфика/рассказа и т.п.</w:t>
      </w:r>
    </w:p>
    <w:p w14:paraId="02938318" w14:textId="77777777" w:rsidR="00330471" w:rsidRDefault="00330471" w:rsidP="00330471">
      <w:pPr>
        <w:pStyle w:val="Normalunindented"/>
      </w:pPr>
      <w:r w:rsidRPr="00330471">
        <w:rPr>
          <w:b/>
          <w:bCs/>
        </w:rPr>
        <w:t>Приквел</w:t>
      </w:r>
      <w:r w:rsidRPr="00330471">
        <w:rPr>
          <w:lang w:val="en-US"/>
        </w:rPr>
        <w:t> </w:t>
      </w:r>
      <w:r w:rsidRPr="00330471">
        <w:t>- описание событий, которые случились с героями ДО фанфика. К примеру, книга, описывающая жизнь маленького Снейпа и времена мародёров, считалась бы приквелом к "Гарри Поттеру". Если бы Роулинг сочла нужным её написать</w:t>
      </w:r>
    </w:p>
    <w:p w14:paraId="20640CDB" w14:textId="77777777" w:rsidR="00330471" w:rsidRDefault="00330471" w:rsidP="00330471">
      <w:pPr>
        <w:pStyle w:val="Normalunindented"/>
      </w:pPr>
      <w:r w:rsidRPr="00330471">
        <w:rPr>
          <w:b/>
          <w:bCs/>
          <w:lang w:val="en-US"/>
        </w:rPr>
        <w:t>Round</w:t>
      </w:r>
      <w:r w:rsidRPr="00330471">
        <w:rPr>
          <w:b/>
          <w:bCs/>
        </w:rPr>
        <w:t xml:space="preserve"> </w:t>
      </w:r>
      <w:r w:rsidRPr="00330471">
        <w:rPr>
          <w:b/>
          <w:bCs/>
          <w:lang w:val="en-US"/>
        </w:rPr>
        <w:t>robin</w:t>
      </w:r>
      <w:r w:rsidRPr="00330471">
        <w:rPr>
          <w:lang w:val="en-US"/>
        </w:rPr>
        <w:t> </w:t>
      </w:r>
      <w:r w:rsidRPr="00330471">
        <w:t xml:space="preserve">– фанфик, созданный группой авторов, каждый из которых по очереди пишет свой кусочек. Удачные </w:t>
      </w:r>
      <w:r w:rsidRPr="00330471">
        <w:rPr>
          <w:lang w:val="en-US"/>
        </w:rPr>
        <w:t>round</w:t>
      </w:r>
      <w:r w:rsidRPr="00330471">
        <w:t xml:space="preserve"> </w:t>
      </w:r>
      <w:r w:rsidRPr="00330471">
        <w:rPr>
          <w:lang w:val="en-US"/>
        </w:rPr>
        <w:t>robins</w:t>
      </w:r>
      <w:r w:rsidRPr="00330471">
        <w:t xml:space="preserve"> - большая редкость. Как правило, они отличаются резким переходом между частями и несогласованностью стиля, впрочем, некоторые умудряются извлечь художественную пользу даже из этого. Обычно </w:t>
      </w:r>
      <w:r w:rsidRPr="00330471">
        <w:rPr>
          <w:lang w:val="en-US"/>
        </w:rPr>
        <w:t>round</w:t>
      </w:r>
      <w:r w:rsidRPr="00330471">
        <w:t xml:space="preserve"> </w:t>
      </w:r>
      <w:r w:rsidRPr="00330471">
        <w:rPr>
          <w:lang w:val="en-US"/>
        </w:rPr>
        <w:t>robin</w:t>
      </w:r>
      <w:r w:rsidRPr="00330471">
        <w:t xml:space="preserve"> не представляет интереса ни для кого, кроме самих участников и их ближайших друзей.</w:t>
      </w:r>
    </w:p>
    <w:p w14:paraId="791B1BC1" w14:textId="77777777" w:rsidR="00330471" w:rsidRDefault="00330471" w:rsidP="00330471">
      <w:pPr>
        <w:pStyle w:val="Normalunindented"/>
      </w:pPr>
      <w:proofErr w:type="spellStart"/>
      <w:r w:rsidRPr="00330471">
        <w:rPr>
          <w:b/>
          <w:bCs/>
        </w:rPr>
        <w:t>Смарм</w:t>
      </w:r>
      <w:proofErr w:type="spellEnd"/>
      <w:r w:rsidRPr="00330471">
        <w:rPr>
          <w:lang w:val="en-US"/>
        </w:rPr>
        <w:t> </w:t>
      </w:r>
      <w:r w:rsidRPr="00330471">
        <w:t>(</w:t>
      </w:r>
      <w:r w:rsidRPr="00330471">
        <w:rPr>
          <w:lang w:val="en-US"/>
        </w:rPr>
        <w:t>Smarm</w:t>
      </w:r>
      <w:r w:rsidRPr="00330471">
        <w:t>) – слегка пренебрежительное определение фанфика, в котором один персонаж дает понять, словом или делом, как важна для него его (разумеется, платоническая) дружба с другим персонажем. Такие фанфики – довольно редкое явление.</w:t>
      </w:r>
    </w:p>
    <w:p w14:paraId="6C84905B" w14:textId="77777777" w:rsidR="00330471" w:rsidRDefault="00330471" w:rsidP="00330471">
      <w:pPr>
        <w:pStyle w:val="Normalunindented"/>
      </w:pPr>
      <w:proofErr w:type="spellStart"/>
      <w:r w:rsidRPr="00330471">
        <w:rPr>
          <w:b/>
          <w:bCs/>
        </w:rPr>
        <w:t>Сквик</w:t>
      </w:r>
      <w:proofErr w:type="spellEnd"/>
      <w:r w:rsidRPr="00330471">
        <w:rPr>
          <w:lang w:val="en-US"/>
        </w:rPr>
        <w:t> </w:t>
      </w:r>
      <w:r w:rsidRPr="00330471">
        <w:t>(</w:t>
      </w:r>
      <w:proofErr w:type="spellStart"/>
      <w:r w:rsidRPr="00330471">
        <w:rPr>
          <w:lang w:val="en-US"/>
        </w:rPr>
        <w:t>Squick</w:t>
      </w:r>
      <w:proofErr w:type="spellEnd"/>
      <w:r w:rsidRPr="00330471">
        <w:t>) – происходит от выражений "</w:t>
      </w:r>
      <w:r w:rsidRPr="00330471">
        <w:rPr>
          <w:lang w:val="en-US"/>
        </w:rPr>
        <w:t>someone</w:t>
      </w:r>
      <w:r w:rsidRPr="00330471">
        <w:t xml:space="preserve"> </w:t>
      </w:r>
      <w:r w:rsidRPr="00330471">
        <w:rPr>
          <w:lang w:val="en-US"/>
        </w:rPr>
        <w:t>else</w:t>
      </w:r>
      <w:r w:rsidRPr="00330471">
        <w:t>'</w:t>
      </w:r>
      <w:r w:rsidRPr="00330471">
        <w:rPr>
          <w:lang w:val="en-US"/>
        </w:rPr>
        <w:t>s</w:t>
      </w:r>
      <w:r w:rsidRPr="00330471">
        <w:t xml:space="preserve"> </w:t>
      </w:r>
      <w:r w:rsidRPr="00330471">
        <w:rPr>
          <w:lang w:val="en-US"/>
        </w:rPr>
        <w:t>kink</w:t>
      </w:r>
      <w:r w:rsidRPr="00330471">
        <w:t>" (“со странностями”) и “</w:t>
      </w:r>
      <w:r w:rsidRPr="00330471">
        <w:rPr>
          <w:lang w:val="en-US"/>
        </w:rPr>
        <w:t>icky</w:t>
      </w:r>
      <w:r w:rsidRPr="00330471">
        <w:t xml:space="preserve">” (“неприятный”). Другими словами, это то, что может нравиться одним, но вызывает тошноту у других. В эту категорию входят и слэш, и </w:t>
      </w:r>
      <w:r w:rsidRPr="00330471">
        <w:rPr>
          <w:lang w:val="en-US"/>
        </w:rPr>
        <w:t>BDSM</w:t>
      </w:r>
      <w:r w:rsidRPr="00330471">
        <w:t xml:space="preserve">, и некоторые отдельные </w:t>
      </w:r>
      <w:proofErr w:type="spellStart"/>
      <w:r w:rsidRPr="00330471">
        <w:t>пейринги</w:t>
      </w:r>
      <w:proofErr w:type="spellEnd"/>
      <w:r w:rsidRPr="00330471">
        <w:t>, и многое другое. По большому счету термин напоминает нам о взаимной вежливости и необходимости уважать чужое мнение.</w:t>
      </w:r>
    </w:p>
    <w:p w14:paraId="591EA132" w14:textId="77777777" w:rsidR="00330471" w:rsidRDefault="00330471" w:rsidP="00330471">
      <w:pPr>
        <w:pStyle w:val="Normalunindented"/>
      </w:pPr>
      <w:r w:rsidRPr="00330471">
        <w:rPr>
          <w:b/>
          <w:bCs/>
          <w:lang w:val="en-US"/>
        </w:rPr>
        <w:t>OC</w:t>
      </w:r>
      <w:r w:rsidRPr="00330471">
        <w:rPr>
          <w:lang w:val="en-US"/>
        </w:rPr>
        <w:t> </w:t>
      </w:r>
      <w:r w:rsidRPr="00330471">
        <w:t xml:space="preserve">(НП - новый персонаж, НМП - новый мужской персонаж) - сокращение от </w:t>
      </w:r>
      <w:r w:rsidRPr="00330471">
        <w:rPr>
          <w:lang w:val="en-US"/>
        </w:rPr>
        <w:t>Original</w:t>
      </w:r>
      <w:r w:rsidRPr="00330471">
        <w:t xml:space="preserve"> </w:t>
      </w:r>
      <w:r w:rsidRPr="00330471">
        <w:rPr>
          <w:lang w:val="en-US"/>
        </w:rPr>
        <w:t>Character</w:t>
      </w:r>
      <w:r w:rsidRPr="00330471">
        <w:t>, "Оригинальный персонаж".</w:t>
      </w:r>
    </w:p>
    <w:p w14:paraId="2BE8E732" w14:textId="4BE8F5E0" w:rsidR="00330471" w:rsidRPr="00330471" w:rsidRDefault="00330471" w:rsidP="00330471">
      <w:pPr>
        <w:pStyle w:val="Normalunindented"/>
      </w:pPr>
      <w:r w:rsidRPr="00330471">
        <w:rPr>
          <w:b/>
          <w:bCs/>
          <w:lang w:val="en-US"/>
        </w:rPr>
        <w:lastRenderedPageBreak/>
        <w:t>OFC</w:t>
      </w:r>
      <w:r w:rsidRPr="00330471">
        <w:rPr>
          <w:lang w:val="en-US"/>
        </w:rPr>
        <w:t> </w:t>
      </w:r>
      <w:r w:rsidRPr="00330471">
        <w:t xml:space="preserve">(НЖП - новый женский персонаж) – сокращенное </w:t>
      </w:r>
      <w:r w:rsidRPr="00330471">
        <w:rPr>
          <w:lang w:val="en-US"/>
        </w:rPr>
        <w:t>Original</w:t>
      </w:r>
      <w:r w:rsidRPr="00330471">
        <w:t xml:space="preserve"> </w:t>
      </w:r>
      <w:r w:rsidRPr="00330471">
        <w:rPr>
          <w:lang w:val="en-US"/>
        </w:rPr>
        <w:t>Female</w:t>
      </w:r>
      <w:r w:rsidRPr="00330471">
        <w:t xml:space="preserve"> </w:t>
      </w:r>
      <w:r w:rsidRPr="00330471">
        <w:rPr>
          <w:lang w:val="en-US"/>
        </w:rPr>
        <w:t>Character</w:t>
      </w:r>
      <w:r w:rsidRPr="00330471">
        <w:t>, “Оригинальный женский персонаж”. Как правило, появляется в фанфике для романтических отношений с каноническим персонажем. Часто, но не всегда, превращается в Мэри Сью.</w:t>
      </w:r>
      <w:r w:rsidRPr="00330471">
        <w:br/>
      </w:r>
      <w:r w:rsidRPr="00330471">
        <w:rPr>
          <w:b/>
          <w:bCs/>
          <w:lang w:val="en-US"/>
        </w:rPr>
        <w:t>Spoiler</w:t>
      </w:r>
      <w:r w:rsidRPr="00330471">
        <w:rPr>
          <w:lang w:val="en-US"/>
        </w:rPr>
        <w:t> </w:t>
      </w:r>
      <w:r w:rsidRPr="00330471">
        <w:t>(спойлер) - факты, упоминающиеся в каноне.</w:t>
      </w:r>
    </w:p>
    <w:p w14:paraId="7BBE54B9" w14:textId="29BF0911" w:rsidR="00310C4B" w:rsidRPr="0003681F" w:rsidRDefault="0003681F">
      <w:pPr>
        <w:pStyle w:val="1"/>
        <w:numPr>
          <w:ilvl w:val="0"/>
          <w:numId w:val="0"/>
        </w:numPr>
        <w:rPr>
          <w:color w:val="000000" w:themeColor="text1"/>
          <w:rPrChange w:id="966" w:author="Vasy Medov" w:date="2026-02-26T17:30:00Z">
            <w:rPr/>
          </w:rPrChange>
        </w:rPr>
        <w:pPrChange w:id="967" w:author="Vasy Medov" w:date="2026-02-25T19:06:00Z">
          <w:pPr>
            <w:pStyle w:val="TOCEntry"/>
          </w:pPr>
        </w:pPrChange>
      </w:pPr>
      <w:bookmarkStart w:id="968" w:name="_Toc223482892"/>
      <w:r>
        <w:rPr>
          <w:color w:val="000000" w:themeColor="text1"/>
          <w:lang w:val="ru-RU"/>
        </w:rPr>
        <w:t>Вывод</w:t>
      </w:r>
      <w:bookmarkEnd w:id="968"/>
    </w:p>
    <w:p w14:paraId="4FC52714" w14:textId="77777777" w:rsidR="00310C4B" w:rsidRPr="00626646" w:rsidRDefault="00310C4B">
      <w:pPr>
        <w:pStyle w:val="template"/>
        <w:rPr>
          <w:ins w:id="969" w:author="Vasy Medov" w:date="2026-02-24T19:48:00Z"/>
          <w:color w:val="000000" w:themeColor="text1"/>
          <w:rPrChange w:id="970" w:author="Vasy Medov" w:date="2026-02-26T17:30:00Z">
            <w:rPr>
              <w:ins w:id="971" w:author="Vasy Medov" w:date="2026-02-24T19:48:00Z"/>
            </w:rPr>
          </w:rPrChange>
        </w:rPr>
      </w:pPr>
      <w:r w:rsidRPr="00626646">
        <w:rPr>
          <w:color w:val="000000" w:themeColor="text1"/>
          <w:rPrChange w:id="972" w:author="Vasy Medov" w:date="2026-02-26T17:30:00Z">
            <w:rPr/>
          </w:rPrChange>
        </w:rPr>
        <w:t>&lt;</w:t>
      </w:r>
      <w:r w:rsidR="0026483C" w:rsidRPr="00626646">
        <w:rPr>
          <w:color w:val="000000" w:themeColor="text1"/>
          <w:rPrChange w:id="973" w:author="Vasy Medov" w:date="2026-02-26T17:30:00Z">
            <w:rPr/>
          </w:rPrChange>
        </w:rPr>
        <w:t>This optional section includes or points to pertinent analysis models such as data flow diagrams, feature trees, state-transition diagrams, or entity-relationship diagrams. You might prefer to insert certain models into the relevant sections of the specification instead of collecting them at the end.</w:t>
      </w:r>
      <w:r w:rsidRPr="00626646">
        <w:rPr>
          <w:color w:val="000000" w:themeColor="text1"/>
          <w:rPrChange w:id="974" w:author="Vasy Medov" w:date="2026-02-26T17:30:00Z">
            <w:rPr/>
          </w:rPrChange>
        </w:rPr>
        <w:t>&gt;</w:t>
      </w:r>
    </w:p>
    <w:p w14:paraId="3C3F386E" w14:textId="0A45878A" w:rsidR="00B35BD9" w:rsidRPr="00626646" w:rsidRDefault="00B35BD9">
      <w:pPr>
        <w:pStyle w:val="template"/>
        <w:rPr>
          <w:ins w:id="975" w:author="Vasy Medov" w:date="2026-02-24T19:48:00Z"/>
          <w:color w:val="000000" w:themeColor="text1"/>
          <w:rPrChange w:id="976" w:author="Vasy Medov" w:date="2026-02-26T17:30:00Z">
            <w:rPr>
              <w:ins w:id="977" w:author="Vasy Medov" w:date="2026-02-24T19:48:00Z"/>
            </w:rPr>
          </w:rPrChange>
        </w:rPr>
      </w:pPr>
    </w:p>
    <w:p w14:paraId="78D84D65" w14:textId="2BEA4129" w:rsidR="00B35BD9" w:rsidRPr="00626646" w:rsidRDefault="00B35BD9">
      <w:pPr>
        <w:pStyle w:val="template"/>
        <w:rPr>
          <w:ins w:id="978" w:author="Vasy Medov" w:date="2026-02-24T19:48:00Z"/>
          <w:color w:val="000000" w:themeColor="text1"/>
          <w:rPrChange w:id="979" w:author="Vasy Medov" w:date="2026-02-26T17:30:00Z">
            <w:rPr>
              <w:ins w:id="980" w:author="Vasy Medov" w:date="2026-02-24T19:48:00Z"/>
            </w:rPr>
          </w:rPrChange>
        </w:rPr>
      </w:pPr>
    </w:p>
    <w:p w14:paraId="5FB9DE91" w14:textId="14791177" w:rsidR="00B35BD9" w:rsidRPr="00626646" w:rsidRDefault="00B35BD9">
      <w:pPr>
        <w:pStyle w:val="template"/>
        <w:rPr>
          <w:ins w:id="981" w:author="Vasy Medov" w:date="2026-02-24T19:48:00Z"/>
          <w:color w:val="000000" w:themeColor="text1"/>
          <w:rPrChange w:id="982" w:author="Vasy Medov" w:date="2026-02-26T17:30:00Z">
            <w:rPr>
              <w:ins w:id="983" w:author="Vasy Medov" w:date="2026-02-24T19:48:00Z"/>
            </w:rPr>
          </w:rPrChange>
        </w:rPr>
      </w:pPr>
    </w:p>
    <w:p w14:paraId="30F9385D" w14:textId="2792F8BB" w:rsidR="00B35BD9" w:rsidRPr="00626646" w:rsidRDefault="00B35BD9">
      <w:pPr>
        <w:pStyle w:val="template"/>
        <w:rPr>
          <w:ins w:id="984" w:author="Vasy Medov" w:date="2026-02-24T19:48:00Z"/>
          <w:color w:val="000000" w:themeColor="text1"/>
          <w:rPrChange w:id="985" w:author="Vasy Medov" w:date="2026-02-26T17:30:00Z">
            <w:rPr>
              <w:ins w:id="986" w:author="Vasy Medov" w:date="2026-02-24T19:48:00Z"/>
            </w:rPr>
          </w:rPrChange>
        </w:rPr>
      </w:pPr>
    </w:p>
    <w:p w14:paraId="28B8AAFD" w14:textId="3A110ACB" w:rsidR="00B35BD9" w:rsidRPr="00626646" w:rsidRDefault="00B35BD9">
      <w:pPr>
        <w:pStyle w:val="template"/>
        <w:rPr>
          <w:ins w:id="987" w:author="Vasy Medov" w:date="2026-02-24T19:48:00Z"/>
          <w:color w:val="000000" w:themeColor="text1"/>
          <w:rPrChange w:id="988" w:author="Vasy Medov" w:date="2026-02-26T17:30:00Z">
            <w:rPr>
              <w:ins w:id="989" w:author="Vasy Medov" w:date="2026-02-24T19:48:00Z"/>
            </w:rPr>
          </w:rPrChange>
        </w:rPr>
      </w:pPr>
    </w:p>
    <w:p w14:paraId="0DDEE6EA" w14:textId="77777777" w:rsidR="00B35BD9" w:rsidRPr="00626646" w:rsidRDefault="00B35BD9">
      <w:pPr>
        <w:pStyle w:val="template"/>
        <w:rPr>
          <w:ins w:id="990" w:author="Vasy Medov" w:date="2026-02-24T19:48:00Z"/>
          <w:color w:val="000000" w:themeColor="text1"/>
          <w:rPrChange w:id="991" w:author="Vasy Medov" w:date="2026-02-26T17:30:00Z">
            <w:rPr>
              <w:ins w:id="992" w:author="Vasy Medov" w:date="2026-02-24T19:48:00Z"/>
            </w:rPr>
          </w:rPrChange>
        </w:rPr>
      </w:pPr>
    </w:p>
    <w:p w14:paraId="2DD14EC5" w14:textId="77777777" w:rsidR="00B35BD9" w:rsidRPr="00626646" w:rsidRDefault="00B35BD9">
      <w:pPr>
        <w:pStyle w:val="template"/>
        <w:rPr>
          <w:ins w:id="993" w:author="Vasy Medov" w:date="2026-02-24T19:48:00Z"/>
          <w:color w:val="000000" w:themeColor="text1"/>
          <w:rPrChange w:id="994" w:author="Vasy Medov" w:date="2026-02-26T17:30:00Z">
            <w:rPr>
              <w:ins w:id="995" w:author="Vasy Medov" w:date="2026-02-24T19:48:00Z"/>
            </w:rPr>
          </w:rPrChange>
        </w:rPr>
      </w:pPr>
    </w:p>
    <w:p w14:paraId="584496E4" w14:textId="128BEC57" w:rsidR="00B35BD9" w:rsidRPr="00626646" w:rsidRDefault="00B35BD9">
      <w:pPr>
        <w:pStyle w:val="template"/>
        <w:rPr>
          <w:ins w:id="996" w:author="Vasy Medov" w:date="2026-02-24T19:48:00Z"/>
          <w:color w:val="000000" w:themeColor="text1"/>
          <w:rPrChange w:id="997" w:author="Vasy Medov" w:date="2026-02-26T17:30:00Z">
            <w:rPr>
              <w:ins w:id="998" w:author="Vasy Medov" w:date="2026-02-24T19:48:00Z"/>
            </w:rPr>
          </w:rPrChange>
        </w:rPr>
      </w:pPr>
    </w:p>
    <w:p w14:paraId="07A2E270" w14:textId="3C27D3C6" w:rsidR="00B35BD9" w:rsidRPr="00626646" w:rsidRDefault="00B35BD9">
      <w:pPr>
        <w:pStyle w:val="template"/>
        <w:rPr>
          <w:ins w:id="999" w:author="Vasy Medov" w:date="2026-02-24T19:48:00Z"/>
          <w:color w:val="000000" w:themeColor="text1"/>
          <w:rPrChange w:id="1000" w:author="Vasy Medov" w:date="2026-02-26T17:30:00Z">
            <w:rPr>
              <w:ins w:id="1001" w:author="Vasy Medov" w:date="2026-02-24T19:48:00Z"/>
            </w:rPr>
          </w:rPrChange>
        </w:rPr>
      </w:pPr>
    </w:p>
    <w:p w14:paraId="6D2C55F0" w14:textId="4FB0203C" w:rsidR="00B35BD9" w:rsidRPr="00626646" w:rsidRDefault="00B35BD9">
      <w:pPr>
        <w:pStyle w:val="template"/>
        <w:rPr>
          <w:ins w:id="1002" w:author="Vasy Medov" w:date="2026-02-24T19:48:00Z"/>
          <w:color w:val="000000" w:themeColor="text1"/>
          <w:rPrChange w:id="1003" w:author="Vasy Medov" w:date="2026-02-26T17:30:00Z">
            <w:rPr>
              <w:ins w:id="1004" w:author="Vasy Medov" w:date="2026-02-24T19:48:00Z"/>
            </w:rPr>
          </w:rPrChange>
        </w:rPr>
      </w:pPr>
    </w:p>
    <w:p w14:paraId="092A0F67" w14:textId="1A460A2D" w:rsidR="00B35BD9" w:rsidRPr="00626646" w:rsidRDefault="00B35BD9">
      <w:pPr>
        <w:pStyle w:val="template"/>
        <w:rPr>
          <w:ins w:id="1005" w:author="Vasy Medov" w:date="2026-02-24T19:48:00Z"/>
          <w:color w:val="000000" w:themeColor="text1"/>
          <w:rPrChange w:id="1006" w:author="Vasy Medov" w:date="2026-02-26T17:30:00Z">
            <w:rPr>
              <w:ins w:id="1007" w:author="Vasy Medov" w:date="2026-02-24T19:48:00Z"/>
            </w:rPr>
          </w:rPrChange>
        </w:rPr>
      </w:pPr>
    </w:p>
    <w:p w14:paraId="1D0F30B0" w14:textId="15B04933" w:rsidR="00B35BD9" w:rsidRPr="00626646" w:rsidRDefault="00B35BD9">
      <w:pPr>
        <w:pStyle w:val="template"/>
        <w:rPr>
          <w:ins w:id="1008" w:author="Vasy Medov" w:date="2026-02-24T19:48:00Z"/>
          <w:color w:val="000000" w:themeColor="text1"/>
          <w:rPrChange w:id="1009" w:author="Vasy Medov" w:date="2026-02-26T17:30:00Z">
            <w:rPr>
              <w:ins w:id="1010" w:author="Vasy Medov" w:date="2026-02-24T19:48:00Z"/>
            </w:rPr>
          </w:rPrChange>
        </w:rPr>
      </w:pPr>
    </w:p>
    <w:p w14:paraId="6FA27778" w14:textId="6AC0592F" w:rsidR="00B35BD9" w:rsidRPr="00626646" w:rsidRDefault="00B35BD9">
      <w:pPr>
        <w:pStyle w:val="template"/>
        <w:rPr>
          <w:ins w:id="1011" w:author="Vasy Medov" w:date="2026-02-24T19:48:00Z"/>
          <w:color w:val="000000" w:themeColor="text1"/>
          <w:rPrChange w:id="1012" w:author="Vasy Medov" w:date="2026-02-26T17:30:00Z">
            <w:rPr>
              <w:ins w:id="1013" w:author="Vasy Medov" w:date="2026-02-24T19:48:00Z"/>
            </w:rPr>
          </w:rPrChange>
        </w:rPr>
      </w:pPr>
    </w:p>
    <w:p w14:paraId="15D09940" w14:textId="7CFA194E" w:rsidR="00B35BD9" w:rsidRPr="00626646" w:rsidRDefault="00B35BD9">
      <w:pPr>
        <w:pStyle w:val="template"/>
        <w:rPr>
          <w:ins w:id="1014" w:author="Vasy Medov" w:date="2026-02-24T19:48:00Z"/>
          <w:color w:val="000000" w:themeColor="text1"/>
          <w:rPrChange w:id="1015" w:author="Vasy Medov" w:date="2026-02-26T17:30:00Z">
            <w:rPr>
              <w:ins w:id="1016" w:author="Vasy Medov" w:date="2026-02-24T19:48:00Z"/>
            </w:rPr>
          </w:rPrChange>
        </w:rPr>
      </w:pPr>
    </w:p>
    <w:p w14:paraId="41E9865D" w14:textId="1D28552D" w:rsidR="00B35BD9" w:rsidRPr="00626646" w:rsidRDefault="00B35BD9">
      <w:pPr>
        <w:pStyle w:val="template"/>
        <w:rPr>
          <w:ins w:id="1017" w:author="Vasy Medov" w:date="2026-02-24T19:48:00Z"/>
          <w:color w:val="000000" w:themeColor="text1"/>
          <w:rPrChange w:id="1018" w:author="Vasy Medov" w:date="2026-02-26T17:30:00Z">
            <w:rPr>
              <w:ins w:id="1019" w:author="Vasy Medov" w:date="2026-02-24T19:48:00Z"/>
            </w:rPr>
          </w:rPrChange>
        </w:rPr>
      </w:pPr>
    </w:p>
    <w:p w14:paraId="227B04B7" w14:textId="4D1FBFA5" w:rsidR="00B35BD9" w:rsidRPr="00626646" w:rsidRDefault="00B35BD9">
      <w:pPr>
        <w:pStyle w:val="template"/>
        <w:rPr>
          <w:ins w:id="1020" w:author="Vasy Medov" w:date="2026-02-24T19:48:00Z"/>
          <w:color w:val="000000" w:themeColor="text1"/>
          <w:rPrChange w:id="1021" w:author="Vasy Medov" w:date="2026-02-26T17:30:00Z">
            <w:rPr>
              <w:ins w:id="1022" w:author="Vasy Medov" w:date="2026-02-24T19:48:00Z"/>
            </w:rPr>
          </w:rPrChange>
        </w:rPr>
      </w:pPr>
    </w:p>
    <w:p w14:paraId="49490902" w14:textId="023919A6" w:rsidR="00B35BD9" w:rsidRPr="00626646" w:rsidRDefault="00B35BD9">
      <w:pPr>
        <w:pStyle w:val="template"/>
        <w:rPr>
          <w:ins w:id="1023" w:author="Vasy Medov" w:date="2026-02-24T19:48:00Z"/>
          <w:color w:val="000000" w:themeColor="text1"/>
          <w:rPrChange w:id="1024" w:author="Vasy Medov" w:date="2026-02-26T17:30:00Z">
            <w:rPr>
              <w:ins w:id="1025" w:author="Vasy Medov" w:date="2026-02-24T19:48:00Z"/>
            </w:rPr>
          </w:rPrChange>
        </w:rPr>
      </w:pPr>
    </w:p>
    <w:p w14:paraId="64D252E3" w14:textId="348BA62F" w:rsidR="00B35BD9" w:rsidRPr="00626646" w:rsidRDefault="00B35BD9">
      <w:pPr>
        <w:pStyle w:val="template"/>
        <w:rPr>
          <w:ins w:id="1026" w:author="Vasy Medov" w:date="2026-02-24T19:48:00Z"/>
          <w:color w:val="000000" w:themeColor="text1"/>
          <w:rPrChange w:id="1027" w:author="Vasy Medov" w:date="2026-02-26T17:30:00Z">
            <w:rPr>
              <w:ins w:id="1028" w:author="Vasy Medov" w:date="2026-02-24T19:48:00Z"/>
            </w:rPr>
          </w:rPrChange>
        </w:rPr>
      </w:pPr>
    </w:p>
    <w:p w14:paraId="3AC85F0A" w14:textId="39346A42" w:rsidR="00B35BD9" w:rsidRPr="00626646" w:rsidRDefault="00B35BD9">
      <w:pPr>
        <w:pStyle w:val="template"/>
        <w:rPr>
          <w:ins w:id="1029" w:author="Vasy Medov" w:date="2026-02-24T19:48:00Z"/>
          <w:color w:val="000000" w:themeColor="text1"/>
          <w:rPrChange w:id="1030" w:author="Vasy Medov" w:date="2026-02-26T17:30:00Z">
            <w:rPr>
              <w:ins w:id="1031" w:author="Vasy Medov" w:date="2026-02-24T19:48:00Z"/>
            </w:rPr>
          </w:rPrChange>
        </w:rPr>
      </w:pPr>
    </w:p>
    <w:p w14:paraId="1D6113A0" w14:textId="77777777" w:rsidR="00B35BD9" w:rsidRPr="00626646" w:rsidRDefault="00B35BD9">
      <w:pPr>
        <w:pStyle w:val="template"/>
        <w:rPr>
          <w:ins w:id="1032" w:author="Vasy Medov" w:date="2026-02-24T19:48:00Z"/>
          <w:color w:val="000000" w:themeColor="text1"/>
          <w:rPrChange w:id="1033" w:author="Vasy Medov" w:date="2026-02-26T17:30:00Z">
            <w:rPr>
              <w:ins w:id="1034" w:author="Vasy Medov" w:date="2026-02-24T19:48:00Z"/>
            </w:rPr>
          </w:rPrChange>
        </w:rPr>
      </w:pPr>
    </w:p>
    <w:p w14:paraId="588FBB91" w14:textId="26A2C216" w:rsidR="00B35BD9" w:rsidRPr="00626646" w:rsidRDefault="00B35BD9">
      <w:pPr>
        <w:pStyle w:val="template"/>
        <w:rPr>
          <w:ins w:id="1035" w:author="Vasy Medov" w:date="2026-02-24T19:48:00Z"/>
          <w:color w:val="000000" w:themeColor="text1"/>
          <w:rPrChange w:id="1036" w:author="Vasy Medov" w:date="2026-02-26T17:30:00Z">
            <w:rPr>
              <w:ins w:id="1037" w:author="Vasy Medov" w:date="2026-02-24T19:48:00Z"/>
            </w:rPr>
          </w:rPrChange>
        </w:rPr>
      </w:pPr>
    </w:p>
    <w:p w14:paraId="710D6CB6" w14:textId="77777777" w:rsidR="00B35BD9" w:rsidRPr="00626646" w:rsidRDefault="00B35BD9">
      <w:pPr>
        <w:pStyle w:val="template"/>
        <w:rPr>
          <w:ins w:id="1038" w:author="Vasy Medov" w:date="2026-02-24T19:48:00Z"/>
          <w:color w:val="000000" w:themeColor="text1"/>
          <w:rPrChange w:id="1039" w:author="Vasy Medov" w:date="2026-02-26T17:30:00Z">
            <w:rPr>
              <w:ins w:id="1040" w:author="Vasy Medov" w:date="2026-02-24T19:48:00Z"/>
            </w:rPr>
          </w:rPrChange>
        </w:rPr>
      </w:pPr>
    </w:p>
    <w:p w14:paraId="2648DFD7" w14:textId="3F910CDA" w:rsidR="00B35BD9" w:rsidRPr="00626646" w:rsidRDefault="00B35BD9">
      <w:pPr>
        <w:pStyle w:val="template"/>
        <w:rPr>
          <w:ins w:id="1041" w:author="Vasy Medov" w:date="2026-02-24T19:48:00Z"/>
          <w:color w:val="000000" w:themeColor="text1"/>
          <w:rPrChange w:id="1042" w:author="Vasy Medov" w:date="2026-02-26T17:30:00Z">
            <w:rPr>
              <w:ins w:id="1043" w:author="Vasy Medov" w:date="2026-02-24T19:48:00Z"/>
            </w:rPr>
          </w:rPrChange>
        </w:rPr>
      </w:pPr>
    </w:p>
    <w:p w14:paraId="2A8C24E6" w14:textId="77777777" w:rsidR="00B35BD9" w:rsidRPr="00626646" w:rsidRDefault="00B35BD9">
      <w:pPr>
        <w:pStyle w:val="template"/>
        <w:rPr>
          <w:ins w:id="1044" w:author="Vasy Medov" w:date="2026-02-24T19:48:00Z"/>
          <w:color w:val="000000" w:themeColor="text1"/>
          <w:rPrChange w:id="1045" w:author="Vasy Medov" w:date="2026-02-26T17:30:00Z">
            <w:rPr>
              <w:ins w:id="1046" w:author="Vasy Medov" w:date="2026-02-24T19:48:00Z"/>
            </w:rPr>
          </w:rPrChange>
        </w:rPr>
      </w:pPr>
    </w:p>
    <w:p w14:paraId="5CAAE02D" w14:textId="790A9A47" w:rsidR="00B35BD9" w:rsidRPr="00626646" w:rsidRDefault="00B35BD9">
      <w:pPr>
        <w:pStyle w:val="template"/>
        <w:rPr>
          <w:ins w:id="1047" w:author="Vasy Medov" w:date="2026-02-24T19:48:00Z"/>
          <w:color w:val="000000" w:themeColor="text1"/>
          <w:rPrChange w:id="1048" w:author="Vasy Medov" w:date="2026-02-26T17:30:00Z">
            <w:rPr>
              <w:ins w:id="1049" w:author="Vasy Medov" w:date="2026-02-24T19:48:00Z"/>
            </w:rPr>
          </w:rPrChange>
        </w:rPr>
      </w:pPr>
    </w:p>
    <w:p w14:paraId="4199B427" w14:textId="77777777" w:rsidR="00B35BD9" w:rsidRPr="00626646" w:rsidRDefault="00B35BD9">
      <w:pPr>
        <w:pStyle w:val="template"/>
        <w:rPr>
          <w:ins w:id="1050" w:author="Vasy Medov" w:date="2026-02-24T19:48:00Z"/>
          <w:color w:val="000000" w:themeColor="text1"/>
          <w:rPrChange w:id="1051" w:author="Vasy Medov" w:date="2026-02-26T17:30:00Z">
            <w:rPr>
              <w:ins w:id="1052" w:author="Vasy Medov" w:date="2026-02-24T19:48:00Z"/>
            </w:rPr>
          </w:rPrChange>
        </w:rPr>
      </w:pPr>
    </w:p>
    <w:p w14:paraId="4EB05C92" w14:textId="77777777" w:rsidR="00B35BD9" w:rsidRPr="00626646" w:rsidRDefault="00B35BD9">
      <w:pPr>
        <w:pStyle w:val="template"/>
        <w:rPr>
          <w:ins w:id="1053" w:author="Vasy Medov" w:date="2026-02-24T19:48:00Z"/>
          <w:color w:val="000000" w:themeColor="text1"/>
          <w:rPrChange w:id="1054" w:author="Vasy Medov" w:date="2026-02-26T17:30:00Z">
            <w:rPr>
              <w:ins w:id="1055" w:author="Vasy Medov" w:date="2026-02-24T19:48:00Z"/>
            </w:rPr>
          </w:rPrChange>
        </w:rPr>
      </w:pPr>
    </w:p>
    <w:p w14:paraId="5A8BA674" w14:textId="77777777" w:rsidR="00B35BD9" w:rsidRPr="00626646" w:rsidRDefault="00B35BD9">
      <w:pPr>
        <w:pStyle w:val="template"/>
        <w:rPr>
          <w:ins w:id="1056" w:author="Vasy Medov" w:date="2026-02-24T19:48:00Z"/>
          <w:color w:val="000000" w:themeColor="text1"/>
          <w:rPrChange w:id="1057" w:author="Vasy Medov" w:date="2026-02-26T17:30:00Z">
            <w:rPr>
              <w:ins w:id="1058" w:author="Vasy Medov" w:date="2026-02-24T19:48:00Z"/>
            </w:rPr>
          </w:rPrChange>
        </w:rPr>
      </w:pPr>
    </w:p>
    <w:p w14:paraId="1F213D7D" w14:textId="62ADD3F0" w:rsidR="00B35BD9" w:rsidRPr="00626646" w:rsidRDefault="00B35BD9">
      <w:pPr>
        <w:pStyle w:val="template"/>
        <w:rPr>
          <w:ins w:id="1059" w:author="Vasy Medov" w:date="2026-02-24T19:48:00Z"/>
          <w:color w:val="000000" w:themeColor="text1"/>
          <w:rPrChange w:id="1060" w:author="Vasy Medov" w:date="2026-02-26T17:30:00Z">
            <w:rPr>
              <w:ins w:id="1061" w:author="Vasy Medov" w:date="2026-02-24T19:48:00Z"/>
            </w:rPr>
          </w:rPrChange>
        </w:rPr>
      </w:pPr>
    </w:p>
    <w:p w14:paraId="23EE2380" w14:textId="5D6BD275" w:rsidR="00B35BD9" w:rsidRPr="00626646" w:rsidRDefault="00B35BD9">
      <w:pPr>
        <w:pStyle w:val="template"/>
        <w:rPr>
          <w:color w:val="000000" w:themeColor="text1"/>
          <w:rPrChange w:id="1062" w:author="Vasy Medov" w:date="2026-02-26T17:30:00Z">
            <w:rPr/>
          </w:rPrChange>
        </w:rPr>
      </w:pPr>
    </w:p>
    <w:sectPr w:rsidR="00B35BD9" w:rsidRPr="00626646" w:rsidSect="00A51382">
      <w:headerReference w:type="default" r:id="rId12"/>
      <w:pgSz w:w="12240" w:h="15840" w:code="1"/>
      <w:pgMar w:top="1" w:right="1296" w:bottom="1440" w:left="1296" w:header="720" w:footer="720" w:gutter="0"/>
      <w:pgNumType w:start="1"/>
      <w:cols w:space="720"/>
      <w:noEndnote/>
      <w:sectPrChange w:id="1063" w:author="Vasy Medov" w:date="2026-02-24T19:59:00Z">
        <w:sectPr w:rsidR="00B35BD9" w:rsidRPr="00626646" w:rsidSect="00A51382">
          <w:pgMar w:top="1440" w:right="1296" w:bottom="1440" w:left="1296"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76BE5" w14:textId="77777777" w:rsidR="00CB57A4" w:rsidRPr="005F23D7" w:rsidRDefault="00CB57A4" w:rsidP="004C3303">
      <w:pPr>
        <w:spacing w:line="240" w:lineRule="auto"/>
      </w:pPr>
      <w:r w:rsidRPr="005F23D7">
        <w:separator/>
      </w:r>
    </w:p>
    <w:p w14:paraId="2B02DF2C" w14:textId="77777777" w:rsidR="00CB57A4" w:rsidRPr="005F23D7" w:rsidRDefault="00CB57A4"/>
  </w:endnote>
  <w:endnote w:type="continuationSeparator" w:id="0">
    <w:p w14:paraId="1842BBB3" w14:textId="77777777" w:rsidR="00CB57A4" w:rsidRPr="005F23D7" w:rsidRDefault="00CB57A4" w:rsidP="004C3303">
      <w:pPr>
        <w:spacing w:line="240" w:lineRule="auto"/>
      </w:pPr>
      <w:r w:rsidRPr="005F23D7">
        <w:continuationSeparator/>
      </w:r>
    </w:p>
    <w:p w14:paraId="532779C6" w14:textId="77777777" w:rsidR="00CB57A4" w:rsidRPr="005F23D7" w:rsidRDefault="00CB57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w:altName w:val="Segoe UI"/>
    <w:charset w:val="00"/>
    <w:family w:val="swiss"/>
    <w:pitch w:val="variable"/>
    <w:sig w:usb0="A00002AF" w:usb1="4000205B" w:usb2="00000000" w:usb3="00000000" w:csb0="0000009F" w:csb1="00000000"/>
  </w:font>
  <w:font w:name="Z@RB77C.tmp">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5E5" w14:textId="2DBAC8D1" w:rsidR="00310C4B" w:rsidRPr="005F23D7" w:rsidRDefault="0062100F">
    <w:pPr>
      <w:pStyle w:val="a3"/>
      <w:jc w:val="center"/>
    </w:pPr>
    <w:r>
      <w:rPr>
        <w:lang w:val="ru-RU"/>
      </w:rPr>
      <w:t>Санкт-</w:t>
    </w:r>
    <w:proofErr w:type="gramStart"/>
    <w:r>
      <w:rPr>
        <w:lang w:val="ru-RU"/>
      </w:rPr>
      <w:t xml:space="preserve">Петербург, </w:t>
    </w:r>
    <w:r w:rsidR="00310C4B" w:rsidRPr="005F23D7">
      <w:t xml:space="preserve"> 20</w:t>
    </w:r>
    <w:r>
      <w:rPr>
        <w:lang w:val="ru-RU"/>
      </w:rPr>
      <w:t>26</w:t>
    </w:r>
    <w:proofErr w:type="gramEnd"/>
    <w:r>
      <w:rPr>
        <w:lang w:val="ru-RU"/>
      </w:rPr>
      <w:t xml:space="preserve">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966FA" w14:textId="4E24A156" w:rsidR="00310C4B" w:rsidRPr="005F23D7" w:rsidRDefault="00B35BD9">
    <w:pPr>
      <w:pStyle w:val="a5"/>
      <w:pPrChange w:id="656" w:author="Vasy Medov" w:date="2026-02-24T19:52:00Z">
        <w:pPr>
          <w:pStyle w:val="a3"/>
          <w:jc w:val="center"/>
        </w:pPr>
      </w:pPrChange>
    </w:pPr>
    <w:ins w:id="657" w:author="Vasy Medov" w:date="2026-02-24T19:52:00Z">
      <w:r w:rsidRPr="005F23D7">
        <w:t>Software</w:t>
      </w:r>
      <w:r w:rsidRPr="005F23D7">
        <w:rPr>
          <w:sz w:val="24"/>
        </w:rPr>
        <w:t xml:space="preserve"> </w:t>
      </w:r>
      <w:r w:rsidRPr="005F23D7">
        <w:t xml:space="preserve">Requirements Specification for </w:t>
      </w:r>
      <w:r>
        <w:t>Fanfics.me</w:t>
      </w:r>
      <w:r w:rsidRPr="005F23D7">
        <w:tab/>
      </w:r>
      <w:r w:rsidRPr="005F23D7">
        <w:tab/>
        <w:t xml:space="preserve">Page </w:t>
      </w:r>
      <w:r>
        <w:fldChar w:fldCharType="begin"/>
      </w:r>
      <w:r>
        <w:instrText xml:space="preserve"> PAGE  \* MERGEFORMAT </w:instrText>
      </w:r>
      <w:r>
        <w:fldChar w:fldCharType="separate"/>
      </w:r>
      <w:r>
        <w:t>ii</w:t>
      </w:r>
      <w:r>
        <w:rPr>
          <w:noProof/>
        </w:rPr>
        <w:fldChar w:fldCharType="end"/>
      </w:r>
    </w:ins>
    <w:del w:id="658" w:author="Vasy Medov" w:date="2026-02-24T19:52:00Z">
      <w:r w:rsidR="00CA2467" w:rsidRPr="005F23D7" w:rsidDel="00B35BD9">
        <w:delText xml:space="preserve">Copyright © 2013 by Karl Wiegers and </w:delText>
      </w:r>
      <w:r w:rsidR="00AA2FEA" w:rsidDel="00B35BD9">
        <w:delText>Seilevel</w:delText>
      </w:r>
      <w:r w:rsidR="00CA2467" w:rsidRPr="005F23D7" w:rsidDel="00B35BD9">
        <w:delText>. Permission is granted to use and modify this document.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27293" w14:textId="77777777" w:rsidR="00CB57A4" w:rsidRPr="005F23D7" w:rsidRDefault="00CB57A4" w:rsidP="004C3303">
      <w:pPr>
        <w:spacing w:line="240" w:lineRule="auto"/>
      </w:pPr>
      <w:r w:rsidRPr="005F23D7">
        <w:separator/>
      </w:r>
    </w:p>
    <w:p w14:paraId="3DF23104" w14:textId="77777777" w:rsidR="00CB57A4" w:rsidRPr="005F23D7" w:rsidRDefault="00CB57A4"/>
  </w:footnote>
  <w:footnote w:type="continuationSeparator" w:id="0">
    <w:p w14:paraId="6F9BA0D2" w14:textId="77777777" w:rsidR="00CB57A4" w:rsidRPr="005F23D7" w:rsidRDefault="00CB57A4" w:rsidP="004C3303">
      <w:pPr>
        <w:spacing w:line="240" w:lineRule="auto"/>
      </w:pPr>
      <w:r w:rsidRPr="005F23D7">
        <w:continuationSeparator/>
      </w:r>
    </w:p>
    <w:p w14:paraId="40757CD8" w14:textId="77777777" w:rsidR="00CB57A4" w:rsidRPr="005F23D7" w:rsidRDefault="00CB57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47397" w14:textId="7AAF8981" w:rsidR="00310C4B" w:rsidRPr="005F23D7" w:rsidRDefault="00310C4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FD7CE" w14:textId="77777777" w:rsidR="00550949" w:rsidRPr="00B35BD9" w:rsidRDefault="00550949" w:rsidP="004D7F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71C044A2"/>
    <w:lvl w:ilvl="0">
      <w:start w:val="1"/>
      <w:numFmt w:val="decimal"/>
      <w:pStyle w:val="1"/>
      <w:lvlText w:val="%1."/>
      <w:legacy w:legacy="1" w:legacySpace="144" w:legacyIndent="0"/>
      <w:lvlJc w:val="left"/>
      <w:rPr>
        <w:lang w:val="ru-RU"/>
      </w:rPr>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rPr>
        <w:b w:val="0"/>
        <w:bCs/>
        <w:i w:val="0"/>
        <w:iCs w:val="0"/>
      </w:rPr>
    </w:lvl>
    <w:lvl w:ilvl="3">
      <w:start w:val="1"/>
      <w:numFmt w:val="decimal"/>
      <w:pStyle w:val="4"/>
      <w:lvlText w:val="%1.%2.%3.%4"/>
      <w:legacy w:legacy="1" w:legacySpace="144" w:legacyIndent="0"/>
      <w:lvlJc w:val="left"/>
      <w:rPr>
        <w:b w:val="0"/>
        <w:bCs/>
        <w:i w:val="0"/>
        <w:iCs/>
      </w:rPr>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682699E"/>
    <w:multiLevelType w:val="hybridMultilevel"/>
    <w:tmpl w:val="BDF0266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F9359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5C677D"/>
    <w:multiLevelType w:val="multilevel"/>
    <w:tmpl w:val="E8DC05A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3C039AE"/>
    <w:multiLevelType w:val="hybridMultilevel"/>
    <w:tmpl w:val="F74474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7157D82"/>
    <w:multiLevelType w:val="hybridMultilevel"/>
    <w:tmpl w:val="6B1439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314CFE"/>
    <w:multiLevelType w:val="hybridMultilevel"/>
    <w:tmpl w:val="DD188DB4"/>
    <w:lvl w:ilvl="0" w:tplc="E85C952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D084073"/>
    <w:multiLevelType w:val="hybridMultilevel"/>
    <w:tmpl w:val="7DB4E2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07D667C"/>
    <w:multiLevelType w:val="hybridMultilevel"/>
    <w:tmpl w:val="DCC62C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B172C60"/>
    <w:multiLevelType w:val="multilevel"/>
    <w:tmpl w:val="0FA23442"/>
    <w:lvl w:ilvl="0">
      <w:start w:val="1"/>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AF3A4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49F57F1"/>
    <w:multiLevelType w:val="hybridMultilevel"/>
    <w:tmpl w:val="16E82F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8F0682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A6019C6"/>
    <w:multiLevelType w:val="hybridMultilevel"/>
    <w:tmpl w:val="05C0FA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B082BD2"/>
    <w:multiLevelType w:val="multilevel"/>
    <w:tmpl w:val="D1568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6" w15:restartNumberingAfterBreak="0">
    <w:nsid w:val="62CA1DC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D816B4"/>
    <w:multiLevelType w:val="hybridMultilevel"/>
    <w:tmpl w:val="32507A86"/>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AF161C3"/>
    <w:multiLevelType w:val="hybridMultilevel"/>
    <w:tmpl w:val="787CAA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BA736F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43C7EE9"/>
    <w:multiLevelType w:val="hybridMultilevel"/>
    <w:tmpl w:val="291444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97433CD"/>
    <w:multiLevelType w:val="multilevel"/>
    <w:tmpl w:val="1C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08389">
    <w:abstractNumId w:val="0"/>
  </w:num>
  <w:num w:numId="2" w16cid:durableId="742869575">
    <w:abstractNumId w:val="15"/>
  </w:num>
  <w:num w:numId="3" w16cid:durableId="1464957820">
    <w:abstractNumId w:val="6"/>
  </w:num>
  <w:num w:numId="4" w16cid:durableId="802776034">
    <w:abstractNumId w:val="17"/>
  </w:num>
  <w:num w:numId="5" w16cid:durableId="425929090">
    <w:abstractNumId w:val="9"/>
  </w:num>
  <w:num w:numId="6" w16cid:durableId="1680429242">
    <w:abstractNumId w:val="12"/>
  </w:num>
  <w:num w:numId="7" w16cid:durableId="771167552">
    <w:abstractNumId w:val="20"/>
  </w:num>
  <w:num w:numId="8" w16cid:durableId="2009943570">
    <w:abstractNumId w:val="11"/>
  </w:num>
  <w:num w:numId="9" w16cid:durableId="372845286">
    <w:abstractNumId w:val="14"/>
  </w:num>
  <w:num w:numId="10" w16cid:durableId="1035275732">
    <w:abstractNumId w:val="21"/>
  </w:num>
  <w:num w:numId="11" w16cid:durableId="1680540481">
    <w:abstractNumId w:val="1"/>
  </w:num>
  <w:num w:numId="12" w16cid:durableId="913011176">
    <w:abstractNumId w:val="3"/>
  </w:num>
  <w:num w:numId="13" w16cid:durableId="1862277256">
    <w:abstractNumId w:val="10"/>
  </w:num>
  <w:num w:numId="14" w16cid:durableId="634261270">
    <w:abstractNumId w:val="16"/>
  </w:num>
  <w:num w:numId="15" w16cid:durableId="18371816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3469427">
    <w:abstractNumId w:val="19"/>
  </w:num>
  <w:num w:numId="17" w16cid:durableId="1683897981">
    <w:abstractNumId w:val="2"/>
  </w:num>
  <w:num w:numId="18" w16cid:durableId="1353534112">
    <w:abstractNumId w:val="7"/>
  </w:num>
  <w:num w:numId="19" w16cid:durableId="1106383293">
    <w:abstractNumId w:val="4"/>
  </w:num>
  <w:num w:numId="20" w16cid:durableId="1899435592">
    <w:abstractNumId w:val="18"/>
  </w:num>
  <w:num w:numId="21" w16cid:durableId="774401706">
    <w:abstractNumId w:val="13"/>
  </w:num>
  <w:num w:numId="22" w16cid:durableId="362096960">
    <w:abstractNumId w:val="5"/>
  </w:num>
  <w:num w:numId="23" w16cid:durableId="94739407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sy Medov">
    <w15:presenceInfo w15:providerId="Windows Live" w15:userId="191c402eba1bd9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9730EFD-13EF-48A7-93FC-AA355A47A7FF}"/>
    <w:docVar w:name="dgnword-eventsink" w:val="68562464"/>
  </w:docVars>
  <w:rsids>
    <w:rsidRoot w:val="00772247"/>
    <w:rsid w:val="00005920"/>
    <w:rsid w:val="00006036"/>
    <w:rsid w:val="0003681F"/>
    <w:rsid w:val="00052274"/>
    <w:rsid w:val="0005520D"/>
    <w:rsid w:val="000743CF"/>
    <w:rsid w:val="000864AB"/>
    <w:rsid w:val="000A2994"/>
    <w:rsid w:val="000C0BF5"/>
    <w:rsid w:val="000E7C56"/>
    <w:rsid w:val="00116D4F"/>
    <w:rsid w:val="00144BAD"/>
    <w:rsid w:val="00182A54"/>
    <w:rsid w:val="001B096C"/>
    <w:rsid w:val="001B1F6C"/>
    <w:rsid w:val="001C7C21"/>
    <w:rsid w:val="00203EAC"/>
    <w:rsid w:val="002050A4"/>
    <w:rsid w:val="00215D92"/>
    <w:rsid w:val="00217DEF"/>
    <w:rsid w:val="00245620"/>
    <w:rsid w:val="00261530"/>
    <w:rsid w:val="0026483C"/>
    <w:rsid w:val="002906CC"/>
    <w:rsid w:val="002D51B8"/>
    <w:rsid w:val="00310C4B"/>
    <w:rsid w:val="00321F2B"/>
    <w:rsid w:val="00330471"/>
    <w:rsid w:val="00371564"/>
    <w:rsid w:val="00391832"/>
    <w:rsid w:val="003B07AD"/>
    <w:rsid w:val="003B0CD9"/>
    <w:rsid w:val="00400C19"/>
    <w:rsid w:val="00403CCB"/>
    <w:rsid w:val="00483705"/>
    <w:rsid w:val="004C3303"/>
    <w:rsid w:val="004D7F33"/>
    <w:rsid w:val="004F30EB"/>
    <w:rsid w:val="00500997"/>
    <w:rsid w:val="00502E16"/>
    <w:rsid w:val="005226C4"/>
    <w:rsid w:val="00550949"/>
    <w:rsid w:val="00564DAC"/>
    <w:rsid w:val="005E27BD"/>
    <w:rsid w:val="005F0CE0"/>
    <w:rsid w:val="005F23D7"/>
    <w:rsid w:val="0060464C"/>
    <w:rsid w:val="006059E7"/>
    <w:rsid w:val="0062100F"/>
    <w:rsid w:val="00625B06"/>
    <w:rsid w:val="00626646"/>
    <w:rsid w:val="006310D1"/>
    <w:rsid w:val="006374FB"/>
    <w:rsid w:val="00644D63"/>
    <w:rsid w:val="00646361"/>
    <w:rsid w:val="0065350A"/>
    <w:rsid w:val="00672184"/>
    <w:rsid w:val="006B7702"/>
    <w:rsid w:val="006B7781"/>
    <w:rsid w:val="006C1A32"/>
    <w:rsid w:val="00757E14"/>
    <w:rsid w:val="00772247"/>
    <w:rsid w:val="00774C4A"/>
    <w:rsid w:val="00797B34"/>
    <w:rsid w:val="008062B4"/>
    <w:rsid w:val="00812CFC"/>
    <w:rsid w:val="00857B60"/>
    <w:rsid w:val="008A1AAB"/>
    <w:rsid w:val="008A5B3E"/>
    <w:rsid w:val="00900461"/>
    <w:rsid w:val="00907D6A"/>
    <w:rsid w:val="0096321C"/>
    <w:rsid w:val="00965B94"/>
    <w:rsid w:val="009753A7"/>
    <w:rsid w:val="009B367E"/>
    <w:rsid w:val="009C6D44"/>
    <w:rsid w:val="00A10DED"/>
    <w:rsid w:val="00A200BF"/>
    <w:rsid w:val="00A26493"/>
    <w:rsid w:val="00A3159A"/>
    <w:rsid w:val="00A43E16"/>
    <w:rsid w:val="00A51382"/>
    <w:rsid w:val="00A62102"/>
    <w:rsid w:val="00A76170"/>
    <w:rsid w:val="00AA2FEA"/>
    <w:rsid w:val="00AA5171"/>
    <w:rsid w:val="00AC7059"/>
    <w:rsid w:val="00AD71A8"/>
    <w:rsid w:val="00AE17C0"/>
    <w:rsid w:val="00B0053E"/>
    <w:rsid w:val="00B21C11"/>
    <w:rsid w:val="00B35BD9"/>
    <w:rsid w:val="00B37C91"/>
    <w:rsid w:val="00B66AF7"/>
    <w:rsid w:val="00B82D0C"/>
    <w:rsid w:val="00BA2002"/>
    <w:rsid w:val="00BC2175"/>
    <w:rsid w:val="00BD27F6"/>
    <w:rsid w:val="00BD6E25"/>
    <w:rsid w:val="00BE0694"/>
    <w:rsid w:val="00C0103F"/>
    <w:rsid w:val="00C35AE1"/>
    <w:rsid w:val="00C44E3E"/>
    <w:rsid w:val="00C75D11"/>
    <w:rsid w:val="00C939DE"/>
    <w:rsid w:val="00CA09C4"/>
    <w:rsid w:val="00CA2467"/>
    <w:rsid w:val="00CB57A4"/>
    <w:rsid w:val="00CF5B5A"/>
    <w:rsid w:val="00D05BA9"/>
    <w:rsid w:val="00D076AA"/>
    <w:rsid w:val="00D153CF"/>
    <w:rsid w:val="00D17504"/>
    <w:rsid w:val="00D258E9"/>
    <w:rsid w:val="00D77869"/>
    <w:rsid w:val="00DB78B8"/>
    <w:rsid w:val="00DD2E92"/>
    <w:rsid w:val="00DD6075"/>
    <w:rsid w:val="00DD63BF"/>
    <w:rsid w:val="00E254FA"/>
    <w:rsid w:val="00E25D7D"/>
    <w:rsid w:val="00E325A9"/>
    <w:rsid w:val="00E34127"/>
    <w:rsid w:val="00E41AC7"/>
    <w:rsid w:val="00E5068C"/>
    <w:rsid w:val="00E97EE6"/>
    <w:rsid w:val="00ED50CB"/>
    <w:rsid w:val="00EF2212"/>
    <w:rsid w:val="00F02549"/>
    <w:rsid w:val="00F03C94"/>
    <w:rsid w:val="00F1045C"/>
    <w:rsid w:val="00F11CFD"/>
    <w:rsid w:val="00F17966"/>
    <w:rsid w:val="00F31C93"/>
    <w:rsid w:val="00F33D2A"/>
    <w:rsid w:val="00F524AC"/>
    <w:rsid w:val="00F66730"/>
    <w:rsid w:val="00F67446"/>
    <w:rsid w:val="00F7666E"/>
    <w:rsid w:val="00F952D3"/>
    <w:rsid w:val="00FB17A0"/>
    <w:rsid w:val="00FB463B"/>
    <w:rsid w:val="00FC4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E7B90"/>
  <w15:docId w15:val="{D6A71440-E70C-43A8-8587-C4477D917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2CFC"/>
    <w:pPr>
      <w:spacing w:line="240" w:lineRule="exact"/>
    </w:pPr>
    <w:rPr>
      <w:sz w:val="24"/>
    </w:rPr>
  </w:style>
  <w:style w:type="paragraph" w:styleId="1">
    <w:name w:val="heading 1"/>
    <w:basedOn w:val="a"/>
    <w:next w:val="a"/>
    <w:link w:val="10"/>
    <w:qFormat/>
    <w:rsid w:val="00C939DE"/>
    <w:pPr>
      <w:keepNext/>
      <w:keepLines/>
      <w:numPr>
        <w:numId w:val="1"/>
      </w:numPr>
      <w:spacing w:before="480" w:after="240" w:line="240" w:lineRule="atLeast"/>
      <w:jc w:val="center"/>
      <w:outlineLvl w:val="0"/>
    </w:pPr>
    <w:rPr>
      <w:b/>
      <w:kern w:val="28"/>
      <w:sz w:val="36"/>
    </w:rPr>
  </w:style>
  <w:style w:type="paragraph" w:styleId="2">
    <w:name w:val="heading 2"/>
    <w:basedOn w:val="a"/>
    <w:next w:val="a"/>
    <w:link w:val="20"/>
    <w:qFormat/>
    <w:rsid w:val="00005920"/>
    <w:pPr>
      <w:keepNext/>
      <w:keepLines/>
      <w:numPr>
        <w:ilvl w:val="1"/>
        <w:numId w:val="1"/>
      </w:numPr>
      <w:spacing w:before="280" w:after="280" w:line="240" w:lineRule="atLeast"/>
      <w:outlineLvl w:val="1"/>
    </w:pPr>
    <w:rPr>
      <w:b/>
      <w:sz w:val="28"/>
    </w:rPr>
  </w:style>
  <w:style w:type="paragraph" w:styleId="3">
    <w:name w:val="heading 3"/>
    <w:basedOn w:val="a"/>
    <w:next w:val="a"/>
    <w:link w:val="30"/>
    <w:qFormat/>
    <w:rsid w:val="00B37C91"/>
    <w:pPr>
      <w:numPr>
        <w:ilvl w:val="2"/>
        <w:numId w:val="1"/>
      </w:numPr>
      <w:spacing w:before="240" w:after="240" w:line="276" w:lineRule="auto"/>
      <w:outlineLvl w:val="2"/>
    </w:pPr>
    <w:rPr>
      <w:bCs/>
      <w:lang w:val="ru-RU"/>
    </w:rPr>
  </w:style>
  <w:style w:type="paragraph" w:styleId="4">
    <w:name w:val="heading 4"/>
    <w:basedOn w:val="a"/>
    <w:next w:val="a"/>
    <w:link w:val="40"/>
    <w:qFormat/>
    <w:rsid w:val="00005920"/>
    <w:pPr>
      <w:keepNext/>
      <w:numPr>
        <w:ilvl w:val="3"/>
        <w:numId w:val="1"/>
      </w:numPr>
      <w:spacing w:before="240" w:after="60" w:line="220" w:lineRule="exact"/>
      <w:jc w:val="both"/>
      <w:outlineLvl w:val="3"/>
    </w:pPr>
    <w:rPr>
      <w:b/>
      <w:i/>
      <w:sz w:val="22"/>
    </w:rPr>
  </w:style>
  <w:style w:type="paragraph" w:styleId="5">
    <w:name w:val="heading 5"/>
    <w:basedOn w:val="a"/>
    <w:next w:val="a"/>
    <w:qFormat/>
    <w:rsid w:val="00005920"/>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rsid w:val="00005920"/>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rsid w:val="00005920"/>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rsid w:val="00005920"/>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rsid w:val="00005920"/>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005920"/>
    <w:pPr>
      <w:tabs>
        <w:tab w:val="center" w:pos="4680"/>
        <w:tab w:val="right" w:pos="9360"/>
      </w:tabs>
    </w:pPr>
    <w:rPr>
      <w:b/>
      <w:i/>
      <w:sz w:val="20"/>
    </w:rPr>
  </w:style>
  <w:style w:type="paragraph" w:styleId="a5">
    <w:name w:val="header"/>
    <w:basedOn w:val="a"/>
    <w:link w:val="a6"/>
    <w:rsid w:val="00005920"/>
    <w:pPr>
      <w:tabs>
        <w:tab w:val="center" w:pos="4680"/>
        <w:tab w:val="right" w:pos="9360"/>
      </w:tabs>
    </w:pPr>
    <w:rPr>
      <w:b/>
      <w:i/>
      <w:sz w:val="20"/>
    </w:rPr>
  </w:style>
  <w:style w:type="paragraph" w:styleId="11">
    <w:name w:val="toc 1"/>
    <w:basedOn w:val="a"/>
    <w:next w:val="a"/>
    <w:uiPriority w:val="39"/>
    <w:rsid w:val="00005920"/>
    <w:pPr>
      <w:tabs>
        <w:tab w:val="left" w:pos="360"/>
        <w:tab w:val="right" w:leader="dot" w:pos="9360"/>
      </w:tabs>
      <w:spacing w:before="60" w:line="220" w:lineRule="exact"/>
      <w:ind w:left="360" w:hanging="360"/>
      <w:jc w:val="both"/>
    </w:pPr>
    <w:rPr>
      <w:b/>
      <w:noProof/>
    </w:rPr>
  </w:style>
  <w:style w:type="paragraph" w:styleId="21">
    <w:name w:val="toc 2"/>
    <w:basedOn w:val="a"/>
    <w:next w:val="a"/>
    <w:uiPriority w:val="39"/>
    <w:rsid w:val="00005920"/>
    <w:pPr>
      <w:tabs>
        <w:tab w:val="right" w:leader="dot" w:pos="9360"/>
      </w:tabs>
      <w:spacing w:line="220" w:lineRule="exact"/>
      <w:ind w:left="270"/>
      <w:jc w:val="both"/>
    </w:pPr>
    <w:rPr>
      <w:sz w:val="22"/>
    </w:rPr>
  </w:style>
  <w:style w:type="paragraph" w:styleId="a7">
    <w:name w:val="Title"/>
    <w:basedOn w:val="a"/>
    <w:qFormat/>
    <w:rsid w:val="00005920"/>
    <w:pPr>
      <w:spacing w:before="240" w:after="720" w:line="240" w:lineRule="auto"/>
      <w:jc w:val="right"/>
    </w:pPr>
    <w:rPr>
      <w:rFonts w:ascii="Arial" w:hAnsi="Arial"/>
      <w:b/>
      <w:kern w:val="28"/>
      <w:sz w:val="64"/>
    </w:rPr>
  </w:style>
  <w:style w:type="paragraph" w:customStyle="1" w:styleId="TOCEntry">
    <w:name w:val="TOCEntry"/>
    <w:basedOn w:val="a"/>
    <w:rsid w:val="00005920"/>
    <w:pPr>
      <w:keepNext/>
      <w:keepLines/>
      <w:spacing w:before="120" w:after="240" w:line="240" w:lineRule="atLeast"/>
    </w:pPr>
    <w:rPr>
      <w:b/>
      <w:sz w:val="36"/>
    </w:rPr>
  </w:style>
  <w:style w:type="paragraph" w:styleId="31">
    <w:name w:val="toc 3"/>
    <w:basedOn w:val="a"/>
    <w:next w:val="a"/>
    <w:uiPriority w:val="39"/>
    <w:rsid w:val="00005920"/>
    <w:pPr>
      <w:tabs>
        <w:tab w:val="left" w:pos="1200"/>
        <w:tab w:val="right" w:leader="dot" w:pos="9360"/>
      </w:tabs>
      <w:ind w:left="480"/>
    </w:pPr>
    <w:rPr>
      <w:noProof/>
      <w:sz w:val="22"/>
    </w:rPr>
  </w:style>
  <w:style w:type="paragraph" w:styleId="41">
    <w:name w:val="toc 4"/>
    <w:basedOn w:val="a"/>
    <w:next w:val="a"/>
    <w:uiPriority w:val="39"/>
    <w:rsid w:val="00005920"/>
    <w:pPr>
      <w:tabs>
        <w:tab w:val="right" w:leader="dot" w:pos="9360"/>
      </w:tabs>
      <w:ind w:left="720"/>
    </w:pPr>
  </w:style>
  <w:style w:type="paragraph" w:styleId="50">
    <w:name w:val="toc 5"/>
    <w:basedOn w:val="a"/>
    <w:next w:val="a"/>
    <w:uiPriority w:val="39"/>
    <w:rsid w:val="00005920"/>
    <w:pPr>
      <w:tabs>
        <w:tab w:val="right" w:leader="dot" w:pos="9360"/>
      </w:tabs>
      <w:ind w:left="960"/>
    </w:pPr>
  </w:style>
  <w:style w:type="paragraph" w:styleId="60">
    <w:name w:val="toc 6"/>
    <w:basedOn w:val="a"/>
    <w:next w:val="a"/>
    <w:uiPriority w:val="39"/>
    <w:rsid w:val="00005920"/>
    <w:pPr>
      <w:tabs>
        <w:tab w:val="right" w:leader="dot" w:pos="9360"/>
      </w:tabs>
      <w:ind w:left="1200"/>
    </w:pPr>
  </w:style>
  <w:style w:type="paragraph" w:styleId="70">
    <w:name w:val="toc 7"/>
    <w:basedOn w:val="a"/>
    <w:next w:val="a"/>
    <w:uiPriority w:val="39"/>
    <w:rsid w:val="00005920"/>
    <w:pPr>
      <w:tabs>
        <w:tab w:val="right" w:leader="dot" w:pos="9360"/>
      </w:tabs>
      <w:ind w:left="1440"/>
    </w:pPr>
  </w:style>
  <w:style w:type="paragraph" w:styleId="80">
    <w:name w:val="toc 8"/>
    <w:basedOn w:val="a"/>
    <w:next w:val="a"/>
    <w:uiPriority w:val="39"/>
    <w:rsid w:val="00005920"/>
    <w:pPr>
      <w:tabs>
        <w:tab w:val="right" w:leader="dot" w:pos="9360"/>
      </w:tabs>
      <w:ind w:left="1680"/>
    </w:pPr>
  </w:style>
  <w:style w:type="paragraph" w:styleId="90">
    <w:name w:val="toc 9"/>
    <w:basedOn w:val="a"/>
    <w:next w:val="a"/>
    <w:uiPriority w:val="39"/>
    <w:rsid w:val="00005920"/>
    <w:pPr>
      <w:tabs>
        <w:tab w:val="right" w:leader="dot" w:pos="9360"/>
      </w:tabs>
      <w:ind w:left="1920"/>
    </w:pPr>
  </w:style>
  <w:style w:type="paragraph" w:customStyle="1" w:styleId="template">
    <w:name w:val="template"/>
    <w:basedOn w:val="a"/>
    <w:rsid w:val="00005920"/>
    <w:rPr>
      <w:rFonts w:ascii="Arial" w:hAnsi="Arial"/>
      <w:i/>
      <w:sz w:val="22"/>
    </w:rPr>
  </w:style>
  <w:style w:type="paragraph" w:customStyle="1" w:styleId="level3text">
    <w:name w:val="level 3 text"/>
    <w:basedOn w:val="3"/>
    <w:rsid w:val="00BC2175"/>
    <w:pPr>
      <w:numPr>
        <w:ilvl w:val="0"/>
        <w:numId w:val="0"/>
      </w:numPr>
      <w:ind w:left="720"/>
    </w:pPr>
    <w:rPr>
      <w:rFonts w:ascii="Arial" w:hAnsi="Arial" w:cs="Arial"/>
      <w:b/>
      <w:i/>
      <w:sz w:val="22"/>
      <w:szCs w:val="22"/>
    </w:rPr>
  </w:style>
  <w:style w:type="paragraph" w:customStyle="1" w:styleId="ByLine">
    <w:name w:val="ByLine"/>
    <w:basedOn w:val="a7"/>
    <w:rsid w:val="00005920"/>
    <w:rPr>
      <w:sz w:val="28"/>
    </w:rPr>
  </w:style>
  <w:style w:type="paragraph" w:customStyle="1" w:styleId="ChangeHistoryTitle">
    <w:name w:val="ChangeHistory Title"/>
    <w:basedOn w:val="a"/>
    <w:rsid w:val="00005920"/>
    <w:pPr>
      <w:keepNext/>
      <w:spacing w:before="60" w:after="60" w:line="240" w:lineRule="auto"/>
      <w:jc w:val="center"/>
    </w:pPr>
    <w:rPr>
      <w:rFonts w:ascii="Arial" w:hAnsi="Arial"/>
      <w:b/>
      <w:sz w:val="36"/>
    </w:rPr>
  </w:style>
  <w:style w:type="paragraph" w:customStyle="1" w:styleId="line">
    <w:name w:val="line"/>
    <w:basedOn w:val="a7"/>
    <w:rsid w:val="00005920"/>
    <w:pPr>
      <w:pBdr>
        <w:top w:val="single" w:sz="36" w:space="1" w:color="auto"/>
      </w:pBdr>
      <w:spacing w:after="0"/>
    </w:pPr>
    <w:rPr>
      <w:sz w:val="40"/>
    </w:rPr>
  </w:style>
  <w:style w:type="paragraph" w:customStyle="1" w:styleId="Normalunindented">
    <w:name w:val="Normal (unindented)"/>
    <w:basedOn w:val="template"/>
    <w:qFormat/>
    <w:rsid w:val="00321F2B"/>
    <w:pPr>
      <w:spacing w:before="120" w:after="120" w:line="276" w:lineRule="auto"/>
      <w:jc w:val="both"/>
    </w:pPr>
    <w:rPr>
      <w:i w:val="0"/>
      <w:iCs/>
      <w:color w:val="000000" w:themeColor="text1"/>
      <w:lang w:val="ru-RU"/>
    </w:rPr>
  </w:style>
  <w:style w:type="paragraph" w:customStyle="1" w:styleId="BullList">
    <w:name w:val="Bull List"/>
    <w:basedOn w:val="a"/>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paragraph" w:styleId="a8">
    <w:name w:val="Revision"/>
    <w:hidden/>
    <w:uiPriority w:val="99"/>
    <w:semiHidden/>
    <w:rsid w:val="0062100F"/>
    <w:rPr>
      <w:sz w:val="24"/>
    </w:rPr>
  </w:style>
  <w:style w:type="character" w:customStyle="1" w:styleId="a4">
    <w:name w:val="Нижний колонтитул Знак"/>
    <w:basedOn w:val="a0"/>
    <w:link w:val="a3"/>
    <w:uiPriority w:val="99"/>
    <w:rsid w:val="00B35BD9"/>
    <w:rPr>
      <w:b/>
      <w:i/>
    </w:rPr>
  </w:style>
  <w:style w:type="character" w:customStyle="1" w:styleId="a6">
    <w:name w:val="Верхний колонтитул Знак"/>
    <w:basedOn w:val="a0"/>
    <w:link w:val="a5"/>
    <w:rsid w:val="00B35BD9"/>
    <w:rPr>
      <w:b/>
      <w:i/>
    </w:rPr>
  </w:style>
  <w:style w:type="paragraph" w:styleId="a9">
    <w:name w:val="TOC Heading"/>
    <w:basedOn w:val="1"/>
    <w:next w:val="a"/>
    <w:uiPriority w:val="39"/>
    <w:unhideWhenUsed/>
    <w:qFormat/>
    <w:rsid w:val="00B35BD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val="ru-RU" w:eastAsia="ru-RU"/>
    </w:rPr>
  </w:style>
  <w:style w:type="character" w:styleId="aa">
    <w:name w:val="Hyperlink"/>
    <w:basedOn w:val="a0"/>
    <w:uiPriority w:val="99"/>
    <w:unhideWhenUsed/>
    <w:rsid w:val="00B35BD9"/>
    <w:rPr>
      <w:color w:val="0000FF" w:themeColor="hyperlink"/>
      <w:u w:val="single"/>
    </w:rPr>
  </w:style>
  <w:style w:type="character" w:styleId="ab">
    <w:name w:val="Unresolved Mention"/>
    <w:basedOn w:val="a0"/>
    <w:uiPriority w:val="99"/>
    <w:semiHidden/>
    <w:unhideWhenUsed/>
    <w:rsid w:val="00006036"/>
    <w:rPr>
      <w:color w:val="605E5C"/>
      <w:shd w:val="clear" w:color="auto" w:fill="E1DFDD"/>
    </w:rPr>
  </w:style>
  <w:style w:type="paragraph" w:styleId="ac">
    <w:name w:val="List Paragraph"/>
    <w:basedOn w:val="a"/>
    <w:uiPriority w:val="34"/>
    <w:qFormat/>
    <w:rsid w:val="0065350A"/>
    <w:pPr>
      <w:ind w:left="720"/>
      <w:contextualSpacing/>
    </w:pPr>
  </w:style>
  <w:style w:type="character" w:customStyle="1" w:styleId="30">
    <w:name w:val="Заголовок 3 Знак"/>
    <w:basedOn w:val="a0"/>
    <w:link w:val="3"/>
    <w:rsid w:val="00B37C91"/>
    <w:rPr>
      <w:bCs/>
      <w:sz w:val="24"/>
      <w:lang w:val="ru-RU"/>
    </w:rPr>
  </w:style>
  <w:style w:type="character" w:customStyle="1" w:styleId="20">
    <w:name w:val="Заголовок 2 Знак"/>
    <w:basedOn w:val="a0"/>
    <w:link w:val="2"/>
    <w:rsid w:val="000C0BF5"/>
    <w:rPr>
      <w:b/>
      <w:sz w:val="28"/>
    </w:rPr>
  </w:style>
  <w:style w:type="character" w:customStyle="1" w:styleId="40">
    <w:name w:val="Заголовок 4 Знак"/>
    <w:basedOn w:val="a0"/>
    <w:link w:val="4"/>
    <w:rsid w:val="00F67446"/>
    <w:rPr>
      <w:b/>
      <w:i/>
      <w:sz w:val="22"/>
    </w:rPr>
  </w:style>
  <w:style w:type="paragraph" w:customStyle="1" w:styleId="p1">
    <w:name w:val="p1"/>
    <w:basedOn w:val="a"/>
    <w:rsid w:val="00B37C91"/>
    <w:pPr>
      <w:spacing w:line="240" w:lineRule="auto"/>
    </w:pPr>
    <w:rPr>
      <w:color w:val="000000"/>
      <w:sz w:val="18"/>
      <w:szCs w:val="18"/>
      <w:lang w:val="ru-RU" w:eastAsia="ru-RU"/>
    </w:rPr>
  </w:style>
  <w:style w:type="character" w:customStyle="1" w:styleId="10">
    <w:name w:val="Заголовок 1 Знак"/>
    <w:basedOn w:val="a0"/>
    <w:link w:val="1"/>
    <w:rsid w:val="0003681F"/>
    <w:rPr>
      <w:b/>
      <w:kern w:val="28"/>
      <w:sz w:val="36"/>
    </w:rPr>
  </w:style>
  <w:style w:type="table" w:styleId="ad">
    <w:name w:val="Table Grid"/>
    <w:basedOn w:val="a1"/>
    <w:uiPriority w:val="59"/>
    <w:rsid w:val="00A26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uiPriority w:val="99"/>
    <w:semiHidden/>
    <w:unhideWhenUsed/>
    <w:rsid w:val="00E25D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8766">
      <w:bodyDiv w:val="1"/>
      <w:marLeft w:val="0"/>
      <w:marRight w:val="0"/>
      <w:marTop w:val="0"/>
      <w:marBottom w:val="0"/>
      <w:divBdr>
        <w:top w:val="none" w:sz="0" w:space="0" w:color="auto"/>
        <w:left w:val="none" w:sz="0" w:space="0" w:color="auto"/>
        <w:bottom w:val="none" w:sz="0" w:space="0" w:color="auto"/>
        <w:right w:val="none" w:sz="0" w:space="0" w:color="auto"/>
      </w:divBdr>
    </w:div>
    <w:div w:id="65150913">
      <w:bodyDiv w:val="1"/>
      <w:marLeft w:val="0"/>
      <w:marRight w:val="0"/>
      <w:marTop w:val="0"/>
      <w:marBottom w:val="0"/>
      <w:divBdr>
        <w:top w:val="none" w:sz="0" w:space="0" w:color="auto"/>
        <w:left w:val="none" w:sz="0" w:space="0" w:color="auto"/>
        <w:bottom w:val="none" w:sz="0" w:space="0" w:color="auto"/>
        <w:right w:val="none" w:sz="0" w:space="0" w:color="auto"/>
      </w:divBdr>
    </w:div>
    <w:div w:id="80152393">
      <w:bodyDiv w:val="1"/>
      <w:marLeft w:val="0"/>
      <w:marRight w:val="0"/>
      <w:marTop w:val="0"/>
      <w:marBottom w:val="0"/>
      <w:divBdr>
        <w:top w:val="none" w:sz="0" w:space="0" w:color="auto"/>
        <w:left w:val="none" w:sz="0" w:space="0" w:color="auto"/>
        <w:bottom w:val="none" w:sz="0" w:space="0" w:color="auto"/>
        <w:right w:val="none" w:sz="0" w:space="0" w:color="auto"/>
      </w:divBdr>
      <w:divsChild>
        <w:div w:id="1772046808">
          <w:marLeft w:val="0"/>
          <w:marRight w:val="0"/>
          <w:marTop w:val="0"/>
          <w:marBottom w:val="0"/>
          <w:divBdr>
            <w:top w:val="single" w:sz="2" w:space="0" w:color="D8D8C4"/>
            <w:left w:val="single" w:sz="2" w:space="0" w:color="D8D8C4"/>
            <w:bottom w:val="single" w:sz="2" w:space="0" w:color="D8D8C4"/>
            <w:right w:val="single" w:sz="2" w:space="0" w:color="D8D8C4"/>
          </w:divBdr>
        </w:div>
      </w:divsChild>
    </w:div>
    <w:div w:id="117839305">
      <w:bodyDiv w:val="1"/>
      <w:marLeft w:val="0"/>
      <w:marRight w:val="0"/>
      <w:marTop w:val="0"/>
      <w:marBottom w:val="0"/>
      <w:divBdr>
        <w:top w:val="none" w:sz="0" w:space="0" w:color="auto"/>
        <w:left w:val="none" w:sz="0" w:space="0" w:color="auto"/>
        <w:bottom w:val="none" w:sz="0" w:space="0" w:color="auto"/>
        <w:right w:val="none" w:sz="0" w:space="0" w:color="auto"/>
      </w:divBdr>
    </w:div>
    <w:div w:id="177818796">
      <w:bodyDiv w:val="1"/>
      <w:marLeft w:val="0"/>
      <w:marRight w:val="0"/>
      <w:marTop w:val="0"/>
      <w:marBottom w:val="0"/>
      <w:divBdr>
        <w:top w:val="none" w:sz="0" w:space="0" w:color="auto"/>
        <w:left w:val="none" w:sz="0" w:space="0" w:color="auto"/>
        <w:bottom w:val="none" w:sz="0" w:space="0" w:color="auto"/>
        <w:right w:val="none" w:sz="0" w:space="0" w:color="auto"/>
      </w:divBdr>
    </w:div>
    <w:div w:id="318077953">
      <w:bodyDiv w:val="1"/>
      <w:marLeft w:val="0"/>
      <w:marRight w:val="0"/>
      <w:marTop w:val="0"/>
      <w:marBottom w:val="0"/>
      <w:divBdr>
        <w:top w:val="none" w:sz="0" w:space="0" w:color="auto"/>
        <w:left w:val="none" w:sz="0" w:space="0" w:color="auto"/>
        <w:bottom w:val="none" w:sz="0" w:space="0" w:color="auto"/>
        <w:right w:val="none" w:sz="0" w:space="0" w:color="auto"/>
      </w:divBdr>
    </w:div>
    <w:div w:id="374933219">
      <w:bodyDiv w:val="1"/>
      <w:marLeft w:val="0"/>
      <w:marRight w:val="0"/>
      <w:marTop w:val="0"/>
      <w:marBottom w:val="0"/>
      <w:divBdr>
        <w:top w:val="none" w:sz="0" w:space="0" w:color="auto"/>
        <w:left w:val="none" w:sz="0" w:space="0" w:color="auto"/>
        <w:bottom w:val="none" w:sz="0" w:space="0" w:color="auto"/>
        <w:right w:val="none" w:sz="0" w:space="0" w:color="auto"/>
      </w:divBdr>
    </w:div>
    <w:div w:id="427042418">
      <w:bodyDiv w:val="1"/>
      <w:marLeft w:val="0"/>
      <w:marRight w:val="0"/>
      <w:marTop w:val="0"/>
      <w:marBottom w:val="0"/>
      <w:divBdr>
        <w:top w:val="none" w:sz="0" w:space="0" w:color="auto"/>
        <w:left w:val="none" w:sz="0" w:space="0" w:color="auto"/>
        <w:bottom w:val="none" w:sz="0" w:space="0" w:color="auto"/>
        <w:right w:val="none" w:sz="0" w:space="0" w:color="auto"/>
      </w:divBdr>
    </w:div>
    <w:div w:id="480198677">
      <w:bodyDiv w:val="1"/>
      <w:marLeft w:val="0"/>
      <w:marRight w:val="0"/>
      <w:marTop w:val="0"/>
      <w:marBottom w:val="0"/>
      <w:divBdr>
        <w:top w:val="none" w:sz="0" w:space="0" w:color="auto"/>
        <w:left w:val="none" w:sz="0" w:space="0" w:color="auto"/>
        <w:bottom w:val="none" w:sz="0" w:space="0" w:color="auto"/>
        <w:right w:val="none" w:sz="0" w:space="0" w:color="auto"/>
      </w:divBdr>
    </w:div>
    <w:div w:id="777069290">
      <w:bodyDiv w:val="1"/>
      <w:marLeft w:val="0"/>
      <w:marRight w:val="0"/>
      <w:marTop w:val="0"/>
      <w:marBottom w:val="0"/>
      <w:divBdr>
        <w:top w:val="none" w:sz="0" w:space="0" w:color="auto"/>
        <w:left w:val="none" w:sz="0" w:space="0" w:color="auto"/>
        <w:bottom w:val="none" w:sz="0" w:space="0" w:color="auto"/>
        <w:right w:val="none" w:sz="0" w:space="0" w:color="auto"/>
      </w:divBdr>
    </w:div>
    <w:div w:id="788820105">
      <w:bodyDiv w:val="1"/>
      <w:marLeft w:val="0"/>
      <w:marRight w:val="0"/>
      <w:marTop w:val="0"/>
      <w:marBottom w:val="0"/>
      <w:divBdr>
        <w:top w:val="none" w:sz="0" w:space="0" w:color="auto"/>
        <w:left w:val="none" w:sz="0" w:space="0" w:color="auto"/>
        <w:bottom w:val="none" w:sz="0" w:space="0" w:color="auto"/>
        <w:right w:val="none" w:sz="0" w:space="0" w:color="auto"/>
      </w:divBdr>
    </w:div>
    <w:div w:id="861282642">
      <w:bodyDiv w:val="1"/>
      <w:marLeft w:val="0"/>
      <w:marRight w:val="0"/>
      <w:marTop w:val="0"/>
      <w:marBottom w:val="0"/>
      <w:divBdr>
        <w:top w:val="none" w:sz="0" w:space="0" w:color="auto"/>
        <w:left w:val="none" w:sz="0" w:space="0" w:color="auto"/>
        <w:bottom w:val="none" w:sz="0" w:space="0" w:color="auto"/>
        <w:right w:val="none" w:sz="0" w:space="0" w:color="auto"/>
      </w:divBdr>
    </w:div>
    <w:div w:id="971711263">
      <w:bodyDiv w:val="1"/>
      <w:marLeft w:val="0"/>
      <w:marRight w:val="0"/>
      <w:marTop w:val="0"/>
      <w:marBottom w:val="0"/>
      <w:divBdr>
        <w:top w:val="none" w:sz="0" w:space="0" w:color="auto"/>
        <w:left w:val="none" w:sz="0" w:space="0" w:color="auto"/>
        <w:bottom w:val="none" w:sz="0" w:space="0" w:color="auto"/>
        <w:right w:val="none" w:sz="0" w:space="0" w:color="auto"/>
      </w:divBdr>
    </w:div>
    <w:div w:id="996417713">
      <w:bodyDiv w:val="1"/>
      <w:marLeft w:val="0"/>
      <w:marRight w:val="0"/>
      <w:marTop w:val="0"/>
      <w:marBottom w:val="0"/>
      <w:divBdr>
        <w:top w:val="none" w:sz="0" w:space="0" w:color="auto"/>
        <w:left w:val="none" w:sz="0" w:space="0" w:color="auto"/>
        <w:bottom w:val="none" w:sz="0" w:space="0" w:color="auto"/>
        <w:right w:val="none" w:sz="0" w:space="0" w:color="auto"/>
      </w:divBdr>
    </w:div>
    <w:div w:id="999384501">
      <w:bodyDiv w:val="1"/>
      <w:marLeft w:val="0"/>
      <w:marRight w:val="0"/>
      <w:marTop w:val="0"/>
      <w:marBottom w:val="0"/>
      <w:divBdr>
        <w:top w:val="none" w:sz="0" w:space="0" w:color="auto"/>
        <w:left w:val="none" w:sz="0" w:space="0" w:color="auto"/>
        <w:bottom w:val="none" w:sz="0" w:space="0" w:color="auto"/>
        <w:right w:val="none" w:sz="0" w:space="0" w:color="auto"/>
      </w:divBdr>
    </w:div>
    <w:div w:id="1092316340">
      <w:bodyDiv w:val="1"/>
      <w:marLeft w:val="0"/>
      <w:marRight w:val="0"/>
      <w:marTop w:val="0"/>
      <w:marBottom w:val="0"/>
      <w:divBdr>
        <w:top w:val="none" w:sz="0" w:space="0" w:color="auto"/>
        <w:left w:val="none" w:sz="0" w:space="0" w:color="auto"/>
        <w:bottom w:val="none" w:sz="0" w:space="0" w:color="auto"/>
        <w:right w:val="none" w:sz="0" w:space="0" w:color="auto"/>
      </w:divBdr>
    </w:div>
    <w:div w:id="1157847540">
      <w:bodyDiv w:val="1"/>
      <w:marLeft w:val="0"/>
      <w:marRight w:val="0"/>
      <w:marTop w:val="0"/>
      <w:marBottom w:val="0"/>
      <w:divBdr>
        <w:top w:val="none" w:sz="0" w:space="0" w:color="auto"/>
        <w:left w:val="none" w:sz="0" w:space="0" w:color="auto"/>
        <w:bottom w:val="none" w:sz="0" w:space="0" w:color="auto"/>
        <w:right w:val="none" w:sz="0" w:space="0" w:color="auto"/>
      </w:divBdr>
    </w:div>
    <w:div w:id="1272323974">
      <w:bodyDiv w:val="1"/>
      <w:marLeft w:val="0"/>
      <w:marRight w:val="0"/>
      <w:marTop w:val="0"/>
      <w:marBottom w:val="0"/>
      <w:divBdr>
        <w:top w:val="none" w:sz="0" w:space="0" w:color="auto"/>
        <w:left w:val="none" w:sz="0" w:space="0" w:color="auto"/>
        <w:bottom w:val="none" w:sz="0" w:space="0" w:color="auto"/>
        <w:right w:val="none" w:sz="0" w:space="0" w:color="auto"/>
      </w:divBdr>
    </w:div>
    <w:div w:id="1477069102">
      <w:bodyDiv w:val="1"/>
      <w:marLeft w:val="0"/>
      <w:marRight w:val="0"/>
      <w:marTop w:val="0"/>
      <w:marBottom w:val="0"/>
      <w:divBdr>
        <w:top w:val="none" w:sz="0" w:space="0" w:color="auto"/>
        <w:left w:val="none" w:sz="0" w:space="0" w:color="auto"/>
        <w:bottom w:val="none" w:sz="0" w:space="0" w:color="auto"/>
        <w:right w:val="none" w:sz="0" w:space="0" w:color="auto"/>
      </w:divBdr>
      <w:divsChild>
        <w:div w:id="69155503">
          <w:marLeft w:val="0"/>
          <w:marRight w:val="0"/>
          <w:marTop w:val="0"/>
          <w:marBottom w:val="0"/>
          <w:divBdr>
            <w:top w:val="single" w:sz="2" w:space="0" w:color="D8D8C4"/>
            <w:left w:val="single" w:sz="2" w:space="0" w:color="D8D8C4"/>
            <w:bottom w:val="single" w:sz="2" w:space="0" w:color="D8D8C4"/>
            <w:right w:val="single" w:sz="2" w:space="0" w:color="D8D8C4"/>
          </w:divBdr>
        </w:div>
      </w:divsChild>
    </w:div>
    <w:div w:id="1588224236">
      <w:bodyDiv w:val="1"/>
      <w:marLeft w:val="0"/>
      <w:marRight w:val="0"/>
      <w:marTop w:val="0"/>
      <w:marBottom w:val="0"/>
      <w:divBdr>
        <w:top w:val="none" w:sz="0" w:space="0" w:color="auto"/>
        <w:left w:val="none" w:sz="0" w:space="0" w:color="auto"/>
        <w:bottom w:val="none" w:sz="0" w:space="0" w:color="auto"/>
        <w:right w:val="none" w:sz="0" w:space="0" w:color="auto"/>
      </w:divBdr>
    </w:div>
    <w:div w:id="1591740336">
      <w:bodyDiv w:val="1"/>
      <w:marLeft w:val="0"/>
      <w:marRight w:val="0"/>
      <w:marTop w:val="0"/>
      <w:marBottom w:val="0"/>
      <w:divBdr>
        <w:top w:val="none" w:sz="0" w:space="0" w:color="auto"/>
        <w:left w:val="none" w:sz="0" w:space="0" w:color="auto"/>
        <w:bottom w:val="none" w:sz="0" w:space="0" w:color="auto"/>
        <w:right w:val="none" w:sz="0" w:space="0" w:color="auto"/>
      </w:divBdr>
    </w:div>
    <w:div w:id="1619222339">
      <w:bodyDiv w:val="1"/>
      <w:marLeft w:val="0"/>
      <w:marRight w:val="0"/>
      <w:marTop w:val="0"/>
      <w:marBottom w:val="0"/>
      <w:divBdr>
        <w:top w:val="none" w:sz="0" w:space="0" w:color="auto"/>
        <w:left w:val="none" w:sz="0" w:space="0" w:color="auto"/>
        <w:bottom w:val="none" w:sz="0" w:space="0" w:color="auto"/>
        <w:right w:val="none" w:sz="0" w:space="0" w:color="auto"/>
      </w:divBdr>
    </w:div>
    <w:div w:id="1753695585">
      <w:bodyDiv w:val="1"/>
      <w:marLeft w:val="0"/>
      <w:marRight w:val="0"/>
      <w:marTop w:val="0"/>
      <w:marBottom w:val="0"/>
      <w:divBdr>
        <w:top w:val="none" w:sz="0" w:space="0" w:color="auto"/>
        <w:left w:val="none" w:sz="0" w:space="0" w:color="auto"/>
        <w:bottom w:val="none" w:sz="0" w:space="0" w:color="auto"/>
        <w:right w:val="none" w:sz="0" w:space="0" w:color="auto"/>
      </w:divBdr>
    </w:div>
    <w:div w:id="1821535759">
      <w:bodyDiv w:val="1"/>
      <w:marLeft w:val="0"/>
      <w:marRight w:val="0"/>
      <w:marTop w:val="0"/>
      <w:marBottom w:val="0"/>
      <w:divBdr>
        <w:top w:val="none" w:sz="0" w:space="0" w:color="auto"/>
        <w:left w:val="none" w:sz="0" w:space="0" w:color="auto"/>
        <w:bottom w:val="none" w:sz="0" w:space="0" w:color="auto"/>
        <w:right w:val="none" w:sz="0" w:space="0" w:color="auto"/>
      </w:divBdr>
    </w:div>
    <w:div w:id="203510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3E21AB-927B-4F66-880F-9E16C974A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25</Pages>
  <Words>5998</Words>
  <Characters>34191</Characters>
  <Application>Microsoft Office Word</Application>
  <DocSecurity>0</DocSecurity>
  <Lines>284</Lines>
  <Paragraphs>80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Software Requirements Specification Template</vt:lpstr>
      <vt:lpstr>Software Requirements Specification Template</vt:lpstr>
    </vt:vector>
  </TitlesOfParts>
  <Company>Process Impact</Company>
  <LinksUpToDate>false</LinksUpToDate>
  <CharactersWithSpaces>40109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Vasy Medov</cp:lastModifiedBy>
  <cp:revision>26</cp:revision>
  <cp:lastPrinted>2013-04-02T03:00:00Z</cp:lastPrinted>
  <dcterms:created xsi:type="dcterms:W3CDTF">2026-02-27T16:44:00Z</dcterms:created>
  <dcterms:modified xsi:type="dcterms:W3CDTF">2026-03-04T10:07:00Z</dcterms:modified>
</cp:coreProperties>
</file>